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25F9" w14:textId="2927661B" w:rsidR="00646280" w:rsidRDefault="00FF3A0C" w:rsidP="009D4619">
      <w:pPr>
        <w:rPr>
          <w:szCs w:val="20"/>
        </w:rPr>
      </w:pPr>
      <w:bookmarkStart w:id="0" w:name="_Ref145058536"/>
      <w:bookmarkStart w:id="1" w:name="_Toc145621372"/>
      <w:r>
        <w:rPr>
          <w:noProof/>
        </w:rPr>
        <w:pict w14:anchorId="49AB20D1">
          <v:shapetype id="_x0000_t202" coordsize="21600,21600" o:spt="202" path="m,l,21600r21600,l21600,xe">
            <v:stroke joinstyle="miter"/>
            <v:path gradientshapeok="t" o:connecttype="rect"/>
          </v:shapetype>
          <v:shape id="Caixa de Texto 9" o:spid="_x0000_s2050" type="#_x0000_t202" style="position:absolute;left:0;text-align:left;margin-left:0;margin-top:489.2pt;width:594.75pt;height:139.5pt;z-index:2516239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" fillcolor="window" stroked="f" strokeweight=".5pt">
            <v:textbox>
              <w:txbxContent>
                <w:p w14:paraId="226AF5AA" w14:textId="77777777" w:rsidR="008C0856" w:rsidRDefault="008C0856" w:rsidP="008102B8">
                  <w:pPr>
                    <w:jc w:val="right"/>
                    <w:rPr>
                      <w:rFonts w:ascii="Open Sans SemiBold" w:hAnsi="Open Sans SemiBold" w:cs="Open Sans SemiBold"/>
                      <w:color w:val="5799D5"/>
                      <w:sz w:val="52"/>
                      <w:szCs w:val="52"/>
                    </w:rPr>
                  </w:pPr>
                  <w:r w:rsidRPr="008C0856">
                    <w:rPr>
                      <w:rFonts w:ascii="Open Sans SemiBold" w:hAnsi="Open Sans SemiBold" w:cs="Open Sans SemiBold"/>
                      <w:color w:val="5799D5"/>
                      <w:sz w:val="52"/>
                      <w:szCs w:val="52"/>
                    </w:rPr>
                    <w:t xml:space="preserve">Auditoria de </w:t>
                  </w:r>
                </w:p>
                <w:p w14:paraId="1980DBB0" w14:textId="77777777" w:rsidR="008C0856" w:rsidRDefault="008C0856" w:rsidP="008102B8">
                  <w:pPr>
                    <w:jc w:val="right"/>
                    <w:rPr>
                      <w:rFonts w:ascii="Open Sans SemiBold" w:hAnsi="Open Sans SemiBold" w:cs="Open Sans SemiBold"/>
                      <w:color w:val="5799D5"/>
                      <w:sz w:val="52"/>
                      <w:szCs w:val="52"/>
                    </w:rPr>
                  </w:pPr>
                  <w:r w:rsidRPr="008C0856">
                    <w:rPr>
                      <w:rFonts w:ascii="Open Sans SemiBold" w:hAnsi="Open Sans SemiBold" w:cs="Open Sans SemiBold"/>
                      <w:color w:val="5799D5"/>
                      <w:sz w:val="52"/>
                      <w:szCs w:val="52"/>
                    </w:rPr>
                    <w:t xml:space="preserve">Qualidade de Dados </w:t>
                  </w:r>
                </w:p>
                <w:p w14:paraId="5873E5FA" w14:textId="78D1C13F" w:rsidR="00646280" w:rsidRDefault="0077602D" w:rsidP="008102B8">
                  <w:pPr>
                    <w:jc w:val="right"/>
                    <w:rPr>
                      <w:rFonts w:ascii="Open Sans SemiBold" w:hAnsi="Open Sans SemiBold" w:cs="Open Sans SemiBold"/>
                      <w:color w:val="5799D5"/>
                      <w:sz w:val="52"/>
                      <w:szCs w:val="52"/>
                    </w:rPr>
                  </w:pPr>
                  <w:r>
                    <w:rPr>
                      <w:rFonts w:ascii="Open Sans SemiBold" w:hAnsi="Open Sans SemiBold" w:cs="Open Sans SemiBold"/>
                      <w:color w:val="5799D5"/>
                      <w:sz w:val="52"/>
                      <w:szCs w:val="52"/>
                    </w:rPr>
                    <w:t>no CAF</w:t>
                  </w:r>
                  <w:r w:rsidR="008C0856" w:rsidRPr="008C0856">
                    <w:rPr>
                      <w:rFonts w:ascii="Open Sans SemiBold" w:hAnsi="Open Sans SemiBold" w:cs="Open Sans SemiBold"/>
                      <w:color w:val="5799D5"/>
                      <w:sz w:val="52"/>
                      <w:szCs w:val="52"/>
                    </w:rPr>
                    <w:t xml:space="preserve"> </w:t>
                  </w:r>
                  <w:r w:rsidR="00646280">
                    <w:rPr>
                      <w:rFonts w:ascii="Open Sans SemiBold" w:hAnsi="Open Sans SemiBold" w:cs="Open Sans SemiBold"/>
                      <w:color w:val="5799D5"/>
                      <w:sz w:val="52"/>
                      <w:szCs w:val="52"/>
                    </w:rPr>
                    <w:t xml:space="preserve"> </w:t>
                  </w:r>
                </w:p>
              </w:txbxContent>
            </v:textbox>
            <w10:wrap anchorx="page"/>
          </v:shape>
        </w:pict>
      </w:r>
      <w:r w:rsidR="008C0856" w:rsidRPr="008C0856">
        <w:rPr>
          <w:b/>
          <w:bCs/>
          <w:noProof/>
          <w:sz w:val="30"/>
          <w:szCs w:val="30"/>
        </w:rPr>
        <w:drawing>
          <wp:anchor distT="0" distB="0" distL="114300" distR="114300" simplePos="0" relativeHeight="251625984" behindDoc="1" locked="0" layoutInCell="1" allowOverlap="1" wp14:anchorId="7985DA7B" wp14:editId="7ABD11BA">
            <wp:simplePos x="0" y="0"/>
            <wp:positionH relativeFrom="column">
              <wp:posOffset>-909955</wp:posOffset>
            </wp:positionH>
            <wp:positionV relativeFrom="paragraph">
              <wp:posOffset>-1254760</wp:posOffset>
            </wp:positionV>
            <wp:extent cx="7543463" cy="6553200"/>
            <wp:effectExtent l="0" t="0" r="635" b="0"/>
            <wp:wrapNone/>
            <wp:docPr id="1129702617" name="Imagem 1" descr="Homem no palco com instrumentos musicais e microfone em cima de m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02617" name="Imagem 1" descr="Homem no palco com instrumentos musicais e microfone em cima de mesa&#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7551831" cy="6560470"/>
                    </a:xfrm>
                    <a:prstGeom prst="rect">
                      <a:avLst/>
                    </a:prstGeom>
                  </pic:spPr>
                </pic:pic>
              </a:graphicData>
            </a:graphic>
            <wp14:sizeRelH relativeFrom="page">
              <wp14:pctWidth>0</wp14:pctWidth>
            </wp14:sizeRelH>
            <wp14:sizeRelV relativeFrom="page">
              <wp14:pctHeight>0</wp14:pctHeight>
            </wp14:sizeRelV>
          </wp:anchor>
        </w:drawing>
      </w:r>
      <w:r w:rsidR="00023A46">
        <w:rPr>
          <w:noProof/>
        </w:rPr>
        <w:drawing>
          <wp:anchor distT="0" distB="0" distL="114300" distR="114300" simplePos="0" relativeHeight="251624960" behindDoc="0" locked="0" layoutInCell="1" allowOverlap="1" wp14:anchorId="0D0E3A9F" wp14:editId="733BC075">
            <wp:simplePos x="0" y="0"/>
            <wp:positionH relativeFrom="margin">
              <wp:align>right</wp:align>
            </wp:positionH>
            <wp:positionV relativeFrom="page">
              <wp:posOffset>397565</wp:posOffset>
            </wp:positionV>
            <wp:extent cx="3099435" cy="758190"/>
            <wp:effectExtent l="0" t="0" r="5715" b="3810"/>
            <wp:wrapThrough wrapText="bothSides">
              <wp:wrapPolygon edited="0">
                <wp:start x="0" y="0"/>
                <wp:lineTo x="0" y="21166"/>
                <wp:lineTo x="21507" y="21166"/>
                <wp:lineTo x="21507" y="0"/>
                <wp:lineTo x="0" y="0"/>
              </wp:wrapPolygon>
            </wp:wrapThrough>
            <wp:docPr id="1615227289" name="Imagem 1615227289"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7289" name="Imagem 6" descr="Uma imagem contendo Texto&#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9435" cy="758190"/>
                    </a:xfrm>
                    <a:prstGeom prst="rect">
                      <a:avLst/>
                    </a:prstGeom>
                    <a:noFill/>
                  </pic:spPr>
                </pic:pic>
              </a:graphicData>
            </a:graphic>
            <wp14:sizeRelH relativeFrom="page">
              <wp14:pctWidth>0</wp14:pctWidth>
            </wp14:sizeRelH>
            <wp14:sizeRelV relativeFrom="page">
              <wp14:pctHeight>0</wp14:pctHeight>
            </wp14:sizeRelV>
          </wp:anchor>
        </w:drawing>
      </w:r>
    </w:p>
    <w:p w14:paraId="094D1474" w14:textId="28F7E3E4" w:rsidR="00CD5E54" w:rsidRDefault="00CD5E54" w:rsidP="009D4619">
      <w:pPr>
        <w:ind w:firstLine="709"/>
        <w:jc w:val="center"/>
        <w:rPr>
          <w:b/>
          <w:bCs/>
          <w:sz w:val="30"/>
          <w:szCs w:val="30"/>
        </w:rPr>
        <w:sectPr w:rsidR="00CD5E54" w:rsidSect="00C477AA">
          <w:headerReference w:type="default" r:id="rId13"/>
          <w:footerReference w:type="default" r:id="rId14"/>
          <w:endnotePr>
            <w:numFmt w:val="decimal"/>
          </w:endnotePr>
          <w:pgSz w:w="11906" w:h="16838"/>
          <w:pgMar w:top="1871" w:right="851" w:bottom="765" w:left="1418" w:header="851" w:footer="652" w:gutter="0"/>
          <w:cols w:space="708"/>
          <w:titlePg/>
          <w:docGrid w:linePitch="360"/>
        </w:sectPr>
      </w:pPr>
    </w:p>
    <w:p w14:paraId="4F6E5FB0" w14:textId="77777777" w:rsidR="002847CF" w:rsidRDefault="002A0667" w:rsidP="009D4619">
      <w:pPr>
        <w:ind w:firstLine="709"/>
        <w:jc w:val="center"/>
        <w:rPr>
          <w:b/>
          <w:sz w:val="30"/>
          <w:szCs w:val="30"/>
        </w:rPr>
      </w:pPr>
      <w:r w:rsidRPr="67B5F019">
        <w:rPr>
          <w:b/>
          <w:bCs/>
          <w:sz w:val="30"/>
          <w:szCs w:val="30"/>
        </w:rPr>
        <w:lastRenderedPageBreak/>
        <w:t xml:space="preserve">Relatório de </w:t>
      </w:r>
      <w:r w:rsidR="00AE5994">
        <w:rPr>
          <w:b/>
          <w:sz w:val="30"/>
          <w:szCs w:val="30"/>
        </w:rPr>
        <w:t>Auditoria</w:t>
      </w:r>
    </w:p>
    <w:p w14:paraId="223771AE" w14:textId="255E0F5A" w:rsidR="002A0667" w:rsidRPr="00F22A55" w:rsidRDefault="00AF4A95" w:rsidP="009D4619">
      <w:pPr>
        <w:ind w:firstLine="709"/>
        <w:jc w:val="center"/>
        <w:rPr>
          <w:b/>
          <w:sz w:val="30"/>
          <w:szCs w:val="30"/>
        </w:rPr>
      </w:pPr>
      <w:r>
        <w:rPr>
          <w:b/>
          <w:sz w:val="30"/>
          <w:szCs w:val="30"/>
        </w:rPr>
        <w:t xml:space="preserve">Qualidade </w:t>
      </w:r>
      <w:r w:rsidR="002A0667" w:rsidRPr="00F22A55">
        <w:rPr>
          <w:b/>
          <w:sz w:val="30"/>
          <w:szCs w:val="30"/>
        </w:rPr>
        <w:t>de Dados</w:t>
      </w:r>
      <w:r w:rsidR="00D358C8">
        <w:rPr>
          <w:b/>
          <w:sz w:val="30"/>
          <w:szCs w:val="30"/>
        </w:rPr>
        <w:t xml:space="preserve"> no CAF</w:t>
      </w:r>
    </w:p>
    <w:p w14:paraId="4410E3DF" w14:textId="77777777" w:rsidR="002A0667" w:rsidRPr="005660A7" w:rsidRDefault="002A0667" w:rsidP="009D4619">
      <w:pPr>
        <w:rPr>
          <w:bCs/>
        </w:rPr>
      </w:pPr>
    </w:p>
    <w:p w14:paraId="5702BCAD" w14:textId="4E8CC10B" w:rsidR="002A0667" w:rsidRPr="005660A7" w:rsidRDefault="002A0667" w:rsidP="009D4619">
      <w:pPr>
        <w:tabs>
          <w:tab w:val="left" w:pos="4395"/>
        </w:tabs>
        <w:rPr>
          <w:bCs/>
        </w:rPr>
      </w:pPr>
      <w:r w:rsidRPr="005660A7">
        <w:rPr>
          <w:b/>
        </w:rPr>
        <w:t xml:space="preserve">TC </w:t>
      </w:r>
      <w:r w:rsidR="005568C6" w:rsidRPr="005568C6">
        <w:rPr>
          <w:b/>
          <w:bCs/>
        </w:rPr>
        <w:t>01</w:t>
      </w:r>
      <w:r w:rsidR="008C0856">
        <w:rPr>
          <w:b/>
          <w:bCs/>
        </w:rPr>
        <w:t>1</w:t>
      </w:r>
      <w:r w:rsidR="005568C6" w:rsidRPr="005568C6">
        <w:rPr>
          <w:b/>
          <w:bCs/>
        </w:rPr>
        <w:t>.</w:t>
      </w:r>
      <w:r w:rsidR="008C0856">
        <w:rPr>
          <w:b/>
          <w:bCs/>
        </w:rPr>
        <w:t>073</w:t>
      </w:r>
      <w:r w:rsidR="005568C6" w:rsidRPr="005568C6">
        <w:rPr>
          <w:b/>
          <w:bCs/>
        </w:rPr>
        <w:t>/202</w:t>
      </w:r>
      <w:r w:rsidR="008C0856">
        <w:rPr>
          <w:b/>
          <w:bCs/>
        </w:rPr>
        <w:t>5</w:t>
      </w:r>
      <w:r w:rsidR="005568C6" w:rsidRPr="005568C6">
        <w:rPr>
          <w:b/>
          <w:bCs/>
        </w:rPr>
        <w:t>-</w:t>
      </w:r>
      <w:r w:rsidR="008C0856">
        <w:rPr>
          <w:b/>
          <w:bCs/>
        </w:rPr>
        <w:t>0</w:t>
      </w:r>
      <w:r w:rsidRPr="005660A7">
        <w:rPr>
          <w:b/>
        </w:rPr>
        <w:tab/>
      </w:r>
      <w:r w:rsidR="008C0856">
        <w:rPr>
          <w:b/>
        </w:rPr>
        <w:tab/>
      </w:r>
      <w:r w:rsidR="008C0856">
        <w:rPr>
          <w:b/>
        </w:rPr>
        <w:tab/>
      </w:r>
      <w:r w:rsidR="008C0856">
        <w:rPr>
          <w:b/>
        </w:rPr>
        <w:tab/>
      </w:r>
      <w:r w:rsidR="008C0856">
        <w:rPr>
          <w:b/>
        </w:rPr>
        <w:tab/>
      </w:r>
      <w:r w:rsidRPr="005660A7">
        <w:rPr>
          <w:b/>
        </w:rPr>
        <w:t>Fiscalização</w:t>
      </w:r>
      <w:r>
        <w:rPr>
          <w:b/>
        </w:rPr>
        <w:t>:</w:t>
      </w:r>
      <w:r w:rsidRPr="005660A7">
        <w:rPr>
          <w:bCs/>
        </w:rPr>
        <w:t xml:space="preserve"> </w:t>
      </w:r>
      <w:r w:rsidR="004903FC">
        <w:rPr>
          <w:bCs/>
        </w:rPr>
        <w:t>1</w:t>
      </w:r>
      <w:r w:rsidR="008C0856">
        <w:rPr>
          <w:bCs/>
        </w:rPr>
        <w:t>28</w:t>
      </w:r>
      <w:r w:rsidR="0047526B">
        <w:rPr>
          <w:bCs/>
        </w:rPr>
        <w:t>/202</w:t>
      </w:r>
      <w:r w:rsidR="008C0856">
        <w:rPr>
          <w:bCs/>
        </w:rPr>
        <w:t>5</w:t>
      </w:r>
    </w:p>
    <w:p w14:paraId="1F0D0A72" w14:textId="1A379B74" w:rsidR="002A0667" w:rsidRPr="005660A7" w:rsidRDefault="002A0667" w:rsidP="009D4619">
      <w:pPr>
        <w:rPr>
          <w:bCs/>
        </w:rPr>
      </w:pPr>
      <w:r w:rsidRPr="002B0935">
        <w:rPr>
          <w:b/>
        </w:rPr>
        <w:t>Relator:</w:t>
      </w:r>
      <w:r w:rsidRPr="005660A7">
        <w:rPr>
          <w:bCs/>
        </w:rPr>
        <w:t xml:space="preserve"> </w:t>
      </w:r>
      <w:r w:rsidR="00D308BB" w:rsidRPr="00D308BB">
        <w:t>Antonio Anastasia</w:t>
      </w:r>
    </w:p>
    <w:p w14:paraId="525689D6" w14:textId="77777777" w:rsidR="002A0667" w:rsidRPr="005660A7" w:rsidRDefault="002A0667" w:rsidP="009D4619">
      <w:pPr>
        <w:rPr>
          <w:bCs/>
        </w:rPr>
      </w:pPr>
    </w:p>
    <w:p w14:paraId="5CF2A916" w14:textId="77777777" w:rsidR="002A0667" w:rsidRPr="002B0935" w:rsidRDefault="002A0667" w:rsidP="009D4619">
      <w:pPr>
        <w:rPr>
          <w:b/>
        </w:rPr>
      </w:pPr>
      <w:r w:rsidRPr="002B0935">
        <w:rPr>
          <w:b/>
        </w:rPr>
        <w:t>DA FISCALIZAÇÃO</w:t>
      </w:r>
    </w:p>
    <w:p w14:paraId="644DA2BB" w14:textId="3D322BAB" w:rsidR="002A0667" w:rsidRPr="002B0935" w:rsidRDefault="002A0667" w:rsidP="009D4619">
      <w:pPr>
        <w:rPr>
          <w:b/>
        </w:rPr>
      </w:pPr>
      <w:r>
        <w:rPr>
          <w:b/>
        </w:rPr>
        <w:t>Instrumento</w:t>
      </w:r>
      <w:r w:rsidRPr="002B0935">
        <w:rPr>
          <w:b/>
        </w:rPr>
        <w:t>:</w:t>
      </w:r>
      <w:r w:rsidRPr="005660A7">
        <w:rPr>
          <w:bCs/>
        </w:rPr>
        <w:t xml:space="preserve"> </w:t>
      </w:r>
      <w:r w:rsidR="0047526B">
        <w:t>auditoria operacional</w:t>
      </w:r>
      <w:r>
        <w:t>.</w:t>
      </w:r>
    </w:p>
    <w:p w14:paraId="1168D5CD" w14:textId="342E1302" w:rsidR="002A0667" w:rsidRPr="002B0935" w:rsidRDefault="002A0667" w:rsidP="009D4619">
      <w:pPr>
        <w:rPr>
          <w:b/>
        </w:rPr>
      </w:pPr>
      <w:r w:rsidRPr="002B0935">
        <w:rPr>
          <w:b/>
        </w:rPr>
        <w:t>Ato originário:</w:t>
      </w:r>
      <w:r w:rsidRPr="005660A7">
        <w:rPr>
          <w:bCs/>
        </w:rPr>
        <w:t xml:space="preserve"> </w:t>
      </w:r>
      <w:r>
        <w:rPr>
          <w:bCs/>
        </w:rPr>
        <w:t>d</w:t>
      </w:r>
      <w:r w:rsidRPr="002B0935">
        <w:rPr>
          <w:bCs/>
        </w:rPr>
        <w:t xml:space="preserve">espacho de </w:t>
      </w:r>
      <w:r w:rsidR="008C0856">
        <w:rPr>
          <w:bCs/>
        </w:rPr>
        <w:t>9</w:t>
      </w:r>
      <w:r w:rsidR="008714DD" w:rsidRPr="008714DD">
        <w:rPr>
          <w:bCs/>
        </w:rPr>
        <w:t>/</w:t>
      </w:r>
      <w:r w:rsidR="008C0856">
        <w:rPr>
          <w:bCs/>
        </w:rPr>
        <w:t>6</w:t>
      </w:r>
      <w:r w:rsidR="008714DD" w:rsidRPr="008714DD">
        <w:rPr>
          <w:bCs/>
        </w:rPr>
        <w:t>/202</w:t>
      </w:r>
      <w:r w:rsidR="008C0856">
        <w:rPr>
          <w:bCs/>
        </w:rPr>
        <w:t>5</w:t>
      </w:r>
      <w:r w:rsidRPr="002B0935">
        <w:rPr>
          <w:bCs/>
        </w:rPr>
        <w:t xml:space="preserve"> do Min. </w:t>
      </w:r>
      <w:r w:rsidR="00D308BB" w:rsidRPr="00D308BB">
        <w:t>Antonio Anastasia</w:t>
      </w:r>
      <w:r w:rsidR="00D308BB" w:rsidRPr="00D308BB">
        <w:rPr>
          <w:bCs/>
        </w:rPr>
        <w:t xml:space="preserve"> </w:t>
      </w:r>
      <w:r w:rsidRPr="002B0935">
        <w:rPr>
          <w:bCs/>
        </w:rPr>
        <w:t>(TC</w:t>
      </w:r>
      <w:r>
        <w:rPr>
          <w:bCs/>
        </w:rPr>
        <w:t> </w:t>
      </w:r>
      <w:r w:rsidR="008C0856" w:rsidRPr="008C0856">
        <w:rPr>
          <w:bCs/>
        </w:rPr>
        <w:t>009.045/2025-2</w:t>
      </w:r>
      <w:r>
        <w:rPr>
          <w:bCs/>
        </w:rPr>
        <w:t>, peça 4</w:t>
      </w:r>
      <w:r w:rsidRPr="002B0935">
        <w:rPr>
          <w:bCs/>
        </w:rPr>
        <w:t>)</w:t>
      </w:r>
      <w:r>
        <w:rPr>
          <w:bCs/>
        </w:rPr>
        <w:t>.</w:t>
      </w:r>
    </w:p>
    <w:p w14:paraId="7DDEC23B" w14:textId="4D6BED2C" w:rsidR="002A0667" w:rsidRDefault="002A0667" w:rsidP="009D4619">
      <w:pPr>
        <w:rPr>
          <w:bCs/>
        </w:rPr>
      </w:pPr>
      <w:r w:rsidRPr="002B0935">
        <w:rPr>
          <w:b/>
        </w:rPr>
        <w:t>Objeto da fiscalização:</w:t>
      </w:r>
      <w:r w:rsidRPr="005660A7">
        <w:rPr>
          <w:bCs/>
        </w:rPr>
        <w:t xml:space="preserve"> </w:t>
      </w:r>
      <w:r w:rsidR="009F0149" w:rsidRPr="009F0149">
        <w:rPr>
          <w:bCs/>
        </w:rPr>
        <w:t xml:space="preserve">bases de dados relacionadas </w:t>
      </w:r>
      <w:r w:rsidR="009F0149">
        <w:rPr>
          <w:bCs/>
        </w:rPr>
        <w:t xml:space="preserve">ao </w:t>
      </w:r>
      <w:r w:rsidR="009F0149" w:rsidRPr="009F0149">
        <w:rPr>
          <w:bCs/>
        </w:rPr>
        <w:t>Cadastro Nacional da Agricultura Familiar (CAF), com foco na identificação de inconsistências e fragilidades nos dados que possam comprometer a execução das políticas públicas da área ambiental e da agricultura familiar</w:t>
      </w:r>
      <w:r w:rsidR="000F3286" w:rsidRPr="000F3286">
        <w:rPr>
          <w:bCs/>
        </w:rPr>
        <w:t>.</w:t>
      </w:r>
    </w:p>
    <w:p w14:paraId="65CE4A71" w14:textId="431F6C86" w:rsidR="002A0667" w:rsidRDefault="002A0667" w:rsidP="009D4619">
      <w:r w:rsidRPr="002B0935">
        <w:rPr>
          <w:b/>
        </w:rPr>
        <w:t>Ato</w:t>
      </w:r>
      <w:r>
        <w:rPr>
          <w:b/>
        </w:rPr>
        <w:t>s</w:t>
      </w:r>
      <w:r w:rsidRPr="002B0935">
        <w:rPr>
          <w:b/>
        </w:rPr>
        <w:t xml:space="preserve"> de designação:</w:t>
      </w:r>
      <w:r w:rsidRPr="001C5B32">
        <w:rPr>
          <w:bCs/>
        </w:rPr>
        <w:t xml:space="preserve"> </w:t>
      </w:r>
      <w:r>
        <w:rPr>
          <w:bCs/>
        </w:rPr>
        <w:t>1)</w:t>
      </w:r>
      <w:r w:rsidR="005F69A9">
        <w:rPr>
          <w:bCs/>
        </w:rPr>
        <w:t> </w:t>
      </w:r>
      <w:r>
        <w:rPr>
          <w:bCs/>
        </w:rPr>
        <w:t xml:space="preserve">Planejamento: </w:t>
      </w:r>
      <w:r w:rsidRPr="002B0935">
        <w:t xml:space="preserve">Portaria de Fiscalização - AudTI </w:t>
      </w:r>
      <w:r w:rsidR="000F2010">
        <w:t>343</w:t>
      </w:r>
      <w:r w:rsidR="00B61F7F">
        <w:t>/202</w:t>
      </w:r>
      <w:r w:rsidR="000F2010">
        <w:t>5</w:t>
      </w:r>
      <w:r w:rsidRPr="002B0935">
        <w:t xml:space="preserve">, de </w:t>
      </w:r>
      <w:r w:rsidR="00411D28">
        <w:t>10</w:t>
      </w:r>
      <w:r w:rsidR="00693341">
        <w:t>/</w:t>
      </w:r>
      <w:r w:rsidR="00411D28">
        <w:t>6</w:t>
      </w:r>
      <w:r w:rsidR="00693341">
        <w:t>/202</w:t>
      </w:r>
      <w:r w:rsidR="00411D28">
        <w:t>5</w:t>
      </w:r>
      <w:r w:rsidRPr="002B0935">
        <w:t xml:space="preserve"> (peça</w:t>
      </w:r>
      <w:r w:rsidR="00A74559">
        <w:t> </w:t>
      </w:r>
      <w:r w:rsidRPr="002B0935">
        <w:t>3)</w:t>
      </w:r>
      <w:r>
        <w:t>;</w:t>
      </w:r>
      <w:r w:rsidR="000B6DC5">
        <w:t xml:space="preserve"> 2) Alteração de p</w:t>
      </w:r>
      <w:r w:rsidR="000B6DC5">
        <w:rPr>
          <w:bCs/>
        </w:rPr>
        <w:t xml:space="preserve">lanejamento: </w:t>
      </w:r>
      <w:r w:rsidR="000B6DC5" w:rsidRPr="002B0935">
        <w:t xml:space="preserve">Portaria de Fiscalização - AudTI </w:t>
      </w:r>
      <w:r w:rsidR="000F05D8">
        <w:t>366</w:t>
      </w:r>
      <w:r w:rsidR="000B6DC5">
        <w:t>/2025</w:t>
      </w:r>
      <w:r w:rsidR="000B6DC5" w:rsidRPr="002B0935">
        <w:t xml:space="preserve">, de </w:t>
      </w:r>
      <w:r w:rsidR="000B6DC5">
        <w:t>1</w:t>
      </w:r>
      <w:r w:rsidR="000F05D8">
        <w:t>7</w:t>
      </w:r>
      <w:r w:rsidR="000B6DC5">
        <w:t>/6/2025</w:t>
      </w:r>
      <w:r w:rsidR="000B6DC5" w:rsidRPr="002B0935">
        <w:t xml:space="preserve"> (peça</w:t>
      </w:r>
      <w:r w:rsidR="000B6DC5">
        <w:t> </w:t>
      </w:r>
      <w:r w:rsidR="000F05D8">
        <w:t>25</w:t>
      </w:r>
      <w:r w:rsidR="000B6DC5" w:rsidRPr="002B0935">
        <w:t>)</w:t>
      </w:r>
      <w:r w:rsidR="000B6DC5">
        <w:t>;</w:t>
      </w:r>
      <w:r w:rsidR="00045100">
        <w:t xml:space="preserve"> </w:t>
      </w:r>
      <w:r w:rsidR="000F05D8">
        <w:t>3</w:t>
      </w:r>
      <w:r>
        <w:t>)</w:t>
      </w:r>
      <w:r w:rsidR="005F69A9">
        <w:t> </w:t>
      </w:r>
      <w:r w:rsidR="00FF4844">
        <w:t>Alteração de p</w:t>
      </w:r>
      <w:r w:rsidR="00FF4844">
        <w:rPr>
          <w:bCs/>
        </w:rPr>
        <w:t xml:space="preserve">lanejamento: </w:t>
      </w:r>
      <w:r w:rsidR="00FF4844" w:rsidRPr="002B0935">
        <w:t xml:space="preserve">Portaria de Fiscalização - AudTI </w:t>
      </w:r>
      <w:r w:rsidR="00FF4844">
        <w:t>490/2025</w:t>
      </w:r>
      <w:r w:rsidR="00FF4844" w:rsidRPr="002B0935">
        <w:t xml:space="preserve">, de </w:t>
      </w:r>
      <w:r w:rsidR="00FF4844">
        <w:t>7/8/2025</w:t>
      </w:r>
      <w:r w:rsidR="00FF4844" w:rsidRPr="002B0935">
        <w:t xml:space="preserve"> (peça</w:t>
      </w:r>
      <w:r w:rsidR="00FF4844">
        <w:t> 32</w:t>
      </w:r>
      <w:r w:rsidR="00FF4844" w:rsidRPr="002B0935">
        <w:t>)</w:t>
      </w:r>
      <w:r w:rsidR="00FF4844">
        <w:t xml:space="preserve">; 4) </w:t>
      </w:r>
      <w:r>
        <w:t xml:space="preserve">Execução e Relatório: </w:t>
      </w:r>
      <w:r w:rsidRPr="002B0935">
        <w:t xml:space="preserve">Portaria de Fiscalização - AudTI </w:t>
      </w:r>
      <w:r w:rsidR="00720687">
        <w:t>5</w:t>
      </w:r>
      <w:r w:rsidR="00D32538">
        <w:t>68/2025</w:t>
      </w:r>
      <w:r w:rsidRPr="002B0935">
        <w:t xml:space="preserve">, de </w:t>
      </w:r>
      <w:r w:rsidR="00833A47">
        <w:t>1º</w:t>
      </w:r>
      <w:r w:rsidR="00720687">
        <w:t>/9/202</w:t>
      </w:r>
      <w:r w:rsidR="00E0289A">
        <w:t>5</w:t>
      </w:r>
      <w:r w:rsidRPr="002B0935">
        <w:t xml:space="preserve"> (peça</w:t>
      </w:r>
      <w:r w:rsidR="00A74559">
        <w:t> </w:t>
      </w:r>
      <w:r w:rsidR="00833A47">
        <w:t>40</w:t>
      </w:r>
      <w:r w:rsidRPr="002B0935">
        <w:t>)</w:t>
      </w:r>
      <w:r w:rsidRPr="00BF5966">
        <w:t>.</w:t>
      </w:r>
    </w:p>
    <w:p w14:paraId="360AB861" w14:textId="3E68026C" w:rsidR="002A0667" w:rsidRDefault="002A0667" w:rsidP="009D4619">
      <w:r w:rsidRPr="002B0935">
        <w:rPr>
          <w:b/>
        </w:rPr>
        <w:t xml:space="preserve">Período </w:t>
      </w:r>
      <w:r>
        <w:rPr>
          <w:b/>
        </w:rPr>
        <w:t>de realização da auditoria</w:t>
      </w:r>
      <w:r w:rsidRPr="002B0935">
        <w:rPr>
          <w:b/>
        </w:rPr>
        <w:t>:</w:t>
      </w:r>
      <w:r w:rsidRPr="001C5B32">
        <w:rPr>
          <w:bCs/>
        </w:rPr>
        <w:t xml:space="preserve"> </w:t>
      </w:r>
      <w:r w:rsidR="00A16244" w:rsidRPr="00C41FA7">
        <w:t>1</w:t>
      </w:r>
      <w:r w:rsidR="005D768D" w:rsidRPr="00C41FA7">
        <w:t>6</w:t>
      </w:r>
      <w:r w:rsidR="00A16244" w:rsidRPr="00C41FA7">
        <w:t>/</w:t>
      </w:r>
      <w:r w:rsidR="005D768D" w:rsidRPr="00C41FA7">
        <w:t>6</w:t>
      </w:r>
      <w:r w:rsidR="00A16244" w:rsidRPr="00C41FA7">
        <w:t>/202</w:t>
      </w:r>
      <w:r w:rsidR="005D768D" w:rsidRPr="00C41FA7">
        <w:t>5</w:t>
      </w:r>
      <w:r w:rsidRPr="00C41FA7">
        <w:t xml:space="preserve"> a </w:t>
      </w:r>
      <w:r w:rsidR="005D768D" w:rsidRPr="00C41FA7">
        <w:t>21</w:t>
      </w:r>
      <w:r w:rsidR="00051B88" w:rsidRPr="00C41FA7">
        <w:t>/</w:t>
      </w:r>
      <w:r w:rsidR="005D768D" w:rsidRPr="00C41FA7">
        <w:t>11</w:t>
      </w:r>
      <w:r w:rsidR="00EA1670" w:rsidRPr="00C41FA7">
        <w:t>/2025</w:t>
      </w:r>
      <w:r w:rsidRPr="00A5473E">
        <w:t>.</w:t>
      </w:r>
    </w:p>
    <w:p w14:paraId="54502738" w14:textId="77777777" w:rsidR="002A0667" w:rsidRPr="002B0935" w:rsidRDefault="002A0667" w:rsidP="009D4619">
      <w:pPr>
        <w:rPr>
          <w:b/>
        </w:rPr>
      </w:pPr>
      <w:r w:rsidRPr="002B0935">
        <w:rPr>
          <w:b/>
        </w:rPr>
        <w:t>Composição da equipe:</w:t>
      </w:r>
    </w:p>
    <w:tbl>
      <w:tblPr>
        <w:tblStyle w:val="Tabelacomgrade1"/>
        <w:tblW w:w="9634" w:type="dxa"/>
        <w:tblLook w:val="04A0" w:firstRow="1" w:lastRow="0" w:firstColumn="1" w:lastColumn="0" w:noHBand="0" w:noVBand="1"/>
      </w:tblPr>
      <w:tblGrid>
        <w:gridCol w:w="5026"/>
        <w:gridCol w:w="1266"/>
        <w:gridCol w:w="3342"/>
      </w:tblGrid>
      <w:tr w:rsidR="002A0667" w:rsidRPr="001C5B32" w14:paraId="2D9AA53E" w14:textId="77777777" w:rsidTr="00064860">
        <w:tc>
          <w:tcPr>
            <w:tcW w:w="5026" w:type="dxa"/>
          </w:tcPr>
          <w:p w14:paraId="21FD8236" w14:textId="77777777" w:rsidR="002A0667" w:rsidRPr="001C5B32" w:rsidRDefault="002A0667" w:rsidP="009D4619">
            <w:pPr>
              <w:rPr>
                <w:rFonts w:eastAsia="Calibri"/>
                <w:b/>
              </w:rPr>
            </w:pPr>
            <w:r w:rsidRPr="001C5B32">
              <w:rPr>
                <w:rFonts w:eastAsia="Calibri"/>
                <w:b/>
              </w:rPr>
              <w:t>Auditor</w:t>
            </w:r>
          </w:p>
        </w:tc>
        <w:tc>
          <w:tcPr>
            <w:tcW w:w="1266" w:type="dxa"/>
          </w:tcPr>
          <w:p w14:paraId="1579168E" w14:textId="77777777" w:rsidR="002A0667" w:rsidRPr="001C5B32" w:rsidRDefault="002A0667" w:rsidP="009D4619">
            <w:pPr>
              <w:jc w:val="center"/>
              <w:rPr>
                <w:rFonts w:eastAsia="Calibri"/>
                <w:b/>
              </w:rPr>
            </w:pPr>
            <w:r w:rsidRPr="001C5B32">
              <w:rPr>
                <w:rFonts w:eastAsia="Calibri"/>
                <w:b/>
              </w:rPr>
              <w:t>Matrícula</w:t>
            </w:r>
          </w:p>
        </w:tc>
        <w:tc>
          <w:tcPr>
            <w:tcW w:w="3342" w:type="dxa"/>
          </w:tcPr>
          <w:p w14:paraId="6162FD42" w14:textId="77777777" w:rsidR="002A0667" w:rsidRPr="001C5B32" w:rsidRDefault="002A0667" w:rsidP="009D4619">
            <w:pPr>
              <w:jc w:val="center"/>
              <w:rPr>
                <w:rFonts w:eastAsia="Calibri"/>
                <w:b/>
              </w:rPr>
            </w:pPr>
            <w:r w:rsidRPr="001C5B32">
              <w:rPr>
                <w:rFonts w:eastAsia="Calibri"/>
                <w:b/>
              </w:rPr>
              <w:t>Lotação</w:t>
            </w:r>
          </w:p>
        </w:tc>
      </w:tr>
      <w:tr w:rsidR="002A0667" w:rsidRPr="001C5B32" w14:paraId="6422EB93" w14:textId="77777777" w:rsidTr="00064860">
        <w:tc>
          <w:tcPr>
            <w:tcW w:w="5026" w:type="dxa"/>
          </w:tcPr>
          <w:p w14:paraId="20C21451" w14:textId="77777777" w:rsidR="002A0667" w:rsidRPr="001C5B32" w:rsidRDefault="002A0667" w:rsidP="009D4619">
            <w:pPr>
              <w:rPr>
                <w:rFonts w:eastAsia="Calibri"/>
                <w:b/>
              </w:rPr>
            </w:pPr>
            <w:r w:rsidRPr="001C5B32">
              <w:rPr>
                <w:rFonts w:eastAsia="Calibri"/>
              </w:rPr>
              <w:t>Harley Alves Ferreira (supervisor)</w:t>
            </w:r>
          </w:p>
        </w:tc>
        <w:tc>
          <w:tcPr>
            <w:tcW w:w="1266" w:type="dxa"/>
          </w:tcPr>
          <w:p w14:paraId="50922444" w14:textId="77777777" w:rsidR="002A0667" w:rsidRPr="001C5B32" w:rsidRDefault="002A0667" w:rsidP="009D4619">
            <w:pPr>
              <w:jc w:val="center"/>
              <w:rPr>
                <w:rFonts w:eastAsia="Calibri"/>
                <w:b/>
              </w:rPr>
            </w:pPr>
            <w:r w:rsidRPr="001C5B32">
              <w:rPr>
                <w:rFonts w:eastAsia="Calibri"/>
              </w:rPr>
              <w:t>5666-9</w:t>
            </w:r>
          </w:p>
        </w:tc>
        <w:tc>
          <w:tcPr>
            <w:tcW w:w="3342" w:type="dxa"/>
          </w:tcPr>
          <w:p w14:paraId="1186316D" w14:textId="77777777" w:rsidR="002A0667" w:rsidRPr="001C5B32" w:rsidRDefault="002A0667" w:rsidP="009D4619">
            <w:pPr>
              <w:jc w:val="center"/>
              <w:rPr>
                <w:rFonts w:eastAsia="Calibri"/>
                <w:b/>
              </w:rPr>
            </w:pPr>
            <w:r w:rsidRPr="001C5B32">
              <w:rPr>
                <w:rFonts w:eastAsia="Calibri"/>
              </w:rPr>
              <w:t>AudTI</w:t>
            </w:r>
          </w:p>
        </w:tc>
      </w:tr>
      <w:tr w:rsidR="002A0667" w:rsidRPr="001C5B32" w14:paraId="67182C1C" w14:textId="77777777" w:rsidTr="00064860">
        <w:tc>
          <w:tcPr>
            <w:tcW w:w="5026" w:type="dxa"/>
          </w:tcPr>
          <w:p w14:paraId="2AB46376" w14:textId="77777777" w:rsidR="002A0667" w:rsidRPr="001C5B32" w:rsidRDefault="002A0667" w:rsidP="009D4619">
            <w:pPr>
              <w:rPr>
                <w:rFonts w:eastAsia="Calibri"/>
                <w:b/>
              </w:rPr>
            </w:pPr>
            <w:r w:rsidRPr="001C5B32">
              <w:rPr>
                <w:rFonts w:eastAsia="Calibri"/>
              </w:rPr>
              <w:t>Fernando Lima Gama Júnior (coordenador)</w:t>
            </w:r>
          </w:p>
        </w:tc>
        <w:tc>
          <w:tcPr>
            <w:tcW w:w="1266" w:type="dxa"/>
          </w:tcPr>
          <w:p w14:paraId="65585F69" w14:textId="77777777" w:rsidR="002A0667" w:rsidRPr="001C5B32" w:rsidRDefault="002A0667" w:rsidP="009D4619">
            <w:pPr>
              <w:jc w:val="center"/>
              <w:rPr>
                <w:rFonts w:eastAsia="Calibri"/>
                <w:b/>
              </w:rPr>
            </w:pPr>
            <w:r w:rsidRPr="001C5B32">
              <w:rPr>
                <w:rFonts w:eastAsia="Calibri"/>
              </w:rPr>
              <w:t>6499-8</w:t>
            </w:r>
          </w:p>
        </w:tc>
        <w:tc>
          <w:tcPr>
            <w:tcW w:w="3342" w:type="dxa"/>
          </w:tcPr>
          <w:p w14:paraId="0A512C2B" w14:textId="77777777" w:rsidR="002A0667" w:rsidRPr="001C5B32" w:rsidRDefault="002A0667" w:rsidP="009D4619">
            <w:pPr>
              <w:jc w:val="center"/>
              <w:rPr>
                <w:rFonts w:eastAsia="Calibri"/>
                <w:b/>
              </w:rPr>
            </w:pPr>
            <w:r w:rsidRPr="001C5B32">
              <w:rPr>
                <w:rFonts w:eastAsia="Calibri"/>
              </w:rPr>
              <w:t>AudTI</w:t>
            </w:r>
          </w:p>
        </w:tc>
      </w:tr>
      <w:tr w:rsidR="002A0667" w:rsidRPr="001C5B32" w14:paraId="56540E59" w14:textId="77777777" w:rsidTr="00064860">
        <w:tc>
          <w:tcPr>
            <w:tcW w:w="5026" w:type="dxa"/>
          </w:tcPr>
          <w:p w14:paraId="25611ABF" w14:textId="72F24E2A" w:rsidR="002A0667" w:rsidRPr="001C5B32" w:rsidRDefault="00043613" w:rsidP="009D4619">
            <w:pPr>
              <w:rPr>
                <w:rFonts w:eastAsia="Calibri"/>
                <w:b/>
              </w:rPr>
            </w:pPr>
            <w:r>
              <w:rPr>
                <w:rFonts w:eastAsia="Calibri"/>
              </w:rPr>
              <w:t>Sylvio Xavier Júnior</w:t>
            </w:r>
          </w:p>
        </w:tc>
        <w:tc>
          <w:tcPr>
            <w:tcW w:w="1266" w:type="dxa"/>
          </w:tcPr>
          <w:p w14:paraId="194BCC6F" w14:textId="6B2A9B9B" w:rsidR="002A0667" w:rsidRPr="001C5B32" w:rsidRDefault="00043613" w:rsidP="009D4619">
            <w:pPr>
              <w:jc w:val="center"/>
              <w:rPr>
                <w:rFonts w:eastAsia="Calibri"/>
                <w:b/>
              </w:rPr>
            </w:pPr>
            <w:r>
              <w:rPr>
                <w:rFonts w:eastAsia="Calibri"/>
              </w:rPr>
              <w:t>2423</w:t>
            </w:r>
            <w:r w:rsidR="00881E1B">
              <w:rPr>
                <w:rFonts w:eastAsia="Calibri"/>
              </w:rPr>
              <w:t>-</w:t>
            </w:r>
            <w:r>
              <w:rPr>
                <w:rFonts w:eastAsia="Calibri"/>
              </w:rPr>
              <w:t>6</w:t>
            </w:r>
          </w:p>
        </w:tc>
        <w:tc>
          <w:tcPr>
            <w:tcW w:w="3342" w:type="dxa"/>
          </w:tcPr>
          <w:p w14:paraId="0BEE76E6" w14:textId="77777777" w:rsidR="002A0667" w:rsidRPr="001C5B32" w:rsidRDefault="002A0667" w:rsidP="009D4619">
            <w:pPr>
              <w:jc w:val="center"/>
              <w:rPr>
                <w:rFonts w:eastAsia="Calibri"/>
                <w:b/>
              </w:rPr>
            </w:pPr>
            <w:r w:rsidRPr="001C5B32">
              <w:rPr>
                <w:rFonts w:eastAsia="Calibri"/>
              </w:rPr>
              <w:t>AudTI</w:t>
            </w:r>
          </w:p>
        </w:tc>
      </w:tr>
      <w:tr w:rsidR="0036631A" w:rsidRPr="001C5B32" w14:paraId="3F0A9681" w14:textId="77777777" w:rsidTr="00064860">
        <w:tc>
          <w:tcPr>
            <w:tcW w:w="5026" w:type="dxa"/>
          </w:tcPr>
          <w:p w14:paraId="79C7482A" w14:textId="3733670A" w:rsidR="0036631A" w:rsidRDefault="0036631A" w:rsidP="009D4619">
            <w:pPr>
              <w:rPr>
                <w:rFonts w:eastAsia="Calibri"/>
              </w:rPr>
            </w:pPr>
            <w:r w:rsidRPr="0036631A">
              <w:rPr>
                <w:rFonts w:eastAsia="Calibri"/>
              </w:rPr>
              <w:t>Kalenus Pires da Nóbrega</w:t>
            </w:r>
          </w:p>
        </w:tc>
        <w:tc>
          <w:tcPr>
            <w:tcW w:w="1266" w:type="dxa"/>
          </w:tcPr>
          <w:p w14:paraId="6D287E66" w14:textId="06F72ABF" w:rsidR="0036631A" w:rsidRDefault="00B13686" w:rsidP="009D4619">
            <w:pPr>
              <w:jc w:val="center"/>
              <w:rPr>
                <w:rFonts w:eastAsia="Calibri"/>
              </w:rPr>
            </w:pPr>
            <w:r w:rsidRPr="00B13686">
              <w:rPr>
                <w:rFonts w:eastAsia="Calibri"/>
              </w:rPr>
              <w:t>10662-3</w:t>
            </w:r>
          </w:p>
        </w:tc>
        <w:tc>
          <w:tcPr>
            <w:tcW w:w="3342" w:type="dxa"/>
          </w:tcPr>
          <w:p w14:paraId="4585F4BB" w14:textId="5C6F1E73" w:rsidR="0036631A" w:rsidRPr="001C5B32" w:rsidRDefault="00B13686" w:rsidP="009D4619">
            <w:pPr>
              <w:jc w:val="center"/>
              <w:rPr>
                <w:rFonts w:eastAsia="Calibri"/>
              </w:rPr>
            </w:pPr>
            <w:r w:rsidRPr="001C5B32">
              <w:rPr>
                <w:rFonts w:eastAsia="Calibri"/>
              </w:rPr>
              <w:t>AudTI</w:t>
            </w:r>
          </w:p>
        </w:tc>
      </w:tr>
    </w:tbl>
    <w:p w14:paraId="71B76065" w14:textId="77777777" w:rsidR="002A0667" w:rsidRPr="002B0935" w:rsidRDefault="002A0667" w:rsidP="009D4619"/>
    <w:p w14:paraId="22F9EA65" w14:textId="54D6A200" w:rsidR="002A0667" w:rsidRPr="002B0935" w:rsidRDefault="002A0667" w:rsidP="009D4619">
      <w:pPr>
        <w:rPr>
          <w:b/>
        </w:rPr>
      </w:pPr>
      <w:r w:rsidRPr="002B0935">
        <w:rPr>
          <w:b/>
        </w:rPr>
        <w:t>DO</w:t>
      </w:r>
      <w:r w:rsidR="00DB5BE1">
        <w:rPr>
          <w:b/>
        </w:rPr>
        <w:t>S</w:t>
      </w:r>
      <w:r w:rsidRPr="002B0935">
        <w:rPr>
          <w:b/>
        </w:rPr>
        <w:t xml:space="preserve"> ÓRGÃO</w:t>
      </w:r>
      <w:r w:rsidR="00DB5BE1">
        <w:rPr>
          <w:b/>
        </w:rPr>
        <w:t>S</w:t>
      </w:r>
      <w:r w:rsidRPr="002B0935">
        <w:rPr>
          <w:b/>
        </w:rPr>
        <w:t>/ENTIDADE</w:t>
      </w:r>
      <w:r w:rsidR="00DB5BE1">
        <w:rPr>
          <w:b/>
        </w:rPr>
        <w:t>S</w:t>
      </w:r>
      <w:r w:rsidRPr="002B0935">
        <w:rPr>
          <w:b/>
        </w:rPr>
        <w:t xml:space="preserve"> FISCALIZADO</w:t>
      </w:r>
      <w:r w:rsidR="00DB5BE1">
        <w:rPr>
          <w:b/>
        </w:rPr>
        <w:t>S</w:t>
      </w:r>
    </w:p>
    <w:tbl>
      <w:tblPr>
        <w:tblW w:w="9639" w:type="dxa"/>
        <w:tblInd w:w="-5" w:type="dxa"/>
        <w:tblBorders>
          <w:top w:val="nil"/>
          <w:left w:val="nil"/>
          <w:bottom w:val="nil"/>
          <w:right w:val="nil"/>
        </w:tblBorders>
        <w:tblLayout w:type="fixed"/>
        <w:tblLook w:val="0000" w:firstRow="0" w:lastRow="0" w:firstColumn="0" w:lastColumn="0" w:noHBand="0" w:noVBand="0"/>
      </w:tblPr>
      <w:tblGrid>
        <w:gridCol w:w="3261"/>
        <w:gridCol w:w="1691"/>
        <w:gridCol w:w="4687"/>
      </w:tblGrid>
      <w:tr w:rsidR="00EF59DA" w:rsidRPr="005F3F6F" w14:paraId="3F96BFC5" w14:textId="77777777" w:rsidTr="00064860">
        <w:trPr>
          <w:trHeight w:val="386"/>
        </w:trPr>
        <w:tc>
          <w:tcPr>
            <w:tcW w:w="3261" w:type="dxa"/>
            <w:tcBorders>
              <w:top w:val="single" w:sz="4" w:space="0" w:color="auto"/>
              <w:left w:val="single" w:sz="4" w:space="0" w:color="auto"/>
              <w:bottom w:val="single" w:sz="4" w:space="0" w:color="auto"/>
              <w:right w:val="single" w:sz="4" w:space="0" w:color="auto"/>
            </w:tcBorders>
          </w:tcPr>
          <w:p w14:paraId="68A1E727" w14:textId="77777777" w:rsidR="002A0667" w:rsidRPr="005F3F6F" w:rsidRDefault="002A0667" w:rsidP="009D4619">
            <w:pPr>
              <w:rPr>
                <w:rFonts w:eastAsia="Calibri"/>
                <w:b/>
              </w:rPr>
            </w:pPr>
            <w:r w:rsidRPr="005F3F6F">
              <w:rPr>
                <w:rFonts w:eastAsia="Calibri"/>
                <w:b/>
              </w:rPr>
              <w:t>Órgão/entidade fiscalizado</w:t>
            </w:r>
          </w:p>
        </w:tc>
        <w:tc>
          <w:tcPr>
            <w:tcW w:w="6378" w:type="dxa"/>
            <w:gridSpan w:val="2"/>
            <w:tcBorders>
              <w:top w:val="single" w:sz="4" w:space="0" w:color="auto"/>
              <w:left w:val="single" w:sz="4" w:space="0" w:color="auto"/>
              <w:bottom w:val="single" w:sz="4" w:space="0" w:color="auto"/>
              <w:right w:val="single" w:sz="4" w:space="0" w:color="auto"/>
            </w:tcBorders>
          </w:tcPr>
          <w:p w14:paraId="262DA16E" w14:textId="742E51E6" w:rsidR="002A0667" w:rsidRPr="005F3F6F" w:rsidRDefault="00423A24" w:rsidP="009D4619">
            <w:pPr>
              <w:rPr>
                <w:rFonts w:eastAsia="Calibri"/>
                <w:color w:val="000000"/>
                <w:sz w:val="23"/>
                <w:szCs w:val="23"/>
              </w:rPr>
            </w:pPr>
            <w:r w:rsidRPr="00467636">
              <w:rPr>
                <w:rFonts w:eastAsia="Calibri"/>
              </w:rPr>
              <w:t>Ministério do Desenvolvimento Agrário e Agricultura Familiar</w:t>
            </w:r>
            <w:r>
              <w:rPr>
                <w:rFonts w:eastAsia="Calibri"/>
              </w:rPr>
              <w:t xml:space="preserve"> (MDA)</w:t>
            </w:r>
          </w:p>
        </w:tc>
      </w:tr>
      <w:tr w:rsidR="00EF59DA" w:rsidRPr="005F3F6F" w14:paraId="7E0EEE19" w14:textId="77777777" w:rsidTr="00064860">
        <w:trPr>
          <w:trHeight w:val="109"/>
        </w:trPr>
        <w:tc>
          <w:tcPr>
            <w:tcW w:w="3261" w:type="dxa"/>
            <w:tcBorders>
              <w:top w:val="single" w:sz="4" w:space="0" w:color="auto"/>
              <w:left w:val="single" w:sz="4" w:space="0" w:color="auto"/>
              <w:bottom w:val="single" w:sz="4" w:space="0" w:color="auto"/>
              <w:right w:val="single" w:sz="4" w:space="0" w:color="auto"/>
            </w:tcBorders>
          </w:tcPr>
          <w:p w14:paraId="1547B4FF" w14:textId="77777777" w:rsidR="002A0667" w:rsidRPr="005F3F6F" w:rsidRDefault="002A0667" w:rsidP="009D4619">
            <w:pPr>
              <w:rPr>
                <w:rFonts w:eastAsia="Calibri"/>
                <w:b/>
              </w:rPr>
            </w:pPr>
            <w:r w:rsidRPr="005F3F6F">
              <w:rPr>
                <w:rFonts w:eastAsia="Calibri"/>
                <w:b/>
              </w:rPr>
              <w:t>Vinculação</w:t>
            </w:r>
            <w:r>
              <w:rPr>
                <w:rFonts w:eastAsia="Calibri"/>
                <w:b/>
              </w:rPr>
              <w:t xml:space="preserve"> ministerial</w:t>
            </w:r>
          </w:p>
        </w:tc>
        <w:tc>
          <w:tcPr>
            <w:tcW w:w="6378" w:type="dxa"/>
            <w:gridSpan w:val="2"/>
            <w:tcBorders>
              <w:top w:val="single" w:sz="4" w:space="0" w:color="auto"/>
              <w:left w:val="single" w:sz="4" w:space="0" w:color="auto"/>
              <w:bottom w:val="single" w:sz="4" w:space="0" w:color="auto"/>
              <w:right w:val="single" w:sz="4" w:space="0" w:color="auto"/>
            </w:tcBorders>
          </w:tcPr>
          <w:p w14:paraId="7AF75899" w14:textId="5523CB37" w:rsidR="002A0667" w:rsidRPr="005F3F6F" w:rsidRDefault="00467636" w:rsidP="009D4619">
            <w:pPr>
              <w:rPr>
                <w:rFonts w:eastAsia="Calibri"/>
              </w:rPr>
            </w:pPr>
            <w:r w:rsidRPr="00467636">
              <w:rPr>
                <w:rFonts w:eastAsia="Calibri"/>
              </w:rPr>
              <w:t>Ministério do Desenvolvimento Agrário e Agricultura Familiar</w:t>
            </w:r>
            <w:r>
              <w:rPr>
                <w:rFonts w:eastAsia="Calibri"/>
              </w:rPr>
              <w:t xml:space="preserve"> (</w:t>
            </w:r>
            <w:r w:rsidR="00423A24">
              <w:rPr>
                <w:rFonts w:eastAsia="Calibri"/>
              </w:rPr>
              <w:t>MDA)</w:t>
            </w:r>
          </w:p>
        </w:tc>
      </w:tr>
      <w:tr w:rsidR="00EF59DA" w:rsidRPr="005F3F6F" w14:paraId="0B4E3AB0" w14:textId="77777777" w:rsidTr="00064860">
        <w:trPr>
          <w:trHeight w:val="109"/>
        </w:trPr>
        <w:tc>
          <w:tcPr>
            <w:tcW w:w="3261" w:type="dxa"/>
            <w:tcBorders>
              <w:top w:val="single" w:sz="4" w:space="0" w:color="auto"/>
              <w:left w:val="single" w:sz="4" w:space="0" w:color="auto"/>
              <w:bottom w:val="single" w:sz="4" w:space="0" w:color="auto"/>
              <w:right w:val="single" w:sz="4" w:space="0" w:color="auto"/>
            </w:tcBorders>
          </w:tcPr>
          <w:p w14:paraId="1DD1337D" w14:textId="77777777" w:rsidR="002A0667" w:rsidRPr="005F3F6F" w:rsidRDefault="002A0667" w:rsidP="009D4619">
            <w:pPr>
              <w:rPr>
                <w:rFonts w:eastAsia="Calibri"/>
                <w:b/>
              </w:rPr>
            </w:pPr>
            <w:r w:rsidRPr="005F3F6F">
              <w:rPr>
                <w:rFonts w:eastAsia="Calibri"/>
                <w:b/>
              </w:rPr>
              <w:t xml:space="preserve">Vinculação </w:t>
            </w:r>
            <w:r>
              <w:rPr>
                <w:rFonts w:eastAsia="Calibri"/>
                <w:b/>
              </w:rPr>
              <w:t xml:space="preserve">no </w:t>
            </w:r>
            <w:r w:rsidRPr="005F3F6F">
              <w:rPr>
                <w:rFonts w:eastAsia="Calibri"/>
                <w:b/>
              </w:rPr>
              <w:t>TCU</w:t>
            </w:r>
          </w:p>
        </w:tc>
        <w:tc>
          <w:tcPr>
            <w:tcW w:w="6378" w:type="dxa"/>
            <w:gridSpan w:val="2"/>
            <w:tcBorders>
              <w:top w:val="single" w:sz="4" w:space="0" w:color="auto"/>
              <w:left w:val="single" w:sz="4" w:space="0" w:color="auto"/>
              <w:bottom w:val="single" w:sz="4" w:space="0" w:color="auto"/>
              <w:right w:val="single" w:sz="4" w:space="0" w:color="auto"/>
            </w:tcBorders>
          </w:tcPr>
          <w:p w14:paraId="7DB1065E" w14:textId="35281A33" w:rsidR="002A0667" w:rsidRPr="005F3F6F" w:rsidRDefault="00A00873" w:rsidP="009D4619">
            <w:pPr>
              <w:rPr>
                <w:rFonts w:eastAsia="Calibri"/>
              </w:rPr>
            </w:pPr>
            <w:r>
              <w:rPr>
                <w:rFonts w:eastAsia="Calibri"/>
              </w:rPr>
              <w:t>Aud</w:t>
            </w:r>
            <w:r w:rsidR="00D85061">
              <w:rPr>
                <w:rFonts w:eastAsia="Calibri"/>
              </w:rPr>
              <w:t>Sustentabilidade</w:t>
            </w:r>
          </w:p>
        </w:tc>
      </w:tr>
      <w:tr w:rsidR="00607CCE" w:rsidRPr="005F3F6F" w14:paraId="30866BFB" w14:textId="77777777" w:rsidTr="00064860">
        <w:trPr>
          <w:trHeight w:val="109"/>
        </w:trPr>
        <w:tc>
          <w:tcPr>
            <w:tcW w:w="3261" w:type="dxa"/>
            <w:vMerge w:val="restart"/>
            <w:tcBorders>
              <w:top w:val="single" w:sz="4" w:space="0" w:color="auto"/>
              <w:left w:val="single" w:sz="4" w:space="0" w:color="auto"/>
              <w:right w:val="single" w:sz="4" w:space="0" w:color="auto"/>
            </w:tcBorders>
          </w:tcPr>
          <w:p w14:paraId="532E3333" w14:textId="77777777" w:rsidR="002A0667" w:rsidRPr="005F3F6F" w:rsidRDefault="002A0667" w:rsidP="009D4619">
            <w:pPr>
              <w:jc w:val="left"/>
              <w:rPr>
                <w:rFonts w:eastAsia="Calibri"/>
                <w:b/>
                <w:highlight w:val="yellow"/>
              </w:rPr>
            </w:pPr>
            <w:r w:rsidRPr="005F3F6F">
              <w:rPr>
                <w:rFonts w:eastAsia="Calibri"/>
                <w:b/>
              </w:rPr>
              <w:t>Responsável pelo órgão/entidade</w:t>
            </w:r>
          </w:p>
        </w:tc>
        <w:tc>
          <w:tcPr>
            <w:tcW w:w="1691" w:type="dxa"/>
            <w:tcBorders>
              <w:top w:val="single" w:sz="4" w:space="0" w:color="auto"/>
              <w:left w:val="single" w:sz="4" w:space="0" w:color="auto"/>
              <w:bottom w:val="single" w:sz="4" w:space="0" w:color="auto"/>
              <w:right w:val="single" w:sz="4" w:space="0" w:color="auto"/>
            </w:tcBorders>
          </w:tcPr>
          <w:p w14:paraId="2E6F0D63" w14:textId="77777777" w:rsidR="002A0667" w:rsidRPr="005F3F6F" w:rsidRDefault="002A0667" w:rsidP="009D4619">
            <w:pPr>
              <w:rPr>
                <w:rFonts w:eastAsia="Calibri"/>
                <w:highlight w:val="yellow"/>
              </w:rPr>
            </w:pPr>
            <w:r w:rsidRPr="005F3F6F">
              <w:rPr>
                <w:rFonts w:eastAsia="Calibri"/>
              </w:rPr>
              <w:t>Nome</w:t>
            </w:r>
          </w:p>
        </w:tc>
        <w:tc>
          <w:tcPr>
            <w:tcW w:w="4687" w:type="dxa"/>
            <w:tcBorders>
              <w:top w:val="single" w:sz="4" w:space="0" w:color="auto"/>
              <w:left w:val="single" w:sz="4" w:space="0" w:color="auto"/>
              <w:bottom w:val="single" w:sz="4" w:space="0" w:color="auto"/>
              <w:right w:val="single" w:sz="4" w:space="0" w:color="auto"/>
            </w:tcBorders>
          </w:tcPr>
          <w:p w14:paraId="75614AFB" w14:textId="777279CC" w:rsidR="002A0667" w:rsidRPr="005F3F6F" w:rsidRDefault="005511E7" w:rsidP="009D4619">
            <w:pPr>
              <w:rPr>
                <w:rFonts w:eastAsia="Calibri"/>
              </w:rPr>
            </w:pPr>
            <w:r>
              <w:rPr>
                <w:rFonts w:eastAsia="Calibri"/>
              </w:rPr>
              <w:t xml:space="preserve">Luiz </w:t>
            </w:r>
            <w:r w:rsidR="00F6760A">
              <w:rPr>
                <w:rFonts w:eastAsia="Calibri"/>
              </w:rPr>
              <w:t>Paulo Teixeira</w:t>
            </w:r>
            <w:r>
              <w:rPr>
                <w:rFonts w:eastAsia="Calibri"/>
              </w:rPr>
              <w:t xml:space="preserve"> Ferreira</w:t>
            </w:r>
          </w:p>
        </w:tc>
      </w:tr>
      <w:tr w:rsidR="005D34A1" w:rsidRPr="005F3F6F" w14:paraId="0C893EF5" w14:textId="77777777" w:rsidTr="00064860">
        <w:trPr>
          <w:trHeight w:val="109"/>
        </w:trPr>
        <w:tc>
          <w:tcPr>
            <w:tcW w:w="3261" w:type="dxa"/>
            <w:vMerge/>
            <w:tcBorders>
              <w:left w:val="single" w:sz="4" w:space="0" w:color="auto"/>
              <w:right w:val="single" w:sz="4" w:space="0" w:color="auto"/>
            </w:tcBorders>
          </w:tcPr>
          <w:p w14:paraId="2FE94C22" w14:textId="77777777" w:rsidR="002A0667" w:rsidRPr="005F3F6F" w:rsidRDefault="002A0667" w:rsidP="009D4619">
            <w:pPr>
              <w:rPr>
                <w:rFonts w:eastAsia="Calibri"/>
                <w:highlight w:val="yellow"/>
              </w:rPr>
            </w:pPr>
          </w:p>
        </w:tc>
        <w:tc>
          <w:tcPr>
            <w:tcW w:w="1691" w:type="dxa"/>
            <w:tcBorders>
              <w:top w:val="single" w:sz="4" w:space="0" w:color="auto"/>
              <w:left w:val="single" w:sz="4" w:space="0" w:color="auto"/>
              <w:bottom w:val="single" w:sz="4" w:space="0" w:color="auto"/>
              <w:right w:val="single" w:sz="4" w:space="0" w:color="auto"/>
            </w:tcBorders>
          </w:tcPr>
          <w:p w14:paraId="241A86ED" w14:textId="77777777" w:rsidR="002A0667" w:rsidRPr="005F3F6F" w:rsidRDefault="002A0667" w:rsidP="009D4619">
            <w:pPr>
              <w:rPr>
                <w:rFonts w:eastAsia="Calibri"/>
              </w:rPr>
            </w:pPr>
            <w:r w:rsidRPr="005F3F6F">
              <w:rPr>
                <w:rFonts w:eastAsia="Calibri"/>
              </w:rPr>
              <w:t>Cargo</w:t>
            </w:r>
          </w:p>
        </w:tc>
        <w:tc>
          <w:tcPr>
            <w:tcW w:w="4687" w:type="dxa"/>
            <w:tcBorders>
              <w:top w:val="single" w:sz="4" w:space="0" w:color="auto"/>
              <w:left w:val="single" w:sz="4" w:space="0" w:color="auto"/>
              <w:bottom w:val="single" w:sz="4" w:space="0" w:color="auto"/>
              <w:right w:val="single" w:sz="4" w:space="0" w:color="auto"/>
            </w:tcBorders>
          </w:tcPr>
          <w:p w14:paraId="28B6EC05" w14:textId="7EE4DE3D" w:rsidR="002A0667" w:rsidRPr="005F3F6F" w:rsidRDefault="00F6760A" w:rsidP="009D4619">
            <w:pPr>
              <w:rPr>
                <w:rFonts w:eastAsia="Calibri"/>
              </w:rPr>
            </w:pPr>
            <w:r>
              <w:rPr>
                <w:rFonts w:eastAsia="Calibri"/>
              </w:rPr>
              <w:t>Ministro de Estado</w:t>
            </w:r>
          </w:p>
        </w:tc>
      </w:tr>
      <w:tr w:rsidR="00607CCE" w:rsidRPr="005F3F6F" w14:paraId="0E8AEC0D" w14:textId="77777777" w:rsidTr="00064860">
        <w:trPr>
          <w:trHeight w:val="109"/>
        </w:trPr>
        <w:tc>
          <w:tcPr>
            <w:tcW w:w="3261" w:type="dxa"/>
            <w:vMerge/>
            <w:tcBorders>
              <w:left w:val="single" w:sz="4" w:space="0" w:color="auto"/>
              <w:bottom w:val="single" w:sz="4" w:space="0" w:color="auto"/>
              <w:right w:val="single" w:sz="4" w:space="0" w:color="auto"/>
            </w:tcBorders>
          </w:tcPr>
          <w:p w14:paraId="0840E6E4" w14:textId="77777777" w:rsidR="002A0667" w:rsidRPr="005F3F6F" w:rsidRDefault="002A0667" w:rsidP="009D4619">
            <w:pPr>
              <w:rPr>
                <w:rFonts w:eastAsia="Calibri"/>
                <w:highlight w:val="yellow"/>
              </w:rPr>
            </w:pPr>
          </w:p>
        </w:tc>
        <w:tc>
          <w:tcPr>
            <w:tcW w:w="1691" w:type="dxa"/>
            <w:tcBorders>
              <w:top w:val="single" w:sz="4" w:space="0" w:color="auto"/>
              <w:left w:val="single" w:sz="4" w:space="0" w:color="auto"/>
              <w:bottom w:val="single" w:sz="4" w:space="0" w:color="auto"/>
              <w:right w:val="single" w:sz="4" w:space="0" w:color="auto"/>
            </w:tcBorders>
          </w:tcPr>
          <w:p w14:paraId="3CE680E9" w14:textId="77777777" w:rsidR="002A0667" w:rsidRPr="005F3F6F" w:rsidRDefault="002A0667" w:rsidP="009D4619">
            <w:pPr>
              <w:rPr>
                <w:rFonts w:eastAsia="Calibri"/>
                <w:highlight w:val="yellow"/>
              </w:rPr>
            </w:pPr>
            <w:r w:rsidRPr="005F3F6F">
              <w:rPr>
                <w:rFonts w:eastAsia="Calibri"/>
              </w:rPr>
              <w:t>Período</w:t>
            </w:r>
          </w:p>
        </w:tc>
        <w:tc>
          <w:tcPr>
            <w:tcW w:w="4687" w:type="dxa"/>
            <w:tcBorders>
              <w:top w:val="single" w:sz="4" w:space="0" w:color="auto"/>
              <w:left w:val="single" w:sz="4" w:space="0" w:color="auto"/>
              <w:bottom w:val="single" w:sz="4" w:space="0" w:color="auto"/>
              <w:right w:val="single" w:sz="4" w:space="0" w:color="auto"/>
            </w:tcBorders>
          </w:tcPr>
          <w:p w14:paraId="71EC3A71" w14:textId="3E39B49B" w:rsidR="002A0667" w:rsidRPr="005F3F6F" w:rsidRDefault="002A0667" w:rsidP="009D4619">
            <w:pPr>
              <w:rPr>
                <w:rFonts w:eastAsia="Calibri"/>
              </w:rPr>
            </w:pPr>
            <w:r w:rsidRPr="005F3F6F">
              <w:rPr>
                <w:rFonts w:eastAsia="Calibri"/>
              </w:rPr>
              <w:t xml:space="preserve">A partir de </w:t>
            </w:r>
            <w:r w:rsidR="00327FFB">
              <w:rPr>
                <w:rFonts w:eastAsia="Calibri"/>
              </w:rPr>
              <w:t>1º</w:t>
            </w:r>
            <w:r>
              <w:rPr>
                <w:rFonts w:eastAsia="Calibri"/>
              </w:rPr>
              <w:t>/1/2023</w:t>
            </w:r>
            <w:r w:rsidR="00327FFB">
              <w:rPr>
                <w:rFonts w:eastAsia="Calibri"/>
              </w:rPr>
              <w:t xml:space="preserve"> (Decreto 11.338/2023)</w:t>
            </w:r>
          </w:p>
        </w:tc>
      </w:tr>
    </w:tbl>
    <w:p w14:paraId="5856CD4D" w14:textId="77777777" w:rsidR="007C0571" w:rsidRDefault="007C0571" w:rsidP="009D4619">
      <w:pPr>
        <w:spacing w:after="160" w:line="259" w:lineRule="auto"/>
        <w:jc w:val="left"/>
        <w:rPr>
          <w:b/>
          <w:bCs/>
          <w:szCs w:val="32"/>
        </w:rPr>
      </w:pPr>
    </w:p>
    <w:p w14:paraId="7A5E9983" w14:textId="77777777" w:rsidR="007C0571" w:rsidRDefault="007C0571">
      <w:pPr>
        <w:spacing w:before="0" w:after="160" w:line="259" w:lineRule="auto"/>
        <w:jc w:val="left"/>
        <w:rPr>
          <w:b/>
          <w:bCs/>
          <w:szCs w:val="32"/>
        </w:rPr>
      </w:pPr>
      <w:r>
        <w:rPr>
          <w:b/>
          <w:bCs/>
          <w:szCs w:val="32"/>
        </w:rPr>
        <w:br w:type="page"/>
      </w:r>
    </w:p>
    <w:p w14:paraId="2D8D76DA" w14:textId="150EF877" w:rsidR="002A0667" w:rsidRPr="00137475" w:rsidRDefault="002A0667" w:rsidP="009D4619">
      <w:pPr>
        <w:spacing w:after="160" w:line="259" w:lineRule="auto"/>
        <w:jc w:val="left"/>
        <w:rPr>
          <w:b/>
          <w:bCs/>
          <w:szCs w:val="32"/>
        </w:rPr>
      </w:pPr>
      <w:r w:rsidRPr="00137475">
        <w:rPr>
          <w:b/>
          <w:bCs/>
          <w:szCs w:val="32"/>
        </w:rPr>
        <w:lastRenderedPageBreak/>
        <w:t>PROCESSOS CONEXOS</w:t>
      </w:r>
    </w:p>
    <w:p w14:paraId="722EE7F7" w14:textId="2F2927E4" w:rsidR="00C94345" w:rsidRDefault="00054FD4" w:rsidP="009D4619">
      <w:r>
        <w:t>TC</w:t>
      </w:r>
      <w:r w:rsidR="00C94345">
        <w:t xml:space="preserve"> 016.167/2023-6</w:t>
      </w:r>
      <w:r w:rsidR="005D768D">
        <w:t xml:space="preserve">: </w:t>
      </w:r>
      <w:r w:rsidRPr="00054FD4">
        <w:t>Relatório de Levantamento sobre Governança de Dados na APF (Acórdão</w:t>
      </w:r>
      <w:r w:rsidR="002E1B40">
        <w:t> </w:t>
      </w:r>
      <w:r w:rsidRPr="00054FD4">
        <w:t>390/2024</w:t>
      </w:r>
      <w:r w:rsidR="002E1B40">
        <w:t>-TCU-Plenário</w:t>
      </w:r>
      <w:r>
        <w:t xml:space="preserve">; </w:t>
      </w:r>
      <w:r w:rsidRPr="00054FD4">
        <w:t>Relator: Min. Benjamin Zymler)</w:t>
      </w:r>
    </w:p>
    <w:p w14:paraId="2B581261" w14:textId="2E842E49" w:rsidR="00223777" w:rsidRDefault="00223777" w:rsidP="00223777">
      <w:r>
        <w:t xml:space="preserve">TC 012.700/2017-7: Auditoria </w:t>
      </w:r>
      <w:r w:rsidR="00CE5BCF">
        <w:t xml:space="preserve">de Conformidade </w:t>
      </w:r>
      <w:r>
        <w:t>na Declaração de Aptidão ao PRONAF (DAP) (Acórdão 1.197/2018</w:t>
      </w:r>
      <w:r w:rsidR="002E1B40">
        <w:t>-TCU-Plenário</w:t>
      </w:r>
      <w:r>
        <w:t>; Relator: Min. André Luís de Carvalho)</w:t>
      </w:r>
    </w:p>
    <w:p w14:paraId="0069E6D6" w14:textId="75F0BBAE" w:rsidR="00223777" w:rsidRDefault="00223777" w:rsidP="00223777">
      <w:r>
        <w:t>TC 013.179/2016-0: Levantamento no Sistema Nacional de Crédito Rural (SNCR) (Acórdão</w:t>
      </w:r>
      <w:r w:rsidR="002E1B40">
        <w:t> </w:t>
      </w:r>
      <w:r>
        <w:t>1.708/2017</w:t>
      </w:r>
      <w:r w:rsidR="002E1B40">
        <w:t>-TCU-Plenário</w:t>
      </w:r>
      <w:r>
        <w:t>; Relator: Min. Augusto Nardes)</w:t>
      </w:r>
    </w:p>
    <w:p w14:paraId="3DEBC19A" w14:textId="3D3B91A2" w:rsidR="00223777" w:rsidRDefault="00223777" w:rsidP="00223777">
      <w:r>
        <w:t>TC 024.338/2015-0: Auditoria Operacional no Programa de Aquisição de Alimentos (PAA) (Acórdão</w:t>
      </w:r>
      <w:r w:rsidR="002E1B40">
        <w:t> </w:t>
      </w:r>
      <w:r>
        <w:t>646/2017</w:t>
      </w:r>
      <w:r w:rsidR="002E1B40">
        <w:t>-TCU-Plenário</w:t>
      </w:r>
      <w:r>
        <w:t>; Relator: Min. Augusto Nardes)</w:t>
      </w:r>
    </w:p>
    <w:p w14:paraId="70162BA0" w14:textId="12BDC67E" w:rsidR="00223777" w:rsidRDefault="00223777" w:rsidP="00223777">
      <w:r>
        <w:t>TC 031.158/2020-0: Acompanhamento sobre Plataformas de Compartilhamento de Dados (Acórdão 2.279/2021</w:t>
      </w:r>
      <w:r w:rsidR="002E1B40">
        <w:t>-TCU-Plenário</w:t>
      </w:r>
      <w:r>
        <w:t>; Relator: Min. Aroldo Cedraz)</w:t>
      </w:r>
    </w:p>
    <w:p w14:paraId="26B09B75" w14:textId="77777777" w:rsidR="002E1B40" w:rsidRDefault="002E1B40">
      <w:pPr>
        <w:spacing w:before="0" w:after="160" w:line="259" w:lineRule="auto"/>
        <w:jc w:val="left"/>
        <w:rPr>
          <w:b/>
        </w:rPr>
      </w:pPr>
      <w:r>
        <w:rPr>
          <w:b/>
        </w:rPr>
        <w:br w:type="page"/>
      </w:r>
    </w:p>
    <w:p w14:paraId="48EF1003" w14:textId="56AC2FBF" w:rsidR="002A0667" w:rsidRPr="006D2B30" w:rsidRDefault="002A0667" w:rsidP="009D4619">
      <w:pPr>
        <w:jc w:val="center"/>
        <w:rPr>
          <w:b/>
        </w:rPr>
      </w:pPr>
      <w:r w:rsidRPr="006D2B30">
        <w:rPr>
          <w:b/>
        </w:rPr>
        <w:lastRenderedPageBreak/>
        <w:t>Resumo</w:t>
      </w:r>
      <w:bookmarkEnd w:id="0"/>
      <w:bookmarkEnd w:id="1"/>
    </w:p>
    <w:tbl>
      <w:tblPr>
        <w:tblStyle w:val="Tabelacomgrade"/>
        <w:tblW w:w="9634" w:type="dxa"/>
        <w:tblLook w:val="04A0" w:firstRow="1" w:lastRow="0" w:firstColumn="1" w:lastColumn="0" w:noHBand="0" w:noVBand="1"/>
      </w:tblPr>
      <w:tblGrid>
        <w:gridCol w:w="3539"/>
        <w:gridCol w:w="6095"/>
      </w:tblGrid>
      <w:tr w:rsidR="00135FE3" w:rsidRPr="007B3FDD" w14:paraId="5D33F817" w14:textId="77777777" w:rsidTr="00130F18">
        <w:tc>
          <w:tcPr>
            <w:tcW w:w="3539" w:type="dxa"/>
            <w:shd w:val="clear" w:color="auto" w:fill="FFF2CC" w:themeFill="accent4" w:themeFillTint="33"/>
          </w:tcPr>
          <w:p w14:paraId="2E58D45A" w14:textId="77777777" w:rsidR="00135FE3" w:rsidRPr="007B3FDD" w:rsidRDefault="0016295E" w:rsidP="009D4619">
            <w:pPr>
              <w:rPr>
                <w:b/>
                <w:sz w:val="20"/>
                <w:szCs w:val="20"/>
              </w:rPr>
            </w:pPr>
            <w:r w:rsidRPr="007B3FDD">
              <w:rPr>
                <w:b/>
                <w:sz w:val="20"/>
                <w:szCs w:val="20"/>
              </w:rPr>
              <w:t>Por que a auditoria foi realizada</w:t>
            </w:r>
          </w:p>
          <w:p w14:paraId="499641C3" w14:textId="77777777" w:rsidR="009306D5" w:rsidRPr="007B3FDD" w:rsidRDefault="00E65341" w:rsidP="009D4619">
            <w:pPr>
              <w:rPr>
                <w:bCs/>
                <w:sz w:val="20"/>
                <w:szCs w:val="20"/>
              </w:rPr>
            </w:pPr>
            <w:r w:rsidRPr="007B3FDD">
              <w:rPr>
                <w:bCs/>
                <w:sz w:val="20"/>
                <w:szCs w:val="20"/>
              </w:rPr>
              <w:t>A agricultura familiar é responsável por 77% dos estabelecimentos rurais do país. O Cadastro Nacional da Agricultura Familiar (CAF), gerido pelo Ministério do Desenvolvimento Agrário (MDA), é o instrumento obrigatório para identificar esses beneficiários e habilitá-los ao acesso a políticas públicas críticas, como o Programa Nacional de Fortalecimento da Agricultura Familiar (Pronaf), o Programa de Aquisição de Alimentos (PAA) e o Programa Nacional de Alimentação Escolar (PNAE), que movimentam dezenas de bilhões de reais anualmente. A fiscalização foi motivada pela necessidade de avaliar se a transição da antiga Declaração de Aptidão ao Pronaf (DAP) para o CAF 3.0 corrigiu fragilidades históricas e se o sistema apresenta inconsistências de dados que comprometem a correta aplicação desses recursos públicos e a segurança jurídica das políticas agrárias.</w:t>
            </w:r>
          </w:p>
          <w:p w14:paraId="545F6C5D" w14:textId="79F510E6" w:rsidR="00B92195" w:rsidRPr="007B3FDD" w:rsidRDefault="00B92195" w:rsidP="009D4619">
            <w:pPr>
              <w:rPr>
                <w:bCs/>
                <w:sz w:val="20"/>
                <w:szCs w:val="20"/>
              </w:rPr>
            </w:pPr>
            <w:r w:rsidRPr="007B3FDD">
              <w:rPr>
                <w:b/>
                <w:sz w:val="20"/>
                <w:szCs w:val="20"/>
              </w:rPr>
              <w:t>Quais os benefícios esperados?</w:t>
            </w:r>
            <w:r w:rsidRPr="007B3FDD">
              <w:rPr>
                <w:bCs/>
                <w:sz w:val="20"/>
                <w:szCs w:val="20"/>
              </w:rPr>
              <w:t xml:space="preserve"> </w:t>
            </w:r>
          </w:p>
          <w:p w14:paraId="31E92ED9" w14:textId="1502135B" w:rsidR="00130F18" w:rsidRPr="007B3FDD" w:rsidRDefault="00E65341" w:rsidP="009D4619">
            <w:pPr>
              <w:rPr>
                <w:bCs/>
                <w:sz w:val="20"/>
                <w:szCs w:val="20"/>
              </w:rPr>
            </w:pPr>
            <w:r w:rsidRPr="007B3FDD">
              <w:rPr>
                <w:bCs/>
                <w:sz w:val="20"/>
                <w:szCs w:val="20"/>
              </w:rPr>
              <w:t xml:space="preserve">Espera-se que a implementação das propostas promova </w:t>
            </w:r>
            <w:r w:rsidR="0060219B">
              <w:rPr>
                <w:bCs/>
                <w:sz w:val="20"/>
                <w:szCs w:val="20"/>
              </w:rPr>
              <w:t>a melhoria na qualidade dos dados</w:t>
            </w:r>
            <w:r w:rsidR="0048742F">
              <w:rPr>
                <w:bCs/>
                <w:sz w:val="20"/>
                <w:szCs w:val="20"/>
              </w:rPr>
              <w:t xml:space="preserve"> do CAF</w:t>
            </w:r>
            <w:r w:rsidR="0060219B">
              <w:rPr>
                <w:bCs/>
                <w:sz w:val="20"/>
                <w:szCs w:val="20"/>
              </w:rPr>
              <w:t xml:space="preserve"> e aumente, assim, </w:t>
            </w:r>
            <w:r w:rsidRPr="007B3FDD">
              <w:rPr>
                <w:bCs/>
                <w:sz w:val="20"/>
                <w:szCs w:val="20"/>
              </w:rPr>
              <w:t xml:space="preserve">a confiabilidade do cadastro, </w:t>
            </w:r>
            <w:r w:rsidR="00796F40">
              <w:rPr>
                <w:bCs/>
                <w:sz w:val="20"/>
                <w:szCs w:val="20"/>
              </w:rPr>
              <w:t xml:space="preserve">de forma a contribuir para </w:t>
            </w:r>
            <w:r w:rsidRPr="007B3FDD">
              <w:rPr>
                <w:bCs/>
                <w:sz w:val="20"/>
                <w:szCs w:val="20"/>
              </w:rPr>
              <w:t>que os recursos do Pronaf, PAA e PNAE alcancem exclusivamente o público-alvo definido em lei. Almeja-se, ainda, a redução significativa de erros na base de dados, a detecção automatizada de inconsistências, o saneamento do passivo histórico e a modernização da governança de dados do MDA, garantindo maior eficiência, transparência e segurança jurídica às políticas de desenvolvimento agrário.</w:t>
            </w:r>
          </w:p>
        </w:tc>
        <w:tc>
          <w:tcPr>
            <w:tcW w:w="6095" w:type="dxa"/>
          </w:tcPr>
          <w:p w14:paraId="3D67B800" w14:textId="13F32409" w:rsidR="00135FE3" w:rsidRPr="007B3FDD" w:rsidRDefault="00FB3B25" w:rsidP="009D4619">
            <w:pPr>
              <w:jc w:val="center"/>
              <w:rPr>
                <w:b/>
                <w:sz w:val="20"/>
                <w:szCs w:val="20"/>
              </w:rPr>
            </w:pPr>
            <w:r w:rsidRPr="007B3FDD">
              <w:rPr>
                <w:b/>
                <w:sz w:val="20"/>
                <w:szCs w:val="20"/>
              </w:rPr>
              <w:t>Auditoria n</w:t>
            </w:r>
            <w:r w:rsidR="00681D33" w:rsidRPr="007B3FDD">
              <w:rPr>
                <w:b/>
                <w:sz w:val="20"/>
                <w:szCs w:val="20"/>
              </w:rPr>
              <w:t xml:space="preserve">a base </w:t>
            </w:r>
            <w:r w:rsidR="008578E6" w:rsidRPr="007B3FDD">
              <w:rPr>
                <w:b/>
                <w:sz w:val="20"/>
                <w:szCs w:val="20"/>
              </w:rPr>
              <w:t xml:space="preserve">do </w:t>
            </w:r>
            <w:r w:rsidRPr="007B3FDD">
              <w:rPr>
                <w:b/>
                <w:sz w:val="20"/>
                <w:szCs w:val="20"/>
              </w:rPr>
              <w:t>Cadastro da Agricultura Familiar</w:t>
            </w:r>
          </w:p>
          <w:p w14:paraId="6F5AE9F9" w14:textId="5BF2BA49" w:rsidR="006635A5" w:rsidRPr="007B3FDD" w:rsidRDefault="00B56732" w:rsidP="009D4619">
            <w:pPr>
              <w:rPr>
                <w:b/>
                <w:sz w:val="20"/>
                <w:szCs w:val="20"/>
              </w:rPr>
            </w:pPr>
            <w:r w:rsidRPr="007B3FDD">
              <w:rPr>
                <w:b/>
                <w:sz w:val="20"/>
                <w:szCs w:val="20"/>
              </w:rPr>
              <w:t xml:space="preserve">A auditoria operacional realizada no CAF revelou um cenário de </w:t>
            </w:r>
            <w:r w:rsidR="0060219B">
              <w:rPr>
                <w:b/>
                <w:sz w:val="20"/>
                <w:szCs w:val="20"/>
              </w:rPr>
              <w:t>baixa maturidade</w:t>
            </w:r>
            <w:r w:rsidRPr="007B3FDD">
              <w:rPr>
                <w:b/>
                <w:sz w:val="20"/>
                <w:szCs w:val="20"/>
              </w:rPr>
              <w:t xml:space="preserve"> na governança de dados</w:t>
            </w:r>
            <w:r w:rsidR="005970DB" w:rsidRPr="007B3FDD">
              <w:rPr>
                <w:b/>
                <w:sz w:val="20"/>
                <w:szCs w:val="20"/>
              </w:rPr>
              <w:t xml:space="preserve"> do Cadastro</w:t>
            </w:r>
            <w:r w:rsidRPr="007B3FDD">
              <w:rPr>
                <w:b/>
                <w:sz w:val="20"/>
                <w:szCs w:val="20"/>
              </w:rPr>
              <w:t xml:space="preserve">, evidenciando deficiências na validação documental, na integridade cartográfica, na qualidade dos registros cadastrais e </w:t>
            </w:r>
            <w:r w:rsidR="005970DB" w:rsidRPr="007B3FDD">
              <w:rPr>
                <w:b/>
                <w:sz w:val="20"/>
                <w:szCs w:val="20"/>
              </w:rPr>
              <w:t>no dicionário de dados</w:t>
            </w:r>
            <w:r w:rsidRPr="007B3FDD">
              <w:rPr>
                <w:b/>
                <w:sz w:val="20"/>
                <w:szCs w:val="20"/>
              </w:rPr>
              <w:t xml:space="preserve"> do sistema, o que</w:t>
            </w:r>
            <w:r w:rsidR="005970DB" w:rsidRPr="007B3FDD">
              <w:rPr>
                <w:b/>
                <w:sz w:val="20"/>
                <w:szCs w:val="20"/>
              </w:rPr>
              <w:t xml:space="preserve"> pode</w:t>
            </w:r>
            <w:r w:rsidRPr="007B3FDD">
              <w:rPr>
                <w:b/>
                <w:sz w:val="20"/>
                <w:szCs w:val="20"/>
              </w:rPr>
              <w:t xml:space="preserve"> compromete</w:t>
            </w:r>
            <w:r w:rsidR="005970DB" w:rsidRPr="007B3FDD">
              <w:rPr>
                <w:b/>
                <w:sz w:val="20"/>
                <w:szCs w:val="20"/>
              </w:rPr>
              <w:t>r</w:t>
            </w:r>
            <w:r w:rsidRPr="007B3FDD">
              <w:rPr>
                <w:b/>
                <w:sz w:val="20"/>
                <w:szCs w:val="20"/>
              </w:rPr>
              <w:t xml:space="preserve"> a </w:t>
            </w:r>
            <w:r w:rsidR="0060219B">
              <w:rPr>
                <w:b/>
                <w:sz w:val="20"/>
                <w:szCs w:val="20"/>
              </w:rPr>
              <w:t>conformidade</w:t>
            </w:r>
            <w:r w:rsidR="0060219B" w:rsidRPr="007B3FDD">
              <w:rPr>
                <w:b/>
                <w:sz w:val="20"/>
                <w:szCs w:val="20"/>
              </w:rPr>
              <w:t xml:space="preserve"> </w:t>
            </w:r>
            <w:r w:rsidRPr="007B3FDD">
              <w:rPr>
                <w:b/>
                <w:sz w:val="20"/>
                <w:szCs w:val="20"/>
              </w:rPr>
              <w:t>do acesso às principais políticas públicas agrárias do país.</w:t>
            </w:r>
          </w:p>
          <w:p w14:paraId="3BB2B19C" w14:textId="3374C020" w:rsidR="00415A6B" w:rsidRPr="007B3FDD" w:rsidRDefault="00415A6B" w:rsidP="009D4619">
            <w:pPr>
              <w:rPr>
                <w:b/>
                <w:sz w:val="20"/>
                <w:szCs w:val="20"/>
              </w:rPr>
            </w:pPr>
            <w:r w:rsidRPr="007B3FDD">
              <w:rPr>
                <w:b/>
                <w:sz w:val="20"/>
                <w:szCs w:val="20"/>
              </w:rPr>
              <w:t>O que o TCU fiscalizou?</w:t>
            </w:r>
          </w:p>
          <w:p w14:paraId="02EE553D" w14:textId="77777777" w:rsidR="008578E6" w:rsidRPr="007B3FDD" w:rsidRDefault="00E65341" w:rsidP="009D4619">
            <w:pPr>
              <w:rPr>
                <w:bCs/>
                <w:sz w:val="20"/>
                <w:szCs w:val="20"/>
              </w:rPr>
            </w:pPr>
            <w:r w:rsidRPr="007B3FDD">
              <w:rPr>
                <w:bCs/>
                <w:sz w:val="20"/>
                <w:szCs w:val="20"/>
              </w:rPr>
              <w:t xml:space="preserve">O </w:t>
            </w:r>
            <w:r w:rsidR="008578E6" w:rsidRPr="007B3FDD">
              <w:rPr>
                <w:bCs/>
                <w:sz w:val="20"/>
                <w:szCs w:val="20"/>
              </w:rPr>
              <w:t>TCU</w:t>
            </w:r>
            <w:r w:rsidRPr="007B3FDD">
              <w:rPr>
                <w:bCs/>
                <w:sz w:val="20"/>
                <w:szCs w:val="20"/>
              </w:rPr>
              <w:t xml:space="preserve"> realizou auditoria operacional no CAF para avaliar a conformidade, integridade e confiabilidade dos dados armazenados. O trabalho focou na análise dos mecanismos de verificação de elegibilidade (regras de negócio), na qualidade dos dados cadastrais e cartográficos e na estrutura de governança de dados do CAF. Foram utilizadas técnicas de análise de dados massiva, inteligência artificial e cruzamento com bases oficiais (Receita Federal, Sisobi e Incra) para testar a robustez do cadastro que abrange 3,3 milhões de unidades familiares.</w:t>
            </w:r>
            <w:r w:rsidR="006341F6" w:rsidRPr="007B3FDD">
              <w:rPr>
                <w:bCs/>
                <w:sz w:val="20"/>
                <w:szCs w:val="20"/>
              </w:rPr>
              <w:t xml:space="preserve"> </w:t>
            </w:r>
          </w:p>
          <w:p w14:paraId="66309BBB" w14:textId="40BF38AE" w:rsidR="00415A6B" w:rsidRPr="007B3FDD" w:rsidRDefault="00415A6B" w:rsidP="009D4619">
            <w:pPr>
              <w:rPr>
                <w:b/>
                <w:sz w:val="20"/>
                <w:szCs w:val="20"/>
              </w:rPr>
            </w:pPr>
            <w:r w:rsidRPr="007B3FDD">
              <w:rPr>
                <w:b/>
                <w:sz w:val="20"/>
                <w:szCs w:val="20"/>
              </w:rPr>
              <w:t>O que o TCU encontrou?</w:t>
            </w:r>
          </w:p>
          <w:p w14:paraId="58B7271A" w14:textId="1EF72BB9" w:rsidR="00E65341" w:rsidRPr="007B3FDD" w:rsidRDefault="00E65341" w:rsidP="009D4619">
            <w:pPr>
              <w:rPr>
                <w:bCs/>
                <w:sz w:val="20"/>
                <w:szCs w:val="20"/>
              </w:rPr>
            </w:pPr>
            <w:r w:rsidRPr="007B3FDD">
              <w:rPr>
                <w:bCs/>
                <w:sz w:val="20"/>
                <w:szCs w:val="20"/>
              </w:rPr>
              <w:t>Quanto à documentação, identificou-se que 27,1% dos documentos são semanticamente inadequados para comprovar elegibilidade, com dependência de validação manual</w:t>
            </w:r>
            <w:r w:rsidR="0080554D" w:rsidRPr="007B3FDD">
              <w:rPr>
                <w:bCs/>
                <w:sz w:val="20"/>
                <w:szCs w:val="20"/>
              </w:rPr>
              <w:t>,</w:t>
            </w:r>
            <w:r w:rsidRPr="007B3FDD">
              <w:rPr>
                <w:bCs/>
                <w:sz w:val="20"/>
                <w:szCs w:val="20"/>
              </w:rPr>
              <w:t xml:space="preserve"> sem verificação automatizada robusta. No aspecto cartográfico, constatou-se </w:t>
            </w:r>
            <w:r w:rsidR="0090067D">
              <w:rPr>
                <w:bCs/>
                <w:sz w:val="20"/>
                <w:szCs w:val="20"/>
              </w:rPr>
              <w:t>redu</w:t>
            </w:r>
            <w:r w:rsidRPr="007B3FDD">
              <w:rPr>
                <w:bCs/>
                <w:sz w:val="20"/>
                <w:szCs w:val="20"/>
              </w:rPr>
              <w:t>ção da qualidade geoespacial: a migração para o CAF 3.0 elevou a taxa de erros cartográficos em 40,6%, com duplicações espaciais s</w:t>
            </w:r>
            <w:r w:rsidR="00216916">
              <w:rPr>
                <w:bCs/>
                <w:sz w:val="20"/>
                <w:szCs w:val="20"/>
              </w:rPr>
              <w:t>ignificativas</w:t>
            </w:r>
            <w:r w:rsidRPr="007B3FDD">
              <w:rPr>
                <w:bCs/>
                <w:sz w:val="20"/>
                <w:szCs w:val="20"/>
              </w:rPr>
              <w:t xml:space="preserve"> e municípios cuja área cadastrada supera a extensão territorial oficial. Em relação à qualidade cadastral, foram detectados responsáveis falecidos, menores de idade, 90,62% de e-mails fictícios, 93,7% de CEPs genéricos, 907 registros com renda anual superior a R$ 1 milhão e 39 pessoas jurídicas com CNAE</w:t>
            </w:r>
            <w:r w:rsidR="0060219B">
              <w:rPr>
                <w:bCs/>
                <w:sz w:val="20"/>
                <w:szCs w:val="20"/>
              </w:rPr>
              <w:t>s</w:t>
            </w:r>
            <w:r w:rsidRPr="007B3FDD">
              <w:rPr>
                <w:bCs/>
                <w:sz w:val="20"/>
                <w:szCs w:val="20"/>
              </w:rPr>
              <w:t xml:space="preserve"> incompatíve</w:t>
            </w:r>
            <w:r w:rsidR="006D2F16">
              <w:rPr>
                <w:bCs/>
                <w:sz w:val="20"/>
                <w:szCs w:val="20"/>
              </w:rPr>
              <w:t>is com os requisitos legais do cadastro</w:t>
            </w:r>
            <w:r w:rsidRPr="007B3FDD">
              <w:rPr>
                <w:bCs/>
                <w:sz w:val="20"/>
                <w:szCs w:val="20"/>
              </w:rPr>
              <w:t>. Por fim, verificou-se que 94,1% das descrições do dicionário</w:t>
            </w:r>
            <w:r w:rsidR="007A6346">
              <w:rPr>
                <w:bCs/>
                <w:sz w:val="20"/>
                <w:szCs w:val="20"/>
              </w:rPr>
              <w:t xml:space="preserve"> de dados do </w:t>
            </w:r>
            <w:r w:rsidR="00C563B1">
              <w:rPr>
                <w:bCs/>
                <w:sz w:val="20"/>
                <w:szCs w:val="20"/>
              </w:rPr>
              <w:t>cadastro</w:t>
            </w:r>
            <w:r w:rsidRPr="007B3FDD">
              <w:rPr>
                <w:bCs/>
                <w:sz w:val="20"/>
                <w:szCs w:val="20"/>
              </w:rPr>
              <w:t xml:space="preserve"> são inadequadas, 84% dos campos numéricos não informam unidade de medida e 92% dos campos temporais são ambíguos, </w:t>
            </w:r>
            <w:r w:rsidR="00C563B1">
              <w:rPr>
                <w:bCs/>
                <w:sz w:val="20"/>
                <w:szCs w:val="20"/>
              </w:rPr>
              <w:t>dificulta</w:t>
            </w:r>
            <w:r w:rsidRPr="007B3FDD">
              <w:rPr>
                <w:bCs/>
                <w:sz w:val="20"/>
                <w:szCs w:val="20"/>
              </w:rPr>
              <w:t>ndo a auditabilidade e a transparência do sistema.</w:t>
            </w:r>
          </w:p>
          <w:p w14:paraId="5D48D21B" w14:textId="0B552BE8" w:rsidR="00E65341" w:rsidRPr="007B3FDD" w:rsidRDefault="00331FA7" w:rsidP="00E65341">
            <w:pPr>
              <w:rPr>
                <w:b/>
                <w:sz w:val="20"/>
                <w:szCs w:val="20"/>
              </w:rPr>
            </w:pPr>
            <w:r>
              <w:rPr>
                <w:b/>
                <w:sz w:val="20"/>
                <w:szCs w:val="20"/>
              </w:rPr>
              <w:t>Quais as propostas de encaminhamento</w:t>
            </w:r>
            <w:r w:rsidR="00E65341" w:rsidRPr="007B3FDD">
              <w:rPr>
                <w:b/>
                <w:sz w:val="20"/>
                <w:szCs w:val="20"/>
              </w:rPr>
              <w:t>?</w:t>
            </w:r>
          </w:p>
          <w:p w14:paraId="2D497EEA" w14:textId="23651EC1" w:rsidR="00E65341" w:rsidRPr="007B3FDD" w:rsidRDefault="001A7D95" w:rsidP="00E65341">
            <w:pPr>
              <w:rPr>
                <w:bCs/>
                <w:sz w:val="20"/>
                <w:szCs w:val="20"/>
              </w:rPr>
            </w:pPr>
            <w:r>
              <w:rPr>
                <w:bCs/>
                <w:sz w:val="20"/>
                <w:szCs w:val="20"/>
              </w:rPr>
              <w:t>As propostas envolvem</w:t>
            </w:r>
            <w:r w:rsidR="00226643" w:rsidRPr="007B3FDD">
              <w:rPr>
                <w:bCs/>
                <w:sz w:val="20"/>
                <w:szCs w:val="20"/>
              </w:rPr>
              <w:t xml:space="preserve"> determinação</w:t>
            </w:r>
            <w:r w:rsidR="00E65341" w:rsidRPr="007B3FDD">
              <w:rPr>
                <w:bCs/>
                <w:sz w:val="20"/>
                <w:szCs w:val="20"/>
              </w:rPr>
              <w:t xml:space="preserve"> </w:t>
            </w:r>
            <w:r w:rsidR="00226643" w:rsidRPr="007B3FDD">
              <w:rPr>
                <w:bCs/>
                <w:sz w:val="20"/>
                <w:szCs w:val="20"/>
              </w:rPr>
              <w:t>a</w:t>
            </w:r>
            <w:r w:rsidR="00E65341" w:rsidRPr="007B3FDD">
              <w:rPr>
                <w:bCs/>
                <w:sz w:val="20"/>
                <w:szCs w:val="20"/>
              </w:rPr>
              <w:t>o MDA</w:t>
            </w:r>
            <w:r w:rsidR="00226643" w:rsidRPr="007B3FDD">
              <w:rPr>
                <w:bCs/>
                <w:sz w:val="20"/>
                <w:szCs w:val="20"/>
              </w:rPr>
              <w:t xml:space="preserve"> para que</w:t>
            </w:r>
            <w:r w:rsidR="00E65341" w:rsidRPr="007B3FDD">
              <w:rPr>
                <w:bCs/>
                <w:sz w:val="20"/>
                <w:szCs w:val="20"/>
              </w:rPr>
              <w:t xml:space="preserve"> elabore plano</w:t>
            </w:r>
            <w:r w:rsidR="00E34353" w:rsidRPr="007B3FDD">
              <w:rPr>
                <w:bCs/>
                <w:sz w:val="20"/>
                <w:szCs w:val="20"/>
              </w:rPr>
              <w:t xml:space="preserve"> </w:t>
            </w:r>
            <w:r w:rsidR="00AA7C61">
              <w:rPr>
                <w:bCs/>
                <w:sz w:val="20"/>
                <w:szCs w:val="20"/>
              </w:rPr>
              <w:t>de</w:t>
            </w:r>
            <w:r w:rsidR="00E65341" w:rsidRPr="007B3FDD">
              <w:rPr>
                <w:bCs/>
                <w:sz w:val="20"/>
                <w:szCs w:val="20"/>
              </w:rPr>
              <w:t xml:space="preserve"> aç</w:t>
            </w:r>
            <w:r w:rsidR="00AA7C61">
              <w:rPr>
                <w:bCs/>
                <w:sz w:val="20"/>
                <w:szCs w:val="20"/>
              </w:rPr>
              <w:t>ão</w:t>
            </w:r>
            <w:r w:rsidR="00E65341" w:rsidRPr="007B3FDD">
              <w:rPr>
                <w:bCs/>
                <w:sz w:val="20"/>
                <w:szCs w:val="20"/>
              </w:rPr>
              <w:t xml:space="preserve"> para</w:t>
            </w:r>
            <w:r w:rsidR="00D2311A" w:rsidRPr="007B3FDD">
              <w:rPr>
                <w:bCs/>
                <w:sz w:val="20"/>
                <w:szCs w:val="20"/>
              </w:rPr>
              <w:t xml:space="preserve"> que sejam avaliadas</w:t>
            </w:r>
            <w:r w:rsidR="00E65341" w:rsidRPr="007B3FDD">
              <w:rPr>
                <w:bCs/>
                <w:sz w:val="20"/>
                <w:szCs w:val="20"/>
              </w:rPr>
              <w:t xml:space="preserve"> as falhas identificadas,</w:t>
            </w:r>
            <w:r w:rsidR="00D2311A" w:rsidRPr="007B3FDD">
              <w:rPr>
                <w:bCs/>
                <w:sz w:val="20"/>
                <w:szCs w:val="20"/>
              </w:rPr>
              <w:t xml:space="preserve"> e, uma vez confirmadas, </w:t>
            </w:r>
            <w:r w:rsidR="00AE708E" w:rsidRPr="007B3FDD">
              <w:rPr>
                <w:bCs/>
                <w:sz w:val="20"/>
                <w:szCs w:val="20"/>
              </w:rPr>
              <w:t>adote as medidas de saneamento,</w:t>
            </w:r>
            <w:r w:rsidR="00E65341" w:rsidRPr="007B3FDD">
              <w:rPr>
                <w:bCs/>
                <w:sz w:val="20"/>
                <w:szCs w:val="20"/>
              </w:rPr>
              <w:t xml:space="preserve"> abrangendo: documentos inadequados e com baixa resolução, divergências de área, passivo histórico de erros cartográficos, registros de responsáveis falecidos e menores, dados de contato fictícios, inconsistências de renda e de natureza jurídica de pessoas jurídicas, e deficiências no dicionário de dados. </w:t>
            </w:r>
          </w:p>
          <w:p w14:paraId="52078CB3" w14:textId="2B8B65A1" w:rsidR="00E65341" w:rsidRPr="007B3FDD" w:rsidRDefault="00A71BB6" w:rsidP="00E65341">
            <w:pPr>
              <w:rPr>
                <w:bCs/>
                <w:sz w:val="20"/>
                <w:szCs w:val="20"/>
              </w:rPr>
            </w:pPr>
            <w:r>
              <w:rPr>
                <w:bCs/>
                <w:sz w:val="20"/>
                <w:szCs w:val="20"/>
              </w:rPr>
              <w:t>Há</w:t>
            </w:r>
            <w:r w:rsidR="00E65341" w:rsidRPr="007B3FDD">
              <w:rPr>
                <w:bCs/>
                <w:sz w:val="20"/>
                <w:szCs w:val="20"/>
              </w:rPr>
              <w:t>, ainda,</w:t>
            </w:r>
            <w:r>
              <w:rPr>
                <w:bCs/>
                <w:sz w:val="20"/>
                <w:szCs w:val="20"/>
              </w:rPr>
              <w:t xml:space="preserve"> proposta</w:t>
            </w:r>
            <w:r w:rsidR="00AF5060">
              <w:rPr>
                <w:bCs/>
                <w:sz w:val="20"/>
                <w:szCs w:val="20"/>
              </w:rPr>
              <w:t>s</w:t>
            </w:r>
            <w:r>
              <w:rPr>
                <w:bCs/>
                <w:sz w:val="20"/>
                <w:szCs w:val="20"/>
              </w:rPr>
              <w:t xml:space="preserve"> de recomendação para</w:t>
            </w:r>
            <w:r w:rsidR="00E65341" w:rsidRPr="007B3FDD">
              <w:rPr>
                <w:bCs/>
                <w:sz w:val="20"/>
                <w:szCs w:val="20"/>
              </w:rPr>
              <w:t xml:space="preserve"> que o MDA padronize os procedimentos de cadastramento e validação pela rede de cadastradores; implemente controles automatizados em campos críticos (documentos, coordenadas, dados civis, renda e contato); </w:t>
            </w:r>
            <w:r w:rsidR="004D1ACA" w:rsidRPr="007B3FDD">
              <w:rPr>
                <w:bCs/>
                <w:sz w:val="20"/>
                <w:szCs w:val="20"/>
              </w:rPr>
              <w:t xml:space="preserve">promova a </w:t>
            </w:r>
            <w:r w:rsidR="00E65341" w:rsidRPr="007B3FDD">
              <w:rPr>
                <w:bCs/>
                <w:sz w:val="20"/>
                <w:szCs w:val="20"/>
              </w:rPr>
              <w:t>inte</w:t>
            </w:r>
            <w:r w:rsidR="004D1ACA" w:rsidRPr="007B3FDD">
              <w:rPr>
                <w:bCs/>
                <w:sz w:val="20"/>
                <w:szCs w:val="20"/>
              </w:rPr>
              <w:t>roperabilidade</w:t>
            </w:r>
            <w:r w:rsidR="00E65341" w:rsidRPr="007B3FDD">
              <w:rPr>
                <w:bCs/>
                <w:sz w:val="20"/>
                <w:szCs w:val="20"/>
              </w:rPr>
              <w:t xml:space="preserve"> </w:t>
            </w:r>
            <w:r w:rsidR="004D1ACA" w:rsidRPr="007B3FDD">
              <w:rPr>
                <w:bCs/>
                <w:sz w:val="20"/>
                <w:szCs w:val="20"/>
              </w:rPr>
              <w:t>d</w:t>
            </w:r>
            <w:r w:rsidR="00E65341" w:rsidRPr="007B3FDD">
              <w:rPr>
                <w:bCs/>
                <w:sz w:val="20"/>
                <w:szCs w:val="20"/>
              </w:rPr>
              <w:t xml:space="preserve">o CAF com bases </w:t>
            </w:r>
            <w:r w:rsidR="001353EA" w:rsidRPr="007B3FDD">
              <w:rPr>
                <w:bCs/>
                <w:sz w:val="20"/>
                <w:szCs w:val="20"/>
              </w:rPr>
              <w:t xml:space="preserve">de dados </w:t>
            </w:r>
            <w:r w:rsidR="00E65341" w:rsidRPr="007B3FDD">
              <w:rPr>
                <w:bCs/>
                <w:sz w:val="20"/>
                <w:szCs w:val="20"/>
              </w:rPr>
              <w:t>oficiais para detecção tempestiva de anomalias; aprimore a gestão de mudanças para prevenir regressões de qualidade</w:t>
            </w:r>
            <w:r w:rsidR="009A2C58" w:rsidRPr="007B3FDD">
              <w:rPr>
                <w:bCs/>
                <w:sz w:val="20"/>
                <w:szCs w:val="20"/>
              </w:rPr>
              <w:t xml:space="preserve"> do sistema</w:t>
            </w:r>
            <w:r w:rsidR="00E65341" w:rsidRPr="007B3FDD">
              <w:rPr>
                <w:bCs/>
                <w:sz w:val="20"/>
                <w:szCs w:val="20"/>
              </w:rPr>
              <w:t>; crie painéis de monitoramento contínuo com indicadores de qualidade cadastral; e aperfeiçoe a gestão de metadados com definições semânticas claras e papéis formais de responsabilidade sobre os dados.</w:t>
            </w:r>
          </w:p>
          <w:p w14:paraId="59B7047C" w14:textId="14F82185" w:rsidR="00415A6B" w:rsidRPr="007B3FDD" w:rsidRDefault="00415A6B" w:rsidP="009D4619">
            <w:pPr>
              <w:rPr>
                <w:b/>
                <w:sz w:val="20"/>
                <w:szCs w:val="20"/>
              </w:rPr>
            </w:pPr>
          </w:p>
        </w:tc>
      </w:tr>
    </w:tbl>
    <w:sdt>
      <w:sdtPr>
        <w:rPr>
          <w:rFonts w:eastAsiaTheme="minorEastAsia"/>
          <w:b w:val="0"/>
          <w:sz w:val="24"/>
          <w:szCs w:val="24"/>
          <w:lang w:eastAsia="en-US"/>
        </w:rPr>
        <w:id w:val="1858992145"/>
        <w:docPartObj>
          <w:docPartGallery w:val="Table of Contents"/>
          <w:docPartUnique/>
        </w:docPartObj>
      </w:sdtPr>
      <w:sdtContent>
        <w:p w14:paraId="2222A9B8" w14:textId="265F770C" w:rsidR="00C615F6" w:rsidRPr="007B3FDD" w:rsidRDefault="00C615F6" w:rsidP="009D4619">
          <w:pPr>
            <w:pStyle w:val="CabealhodoSumrio"/>
            <w:jc w:val="center"/>
            <w:rPr>
              <w:sz w:val="22"/>
              <w:szCs w:val="22"/>
            </w:rPr>
          </w:pPr>
          <w:r w:rsidRPr="007B3FDD">
            <w:rPr>
              <w:sz w:val="22"/>
              <w:szCs w:val="22"/>
            </w:rPr>
            <w:t>Sumário</w:t>
          </w:r>
        </w:p>
        <w:p w14:paraId="79789BA7" w14:textId="0322B6B4" w:rsidR="005F2489" w:rsidRDefault="007C0571">
          <w:pPr>
            <w:pStyle w:val="Sumrio1"/>
            <w:rPr>
              <w:rFonts w:asciiTheme="minorHAnsi" w:eastAsiaTheme="minorEastAsia" w:hAnsiTheme="minorHAnsi" w:cstheme="minorBidi"/>
              <w:noProof/>
              <w:kern w:val="2"/>
              <w:lang w:eastAsia="pt-BR"/>
              <w14:ligatures w14:val="standardContextual"/>
            </w:rPr>
          </w:pPr>
          <w:r>
            <w:rPr>
              <w:sz w:val="22"/>
              <w:szCs w:val="22"/>
            </w:rPr>
            <w:fldChar w:fldCharType="begin"/>
          </w:r>
          <w:r>
            <w:rPr>
              <w:sz w:val="22"/>
              <w:szCs w:val="22"/>
            </w:rPr>
            <w:instrText xml:space="preserve"> TOC \o "1-1" \h \z \u </w:instrText>
          </w:r>
          <w:r>
            <w:rPr>
              <w:sz w:val="22"/>
              <w:szCs w:val="22"/>
            </w:rPr>
            <w:fldChar w:fldCharType="separate"/>
          </w:r>
          <w:hyperlink w:anchor="_Toc225527032" w:history="1">
            <w:r w:rsidR="005F2489" w:rsidRPr="002D6E92">
              <w:rPr>
                <w:rStyle w:val="Hyperlink"/>
              </w:rPr>
              <w:t>1.</w:t>
            </w:r>
            <w:r w:rsidR="005F2489">
              <w:rPr>
                <w:rFonts w:asciiTheme="minorHAnsi" w:eastAsiaTheme="minorEastAsia" w:hAnsiTheme="minorHAnsi" w:cstheme="minorBidi"/>
                <w:noProof/>
                <w:kern w:val="2"/>
                <w:lang w:eastAsia="pt-BR"/>
                <w14:ligatures w14:val="standardContextual"/>
              </w:rPr>
              <w:tab/>
            </w:r>
            <w:r w:rsidR="005F2489" w:rsidRPr="002D6E92">
              <w:rPr>
                <w:rStyle w:val="Hyperlink"/>
              </w:rPr>
              <w:t>Introdução</w:t>
            </w:r>
            <w:r w:rsidR="005F2489">
              <w:rPr>
                <w:noProof/>
                <w:webHidden/>
              </w:rPr>
              <w:tab/>
            </w:r>
            <w:r w:rsidR="005F2489">
              <w:rPr>
                <w:noProof/>
                <w:webHidden/>
              </w:rPr>
              <w:fldChar w:fldCharType="begin"/>
            </w:r>
            <w:r w:rsidR="005F2489">
              <w:rPr>
                <w:noProof/>
                <w:webHidden/>
              </w:rPr>
              <w:instrText xml:space="preserve"> PAGEREF _Toc225527032 \h </w:instrText>
            </w:r>
            <w:r w:rsidR="005F2489">
              <w:rPr>
                <w:noProof/>
                <w:webHidden/>
              </w:rPr>
            </w:r>
            <w:r w:rsidR="005F2489">
              <w:rPr>
                <w:noProof/>
                <w:webHidden/>
              </w:rPr>
              <w:fldChar w:fldCharType="separate"/>
            </w:r>
            <w:r w:rsidR="005F2489">
              <w:rPr>
                <w:noProof/>
                <w:webHidden/>
              </w:rPr>
              <w:t>7</w:t>
            </w:r>
            <w:r w:rsidR="005F2489">
              <w:rPr>
                <w:noProof/>
                <w:webHidden/>
              </w:rPr>
              <w:fldChar w:fldCharType="end"/>
            </w:r>
          </w:hyperlink>
        </w:p>
        <w:p w14:paraId="22F84C48" w14:textId="3C205F70"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33" w:history="1">
            <w:r w:rsidRPr="002D6E92">
              <w:rPr>
                <w:rStyle w:val="Hyperlink"/>
              </w:rPr>
              <w:t>2.</w:t>
            </w:r>
            <w:r>
              <w:rPr>
                <w:rFonts w:asciiTheme="minorHAnsi" w:eastAsiaTheme="minorEastAsia" w:hAnsiTheme="minorHAnsi" w:cstheme="minorBidi"/>
                <w:noProof/>
                <w:kern w:val="2"/>
                <w:lang w:eastAsia="pt-BR"/>
                <w14:ligatures w14:val="standardContextual"/>
              </w:rPr>
              <w:tab/>
            </w:r>
            <w:r w:rsidRPr="002D6E92">
              <w:rPr>
                <w:rStyle w:val="Hyperlink"/>
              </w:rPr>
              <w:t>Visão Geral do Objeto</w:t>
            </w:r>
            <w:r>
              <w:rPr>
                <w:noProof/>
                <w:webHidden/>
              </w:rPr>
              <w:tab/>
            </w:r>
            <w:r>
              <w:rPr>
                <w:noProof/>
                <w:webHidden/>
              </w:rPr>
              <w:fldChar w:fldCharType="begin"/>
            </w:r>
            <w:r>
              <w:rPr>
                <w:noProof/>
                <w:webHidden/>
              </w:rPr>
              <w:instrText xml:space="preserve"> PAGEREF _Toc225527033 \h </w:instrText>
            </w:r>
            <w:r>
              <w:rPr>
                <w:noProof/>
                <w:webHidden/>
              </w:rPr>
            </w:r>
            <w:r>
              <w:rPr>
                <w:noProof/>
                <w:webHidden/>
              </w:rPr>
              <w:fldChar w:fldCharType="separate"/>
            </w:r>
            <w:r>
              <w:rPr>
                <w:noProof/>
                <w:webHidden/>
              </w:rPr>
              <w:t>8</w:t>
            </w:r>
            <w:r>
              <w:rPr>
                <w:noProof/>
                <w:webHidden/>
              </w:rPr>
              <w:fldChar w:fldCharType="end"/>
            </w:r>
          </w:hyperlink>
        </w:p>
        <w:p w14:paraId="2A932E50" w14:textId="5498DF14"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34" w:history="1">
            <w:r w:rsidRPr="002D6E92">
              <w:rPr>
                <w:rStyle w:val="Hyperlink"/>
              </w:rPr>
              <w:t>3.</w:t>
            </w:r>
            <w:r>
              <w:rPr>
                <w:rFonts w:asciiTheme="minorHAnsi" w:eastAsiaTheme="minorEastAsia" w:hAnsiTheme="minorHAnsi" w:cstheme="minorBidi"/>
                <w:noProof/>
                <w:kern w:val="2"/>
                <w:lang w:eastAsia="pt-BR"/>
                <w14:ligatures w14:val="standardContextual"/>
              </w:rPr>
              <w:tab/>
            </w:r>
            <w:r w:rsidRPr="002D6E92">
              <w:rPr>
                <w:rStyle w:val="Hyperlink"/>
              </w:rPr>
              <w:t>Achados de Auditoria</w:t>
            </w:r>
            <w:r>
              <w:rPr>
                <w:noProof/>
                <w:webHidden/>
              </w:rPr>
              <w:tab/>
            </w:r>
            <w:r>
              <w:rPr>
                <w:noProof/>
                <w:webHidden/>
              </w:rPr>
              <w:fldChar w:fldCharType="begin"/>
            </w:r>
            <w:r>
              <w:rPr>
                <w:noProof/>
                <w:webHidden/>
              </w:rPr>
              <w:instrText xml:space="preserve"> PAGEREF _Toc225527034 \h </w:instrText>
            </w:r>
            <w:r>
              <w:rPr>
                <w:noProof/>
                <w:webHidden/>
              </w:rPr>
            </w:r>
            <w:r>
              <w:rPr>
                <w:noProof/>
                <w:webHidden/>
              </w:rPr>
              <w:fldChar w:fldCharType="separate"/>
            </w:r>
            <w:r>
              <w:rPr>
                <w:noProof/>
                <w:webHidden/>
              </w:rPr>
              <w:t>10</w:t>
            </w:r>
            <w:r>
              <w:rPr>
                <w:noProof/>
                <w:webHidden/>
              </w:rPr>
              <w:fldChar w:fldCharType="end"/>
            </w:r>
          </w:hyperlink>
        </w:p>
        <w:p w14:paraId="6B6489D4" w14:textId="77BD9AEC"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35" w:history="1">
            <w:r w:rsidRPr="002D6E92">
              <w:rPr>
                <w:rStyle w:val="Hyperlink"/>
              </w:rPr>
              <w:t>4.</w:t>
            </w:r>
            <w:r>
              <w:rPr>
                <w:rFonts w:asciiTheme="minorHAnsi" w:eastAsiaTheme="minorEastAsia" w:hAnsiTheme="minorHAnsi" w:cstheme="minorBidi"/>
                <w:noProof/>
                <w:kern w:val="2"/>
                <w:lang w:eastAsia="pt-BR"/>
                <w14:ligatures w14:val="standardContextual"/>
              </w:rPr>
              <w:tab/>
            </w:r>
            <w:r w:rsidRPr="002D6E92">
              <w:rPr>
                <w:rStyle w:val="Hyperlink"/>
              </w:rPr>
              <w:t>Comentários dos Gestores</w:t>
            </w:r>
            <w:r>
              <w:rPr>
                <w:noProof/>
                <w:webHidden/>
              </w:rPr>
              <w:tab/>
            </w:r>
            <w:r>
              <w:rPr>
                <w:noProof/>
                <w:webHidden/>
              </w:rPr>
              <w:fldChar w:fldCharType="begin"/>
            </w:r>
            <w:r>
              <w:rPr>
                <w:noProof/>
                <w:webHidden/>
              </w:rPr>
              <w:instrText xml:space="preserve"> PAGEREF _Toc225527035 \h </w:instrText>
            </w:r>
            <w:r>
              <w:rPr>
                <w:noProof/>
                <w:webHidden/>
              </w:rPr>
            </w:r>
            <w:r>
              <w:rPr>
                <w:noProof/>
                <w:webHidden/>
              </w:rPr>
              <w:fldChar w:fldCharType="separate"/>
            </w:r>
            <w:r>
              <w:rPr>
                <w:noProof/>
                <w:webHidden/>
              </w:rPr>
              <w:t>38</w:t>
            </w:r>
            <w:r>
              <w:rPr>
                <w:noProof/>
                <w:webHidden/>
              </w:rPr>
              <w:fldChar w:fldCharType="end"/>
            </w:r>
          </w:hyperlink>
        </w:p>
        <w:p w14:paraId="0B0870E5" w14:textId="0A326934"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36" w:history="1">
            <w:r w:rsidRPr="002D6E92">
              <w:rPr>
                <w:rStyle w:val="Hyperlink"/>
              </w:rPr>
              <w:t>5.</w:t>
            </w:r>
            <w:r>
              <w:rPr>
                <w:rFonts w:asciiTheme="minorHAnsi" w:eastAsiaTheme="minorEastAsia" w:hAnsiTheme="minorHAnsi" w:cstheme="minorBidi"/>
                <w:noProof/>
                <w:kern w:val="2"/>
                <w:lang w:eastAsia="pt-BR"/>
                <w14:ligatures w14:val="standardContextual"/>
              </w:rPr>
              <w:tab/>
            </w:r>
            <w:r w:rsidRPr="002D6E92">
              <w:rPr>
                <w:rStyle w:val="Hyperlink"/>
              </w:rPr>
              <w:t>Conclusão</w:t>
            </w:r>
            <w:r>
              <w:rPr>
                <w:noProof/>
                <w:webHidden/>
              </w:rPr>
              <w:tab/>
            </w:r>
            <w:r>
              <w:rPr>
                <w:noProof/>
                <w:webHidden/>
              </w:rPr>
              <w:fldChar w:fldCharType="begin"/>
            </w:r>
            <w:r>
              <w:rPr>
                <w:noProof/>
                <w:webHidden/>
              </w:rPr>
              <w:instrText xml:space="preserve"> PAGEREF _Toc225527036 \h </w:instrText>
            </w:r>
            <w:r>
              <w:rPr>
                <w:noProof/>
                <w:webHidden/>
              </w:rPr>
            </w:r>
            <w:r>
              <w:rPr>
                <w:noProof/>
                <w:webHidden/>
              </w:rPr>
              <w:fldChar w:fldCharType="separate"/>
            </w:r>
            <w:r>
              <w:rPr>
                <w:noProof/>
                <w:webHidden/>
              </w:rPr>
              <w:t>39</w:t>
            </w:r>
            <w:r>
              <w:rPr>
                <w:noProof/>
                <w:webHidden/>
              </w:rPr>
              <w:fldChar w:fldCharType="end"/>
            </w:r>
          </w:hyperlink>
        </w:p>
        <w:p w14:paraId="5DDFC3CD" w14:textId="0B040E37"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37" w:history="1">
            <w:r w:rsidRPr="002D6E92">
              <w:rPr>
                <w:rStyle w:val="Hyperlink"/>
              </w:rPr>
              <w:t>6.</w:t>
            </w:r>
            <w:r>
              <w:rPr>
                <w:rFonts w:asciiTheme="minorHAnsi" w:eastAsiaTheme="minorEastAsia" w:hAnsiTheme="minorHAnsi" w:cstheme="minorBidi"/>
                <w:noProof/>
                <w:kern w:val="2"/>
                <w:lang w:eastAsia="pt-BR"/>
                <w14:ligatures w14:val="standardContextual"/>
              </w:rPr>
              <w:tab/>
            </w:r>
            <w:r w:rsidRPr="002D6E92">
              <w:rPr>
                <w:rStyle w:val="Hyperlink"/>
              </w:rPr>
              <w:t>Propostas de encaminhamento</w:t>
            </w:r>
            <w:r>
              <w:rPr>
                <w:noProof/>
                <w:webHidden/>
              </w:rPr>
              <w:tab/>
            </w:r>
            <w:r>
              <w:rPr>
                <w:noProof/>
                <w:webHidden/>
              </w:rPr>
              <w:fldChar w:fldCharType="begin"/>
            </w:r>
            <w:r>
              <w:rPr>
                <w:noProof/>
                <w:webHidden/>
              </w:rPr>
              <w:instrText xml:space="preserve"> PAGEREF _Toc225527037 \h </w:instrText>
            </w:r>
            <w:r>
              <w:rPr>
                <w:noProof/>
                <w:webHidden/>
              </w:rPr>
            </w:r>
            <w:r>
              <w:rPr>
                <w:noProof/>
                <w:webHidden/>
              </w:rPr>
              <w:fldChar w:fldCharType="separate"/>
            </w:r>
            <w:r>
              <w:rPr>
                <w:noProof/>
                <w:webHidden/>
              </w:rPr>
              <w:t>43</w:t>
            </w:r>
            <w:r>
              <w:rPr>
                <w:noProof/>
                <w:webHidden/>
              </w:rPr>
              <w:fldChar w:fldCharType="end"/>
            </w:r>
          </w:hyperlink>
        </w:p>
        <w:p w14:paraId="6C677BAB" w14:textId="22B4944F"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38" w:history="1">
            <w:r w:rsidRPr="002D6E92">
              <w:rPr>
                <w:rStyle w:val="Hyperlink"/>
              </w:rPr>
              <w:t>Apêndice I – Método</w:t>
            </w:r>
            <w:r>
              <w:rPr>
                <w:noProof/>
                <w:webHidden/>
              </w:rPr>
              <w:tab/>
            </w:r>
            <w:r>
              <w:rPr>
                <w:noProof/>
                <w:webHidden/>
              </w:rPr>
              <w:fldChar w:fldCharType="begin"/>
            </w:r>
            <w:r>
              <w:rPr>
                <w:noProof/>
                <w:webHidden/>
              </w:rPr>
              <w:instrText xml:space="preserve"> PAGEREF _Toc225527038 \h </w:instrText>
            </w:r>
            <w:r>
              <w:rPr>
                <w:noProof/>
                <w:webHidden/>
              </w:rPr>
            </w:r>
            <w:r>
              <w:rPr>
                <w:noProof/>
                <w:webHidden/>
              </w:rPr>
              <w:fldChar w:fldCharType="separate"/>
            </w:r>
            <w:r>
              <w:rPr>
                <w:noProof/>
                <w:webHidden/>
              </w:rPr>
              <w:t>46</w:t>
            </w:r>
            <w:r>
              <w:rPr>
                <w:noProof/>
                <w:webHidden/>
              </w:rPr>
              <w:fldChar w:fldCharType="end"/>
            </w:r>
          </w:hyperlink>
        </w:p>
        <w:p w14:paraId="5900340C" w14:textId="17B9212A"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39" w:history="1">
            <w:r w:rsidRPr="002D6E92">
              <w:rPr>
                <w:rStyle w:val="Hyperlink"/>
              </w:rPr>
              <w:t>Apêndice II – Metodologia Estatística</w:t>
            </w:r>
            <w:r>
              <w:rPr>
                <w:noProof/>
                <w:webHidden/>
              </w:rPr>
              <w:tab/>
            </w:r>
            <w:r>
              <w:rPr>
                <w:noProof/>
                <w:webHidden/>
              </w:rPr>
              <w:fldChar w:fldCharType="begin"/>
            </w:r>
            <w:r>
              <w:rPr>
                <w:noProof/>
                <w:webHidden/>
              </w:rPr>
              <w:instrText xml:space="preserve"> PAGEREF _Toc225527039 \h </w:instrText>
            </w:r>
            <w:r>
              <w:rPr>
                <w:noProof/>
                <w:webHidden/>
              </w:rPr>
            </w:r>
            <w:r>
              <w:rPr>
                <w:noProof/>
                <w:webHidden/>
              </w:rPr>
              <w:fldChar w:fldCharType="separate"/>
            </w:r>
            <w:r>
              <w:rPr>
                <w:noProof/>
                <w:webHidden/>
              </w:rPr>
              <w:t>51</w:t>
            </w:r>
            <w:r>
              <w:rPr>
                <w:noProof/>
                <w:webHidden/>
              </w:rPr>
              <w:fldChar w:fldCharType="end"/>
            </w:r>
          </w:hyperlink>
        </w:p>
        <w:p w14:paraId="77D9A3F8" w14:textId="31A03445"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40" w:history="1">
            <w:r w:rsidRPr="002D6E92">
              <w:rPr>
                <w:rStyle w:val="Hyperlink"/>
              </w:rPr>
              <w:t>Apêndice IIb – Metodologia Estatística da Análise Documental</w:t>
            </w:r>
            <w:r>
              <w:rPr>
                <w:noProof/>
                <w:webHidden/>
              </w:rPr>
              <w:tab/>
            </w:r>
            <w:r>
              <w:rPr>
                <w:noProof/>
                <w:webHidden/>
              </w:rPr>
              <w:fldChar w:fldCharType="begin"/>
            </w:r>
            <w:r>
              <w:rPr>
                <w:noProof/>
                <w:webHidden/>
              </w:rPr>
              <w:instrText xml:space="preserve"> PAGEREF _Toc225527040 \h </w:instrText>
            </w:r>
            <w:r>
              <w:rPr>
                <w:noProof/>
                <w:webHidden/>
              </w:rPr>
            </w:r>
            <w:r>
              <w:rPr>
                <w:noProof/>
                <w:webHidden/>
              </w:rPr>
              <w:fldChar w:fldCharType="separate"/>
            </w:r>
            <w:r>
              <w:rPr>
                <w:noProof/>
                <w:webHidden/>
              </w:rPr>
              <w:t>57</w:t>
            </w:r>
            <w:r>
              <w:rPr>
                <w:noProof/>
                <w:webHidden/>
              </w:rPr>
              <w:fldChar w:fldCharType="end"/>
            </w:r>
          </w:hyperlink>
        </w:p>
        <w:p w14:paraId="73746BB5" w14:textId="69DDDD00"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41" w:history="1">
            <w:r w:rsidRPr="002D6E92">
              <w:rPr>
                <w:rStyle w:val="Hyperlink"/>
              </w:rPr>
              <w:t>Apêndice III – Trabalhos Anteriores do TCU sobre o tema</w:t>
            </w:r>
            <w:r>
              <w:rPr>
                <w:noProof/>
                <w:webHidden/>
              </w:rPr>
              <w:tab/>
            </w:r>
            <w:r>
              <w:rPr>
                <w:noProof/>
                <w:webHidden/>
              </w:rPr>
              <w:fldChar w:fldCharType="begin"/>
            </w:r>
            <w:r>
              <w:rPr>
                <w:noProof/>
                <w:webHidden/>
              </w:rPr>
              <w:instrText xml:space="preserve"> PAGEREF _Toc225527041 \h </w:instrText>
            </w:r>
            <w:r>
              <w:rPr>
                <w:noProof/>
                <w:webHidden/>
              </w:rPr>
            </w:r>
            <w:r>
              <w:rPr>
                <w:noProof/>
                <w:webHidden/>
              </w:rPr>
              <w:fldChar w:fldCharType="separate"/>
            </w:r>
            <w:r>
              <w:rPr>
                <w:noProof/>
                <w:webHidden/>
              </w:rPr>
              <w:t>61</w:t>
            </w:r>
            <w:r>
              <w:rPr>
                <w:noProof/>
                <w:webHidden/>
              </w:rPr>
              <w:fldChar w:fldCharType="end"/>
            </w:r>
          </w:hyperlink>
        </w:p>
        <w:p w14:paraId="54550074" w14:textId="25FBFD2F"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42" w:history="1">
            <w:r w:rsidRPr="002D6E92">
              <w:rPr>
                <w:rStyle w:val="Hyperlink"/>
              </w:rPr>
              <w:t>Apêndice VI – Glossário</w:t>
            </w:r>
            <w:r>
              <w:rPr>
                <w:noProof/>
                <w:webHidden/>
              </w:rPr>
              <w:tab/>
            </w:r>
            <w:r>
              <w:rPr>
                <w:noProof/>
                <w:webHidden/>
              </w:rPr>
              <w:fldChar w:fldCharType="begin"/>
            </w:r>
            <w:r>
              <w:rPr>
                <w:noProof/>
                <w:webHidden/>
              </w:rPr>
              <w:instrText xml:space="preserve"> PAGEREF _Toc225527042 \h </w:instrText>
            </w:r>
            <w:r>
              <w:rPr>
                <w:noProof/>
                <w:webHidden/>
              </w:rPr>
            </w:r>
            <w:r>
              <w:rPr>
                <w:noProof/>
                <w:webHidden/>
              </w:rPr>
              <w:fldChar w:fldCharType="separate"/>
            </w:r>
            <w:r>
              <w:rPr>
                <w:noProof/>
                <w:webHidden/>
              </w:rPr>
              <w:t>65</w:t>
            </w:r>
            <w:r>
              <w:rPr>
                <w:noProof/>
                <w:webHidden/>
              </w:rPr>
              <w:fldChar w:fldCharType="end"/>
            </w:r>
          </w:hyperlink>
        </w:p>
        <w:p w14:paraId="5BFF4C2A" w14:textId="0215BC04"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43" w:history="1">
            <w:r w:rsidRPr="002D6E92">
              <w:rPr>
                <w:rStyle w:val="Hyperlink"/>
                <w:bCs/>
              </w:rPr>
              <w:t>Apêndice VII – Listas de Siglas, de Figuras e de Tabelas</w:t>
            </w:r>
            <w:r>
              <w:rPr>
                <w:noProof/>
                <w:webHidden/>
              </w:rPr>
              <w:tab/>
            </w:r>
            <w:r>
              <w:rPr>
                <w:noProof/>
                <w:webHidden/>
              </w:rPr>
              <w:fldChar w:fldCharType="begin"/>
            </w:r>
            <w:r>
              <w:rPr>
                <w:noProof/>
                <w:webHidden/>
              </w:rPr>
              <w:instrText xml:space="preserve"> PAGEREF _Toc225527043 \h </w:instrText>
            </w:r>
            <w:r>
              <w:rPr>
                <w:noProof/>
                <w:webHidden/>
              </w:rPr>
            </w:r>
            <w:r>
              <w:rPr>
                <w:noProof/>
                <w:webHidden/>
              </w:rPr>
              <w:fldChar w:fldCharType="separate"/>
            </w:r>
            <w:r>
              <w:rPr>
                <w:noProof/>
                <w:webHidden/>
              </w:rPr>
              <w:t>75</w:t>
            </w:r>
            <w:r>
              <w:rPr>
                <w:noProof/>
                <w:webHidden/>
              </w:rPr>
              <w:fldChar w:fldCharType="end"/>
            </w:r>
          </w:hyperlink>
        </w:p>
        <w:p w14:paraId="6C19C1EB" w14:textId="5A43BE7B" w:rsidR="005F2489" w:rsidRDefault="005F2489">
          <w:pPr>
            <w:pStyle w:val="Sumrio1"/>
            <w:rPr>
              <w:rFonts w:asciiTheme="minorHAnsi" w:eastAsiaTheme="minorEastAsia" w:hAnsiTheme="minorHAnsi" w:cstheme="minorBidi"/>
              <w:noProof/>
              <w:kern w:val="2"/>
              <w:lang w:eastAsia="pt-BR"/>
              <w14:ligatures w14:val="standardContextual"/>
            </w:rPr>
          </w:pPr>
          <w:hyperlink w:anchor="_Toc225527044" w:history="1">
            <w:r w:rsidRPr="002D6E92">
              <w:rPr>
                <w:rStyle w:val="Hyperlink"/>
                <w:bCs/>
              </w:rPr>
              <w:t xml:space="preserve">Apêndice VIII – </w:t>
            </w:r>
            <w:r w:rsidRPr="002D6E92">
              <w:rPr>
                <w:rStyle w:val="Hyperlink"/>
              </w:rPr>
              <w:t>Notas de fim</w:t>
            </w:r>
            <w:r>
              <w:rPr>
                <w:noProof/>
                <w:webHidden/>
              </w:rPr>
              <w:tab/>
            </w:r>
            <w:r>
              <w:rPr>
                <w:noProof/>
                <w:webHidden/>
              </w:rPr>
              <w:fldChar w:fldCharType="begin"/>
            </w:r>
            <w:r>
              <w:rPr>
                <w:noProof/>
                <w:webHidden/>
              </w:rPr>
              <w:instrText xml:space="preserve"> PAGEREF _Toc225527044 \h </w:instrText>
            </w:r>
            <w:r>
              <w:rPr>
                <w:noProof/>
                <w:webHidden/>
              </w:rPr>
            </w:r>
            <w:r>
              <w:rPr>
                <w:noProof/>
                <w:webHidden/>
              </w:rPr>
              <w:fldChar w:fldCharType="separate"/>
            </w:r>
            <w:r>
              <w:rPr>
                <w:noProof/>
                <w:webHidden/>
              </w:rPr>
              <w:t>80</w:t>
            </w:r>
            <w:r>
              <w:rPr>
                <w:noProof/>
                <w:webHidden/>
              </w:rPr>
              <w:fldChar w:fldCharType="end"/>
            </w:r>
          </w:hyperlink>
        </w:p>
        <w:p w14:paraId="00F7210D" w14:textId="5A4AE506" w:rsidR="008B4DDB" w:rsidRDefault="007C0571" w:rsidP="008B4DDB">
          <w:pPr>
            <w:rPr>
              <w:rFonts w:eastAsiaTheme="minorEastAsia"/>
            </w:rPr>
          </w:pPr>
          <w:r>
            <w:rPr>
              <w:sz w:val="22"/>
              <w:szCs w:val="22"/>
            </w:rPr>
            <w:fldChar w:fldCharType="end"/>
          </w:r>
        </w:p>
      </w:sdtContent>
    </w:sdt>
    <w:bookmarkStart w:id="2" w:name="_Toc145621373" w:displacedByCustomXml="prev"/>
    <w:p w14:paraId="7116164C" w14:textId="77624B8E" w:rsidR="007B3FDD" w:rsidRDefault="007B3FDD">
      <w:pPr>
        <w:spacing w:before="0" w:after="160" w:line="259" w:lineRule="auto"/>
        <w:jc w:val="left"/>
        <w:rPr>
          <w:rFonts w:eastAsia="Times New Roman"/>
          <w:b/>
          <w:szCs w:val="20"/>
          <w:lang w:eastAsia="pt-BR"/>
        </w:rPr>
      </w:pPr>
      <w:r>
        <w:br w:type="page"/>
      </w:r>
    </w:p>
    <w:p w14:paraId="7BB485D0" w14:textId="77777777" w:rsidR="007C0571" w:rsidRPr="00CC44C0" w:rsidRDefault="007C0571" w:rsidP="007C0571">
      <w:pPr>
        <w:pStyle w:val="Ttulo1"/>
      </w:pPr>
      <w:bookmarkStart w:id="3" w:name="_Toc225527032"/>
      <w:bookmarkStart w:id="4" w:name="_Toc51106137"/>
      <w:bookmarkStart w:id="5" w:name="_Toc145621447"/>
      <w:bookmarkStart w:id="6" w:name="_Toc147741694"/>
      <w:bookmarkStart w:id="7" w:name="_Toc147825933"/>
      <w:bookmarkStart w:id="8" w:name="_Toc147830942"/>
      <w:bookmarkStart w:id="9" w:name="_Toc147841125"/>
      <w:bookmarkStart w:id="10" w:name="_Toc150786741"/>
      <w:bookmarkStart w:id="11" w:name="_Toc152232404"/>
      <w:bookmarkStart w:id="12" w:name="_Toc152232609"/>
      <w:bookmarkEnd w:id="2"/>
      <w:r w:rsidRPr="00CC44C0">
        <w:lastRenderedPageBreak/>
        <w:t>Introdução</w:t>
      </w:r>
      <w:bookmarkEnd w:id="3"/>
    </w:p>
    <w:p w14:paraId="577E7E7D" w14:textId="06958F14" w:rsidR="007C0571" w:rsidRDefault="007C0571" w:rsidP="007C0571">
      <w:pPr>
        <w:pStyle w:val="Pargrafonumerado"/>
        <w:spacing w:after="120"/>
        <w:ind w:left="0" w:firstLine="0"/>
      </w:pPr>
      <w:r>
        <w:t>O Cadastro Nacional da Agricultura Familiar (CAF) é o principal instrumento de identificação e qualificação dos beneficiários de políticas públicas de agricultura familiar no Brasil (Decreto 9.064/2017, art. 4º). O cadastro funciona como habilitação prévia para acesso ao Programa Nacional de Fortalecimento da Agricultura Familiar (Pronaf), que movimentou R$ 59,6 bilhões na safra 2023/2024</w:t>
      </w:r>
      <w:r>
        <w:rPr>
          <w:vertAlign w:val="superscript"/>
        </w:rPr>
        <w:t>1</w:t>
      </w:r>
      <w:r>
        <w:t xml:space="preserve">, ao Programa de Aquisição de Alimentos (PAA) e ao Programa Nacional de Alimentação Escolar (PNAE). A qualidade dos dados cadastrais condiciona a capacidade do CAF de atestar a elegibilidade dos cadastrados e, por consequência, </w:t>
      </w:r>
      <w:r w:rsidR="006C017B">
        <w:t xml:space="preserve">a conformidade dos benefícios distribuídos, as tomadas de decisões e </w:t>
      </w:r>
      <w:r>
        <w:t>a focalização dessas políticas.</w:t>
      </w:r>
    </w:p>
    <w:p w14:paraId="2AC759E7" w14:textId="11693E84" w:rsidR="007C0571" w:rsidRDefault="007C0571" w:rsidP="007C0571">
      <w:pPr>
        <w:pStyle w:val="Pargrafonumerado"/>
        <w:spacing w:after="120"/>
        <w:ind w:left="0" w:firstLine="0"/>
      </w:pPr>
      <w:r>
        <w:t>Fragilidades na qualidade de dados</w:t>
      </w:r>
      <w:r w:rsidR="0044407F">
        <w:t xml:space="preserve"> da Declaração de Aptidão ao Pronaf (DAP),</w:t>
      </w:r>
      <w:r>
        <w:t xml:space="preserve"> </w:t>
      </w:r>
      <w:r w:rsidR="0044407F">
        <w:t>que foi o</w:t>
      </w:r>
      <w:r>
        <w:t xml:space="preserve"> cadastro que antecedeu o CAF, foram documentadas pelo Acórdão 1</w:t>
      </w:r>
      <w:r w:rsidR="006C017B">
        <w:t>.</w:t>
      </w:r>
      <w:r>
        <w:t>197/2018-TCU-Plenário</w:t>
      </w:r>
      <w:r w:rsidR="006C017B">
        <w:t xml:space="preserve"> (</w:t>
      </w:r>
      <w:r w:rsidR="006231C8">
        <w:t>R</w:t>
      </w:r>
      <w:r w:rsidR="006C017B">
        <w:t>el</w:t>
      </w:r>
      <w:r w:rsidR="006231C8">
        <w:t>.</w:t>
      </w:r>
      <w:r w:rsidR="006C017B">
        <w:t xml:space="preserve"> Min. Ana Arraes)</w:t>
      </w:r>
      <w:r>
        <w:t>, cujas determinações permanecem pendentes de implementação integral após três monitoramentos (Acórdãos 1</w:t>
      </w:r>
      <w:r w:rsidR="006C017B">
        <w:t>.</w:t>
      </w:r>
      <w:r>
        <w:t>866/2021-TCU-Plenário</w:t>
      </w:r>
      <w:r w:rsidR="006C017B">
        <w:t xml:space="preserve"> (</w:t>
      </w:r>
      <w:r w:rsidR="006231C8">
        <w:t>R</w:t>
      </w:r>
      <w:r w:rsidR="006C017B">
        <w:t>el</w:t>
      </w:r>
      <w:r w:rsidR="006231C8">
        <w:t>.</w:t>
      </w:r>
      <w:r w:rsidR="006C017B">
        <w:t xml:space="preserve"> Min. </w:t>
      </w:r>
      <w:r w:rsidR="006231C8">
        <w:t xml:space="preserve">Subst. </w:t>
      </w:r>
      <w:r w:rsidR="006C017B">
        <w:t xml:space="preserve">André </w:t>
      </w:r>
      <w:r w:rsidR="006231C8">
        <w:t xml:space="preserve">Luís </w:t>
      </w:r>
      <w:r w:rsidR="006C017B">
        <w:t>de Carvalho)</w:t>
      </w:r>
      <w:r>
        <w:t xml:space="preserve"> e 885/2024-TCU-Plenário</w:t>
      </w:r>
      <w:r w:rsidR="006C017B">
        <w:t xml:space="preserve"> (</w:t>
      </w:r>
      <w:r w:rsidR="006231C8">
        <w:t>R</w:t>
      </w:r>
      <w:r w:rsidR="006C017B">
        <w:t>el</w:t>
      </w:r>
      <w:r w:rsidR="006231C8">
        <w:t>.</w:t>
      </w:r>
      <w:r w:rsidR="006C017B">
        <w:t xml:space="preserve"> Min. Jhonatan de Jesus)</w:t>
      </w:r>
      <w:r>
        <w:t>). Diante desse cenário, o Tribunal decidiu avaliar a qualidade dos dados da versão atual do cadastro (CAF 3.0).</w:t>
      </w:r>
    </w:p>
    <w:p w14:paraId="3CD0BA40" w14:textId="77777777" w:rsidR="007C0571" w:rsidRDefault="007C0571" w:rsidP="007C0571">
      <w:pPr>
        <w:pStyle w:val="Pargrafonumerado"/>
        <w:spacing w:after="120"/>
        <w:ind w:left="0" w:firstLine="0"/>
      </w:pPr>
      <w:r>
        <w:t>Trata-se de auditoria operacional com o objetivo de avaliar se os mecanismos de verificação de dados do CAF (versão 3, período de março a agosto de 2025) asseguram o atendimento dos requisitos essenciais de qualidade de dados e de regras de negócio, e se a estrutura de governança e gestão de dados aplicada ao cadastro assegura padrões claros, papéis definidos, rastreabilidade e integridade das informações ao longo de todo o ciclo de vida dos dados. A descrição detalhada do objeto consta da Visão Geral do Objeto (Capítulo 2).</w:t>
      </w:r>
    </w:p>
    <w:p w14:paraId="2E860018" w14:textId="77777777" w:rsidR="007C0571" w:rsidRDefault="007C0571" w:rsidP="007C0571">
      <w:pPr>
        <w:pStyle w:val="Pargrafonumerado"/>
        <w:spacing w:after="120"/>
        <w:ind w:left="0" w:firstLine="0"/>
      </w:pPr>
      <w:r>
        <w:t>O escopo abrangeu quatro dimensões de qualidade dos dados: documental, geoespacial, cadastral e de metadados. A profundidade incluiu cruzamento com bases externas (RFB, Sisobi, CNIS, Sigef, Sicar, IBGE), análise de amostra probabilística estratificada e classificação semântica automatizada de documentos. A unidade fiscalizada foi a Secretaria de Agricultura Familiar e Agroecologia do Ministério do Desenvolvimento Agrário e Agricultura Familiar (SAF/MDA), conforme a Portaria de Fiscalização 343/2025-AudTI (peça 3).</w:t>
      </w:r>
    </w:p>
    <w:p w14:paraId="65BE6033" w14:textId="7D9F8F48" w:rsidR="007C0571" w:rsidRDefault="007C0571" w:rsidP="007C0571">
      <w:pPr>
        <w:pStyle w:val="Pargrafonumerado"/>
        <w:spacing w:after="120"/>
        <w:ind w:left="0" w:firstLine="0"/>
      </w:pPr>
      <w:r>
        <w:t>Os principais critérios de auditoria foram: a Lei 11.326/2006 e o Decreto 9.064/2017, que estabelecem os requisitos de elegibilidade e a finalidade do CAF; as Portarias</w:t>
      </w:r>
      <w:r w:rsidR="00B37F7B">
        <w:t xml:space="preserve"> -</w:t>
      </w:r>
      <w:r>
        <w:t xml:space="preserve"> MDA 19/2025, 20/2023 e 20/2025, que disciplinam, respectivamente, as condições gerais de inscrição no CAF, os procedimentos gerais de inscrição sob o regime anterior e o ingresso na rede das entidades credenciadas para realizar inscrições; o </w:t>
      </w:r>
      <w:r w:rsidRPr="009F6E90">
        <w:rPr>
          <w:i/>
          <w:iCs/>
        </w:rPr>
        <w:t>framework</w:t>
      </w:r>
      <w:r>
        <w:t xml:space="preserve"> DAMA-DMBOK v2</w:t>
      </w:r>
      <w:r w:rsidRPr="00B879C6">
        <w:t>6</w:t>
      </w:r>
      <w:r>
        <w:t xml:space="preserve"> e a norma ISO/IEC 25012:2008, como referenciais de qualidade e governança de dados; o COBIT 2019 (BAI10), para gestão de mudanças e configuração; a ISO 19157-1:2023, para qualidade de dados geoespaciais; a ISO/IEC 11179:2015, para gestão de metadados; e os Acórdãos 1</w:t>
      </w:r>
      <w:r w:rsidR="006231C8">
        <w:t>.</w:t>
      </w:r>
      <w:r>
        <w:t>197/2018-TCU-Plenário (Rel. Min. Subst. André Luís de Carvalho) e 457/2026-TCU-Plenário (Rel. Min. Augusto Nardes).</w:t>
      </w:r>
    </w:p>
    <w:p w14:paraId="537D694E" w14:textId="77777777" w:rsidR="007C0571" w:rsidRDefault="007C0571" w:rsidP="007C0571">
      <w:pPr>
        <w:pStyle w:val="Pargrafonumerado"/>
        <w:spacing w:after="120"/>
        <w:ind w:left="0" w:firstLine="0"/>
      </w:pPr>
      <w:r>
        <w:t>Para responder às questões de auditoria, foram empregadas técnicas de revisão documental, cruzamento massivo de bases de dados governamentais, análise geoespacial, classificação semântica de documentos por inteligência artificial e análise estatística de amostra probabilística. O detalhamento da metodologia consta do Apêndice I deste relatório.</w:t>
      </w:r>
    </w:p>
    <w:p w14:paraId="0D3DBAF1" w14:textId="77777777" w:rsidR="007C0571" w:rsidRDefault="007C0571" w:rsidP="007C0571">
      <w:pPr>
        <w:pStyle w:val="Pargrafonumerado"/>
        <w:spacing w:after="120"/>
        <w:ind w:left="0" w:firstLine="0"/>
      </w:pPr>
      <w:r>
        <w:t>As análises e conclusões finais do presente trabalho foram efetuadas em conformidade com as Normas de Auditoria do Tribunal de Contas da União (NAT), aprovadas pela Portaria-TCU 280/2010, em alinhamento com as Normas Internacionais das Entidades Fiscalizadoras Superiores (ISSAI), emitidas pela Organização Internacional de Entidades Fiscalizadoras Superiores (INTOSAI). Todas as evidências coletadas durante a execução do trabalho foram submetidas à aplicação de testes de suficiência, relevância e confiabilidade. Não foram identificadas limitações que comprometessem a suficiência ou a confiabilidade das evidências.</w:t>
      </w:r>
    </w:p>
    <w:p w14:paraId="14396EB8" w14:textId="703DF56E" w:rsidR="007C0571" w:rsidRDefault="007C0571" w:rsidP="007C0571">
      <w:pPr>
        <w:pStyle w:val="Pargrafonumerado"/>
        <w:spacing w:after="120"/>
        <w:ind w:left="0" w:firstLine="0"/>
      </w:pPr>
      <w:r>
        <w:lastRenderedPageBreak/>
        <w:t>O relatório está organizado em sete capítulos: Introdução; Visão Geral do Objeto; quatro capítulos de achados — qualidade da documentação comprobatória (ACH-01), integridade geoespacial (ACH-02), governança e curadoria cadastral (ACH-03) e gestão de metadados (ACH-04); Conclusão</w:t>
      </w:r>
      <w:r w:rsidR="00A6703D">
        <w:t xml:space="preserve"> e</w:t>
      </w:r>
      <w:r>
        <w:t xml:space="preserve"> Propostas de Encaminhamento. Acompanham o relatório três anexos: Análise dos Comentários dos Gestores (Anexo A</w:t>
      </w:r>
      <w:r w:rsidR="00A6703D">
        <w:t>, peça 169</w:t>
      </w:r>
      <w:r>
        <w:t>), Matriz de Achados (Anexo B</w:t>
      </w:r>
      <w:r w:rsidR="00A6703D">
        <w:t>, peça 170</w:t>
      </w:r>
      <w:r>
        <w:t>) e Matriz de Planejamento (Anexo C</w:t>
      </w:r>
      <w:r w:rsidR="00C27913">
        <w:t xml:space="preserve">, peça </w:t>
      </w:r>
      <w:r w:rsidR="006231C8">
        <w:t>XX</w:t>
      </w:r>
      <w:r>
        <w:t>). Complementam-no seis apêndices: Método (Apêndice I), Metodologia Estatística (Apêndice II), Trabalhos Anteriores do TCU sobre o Tema (Apêndice III), Glossário (Apêndice IV), Lista de Siglas, Figuras e Tabelas (Apêndice V) e Notas de Fim (Apêndice VI).</w:t>
      </w:r>
    </w:p>
    <w:p w14:paraId="7A594109" w14:textId="77777777" w:rsidR="007C0571" w:rsidRDefault="007C0571" w:rsidP="007C0571">
      <w:pPr>
        <w:pStyle w:val="Ttulo1"/>
      </w:pPr>
      <w:bookmarkStart w:id="13" w:name="_Toc225413218"/>
      <w:bookmarkStart w:id="14" w:name="_Toc225527033"/>
      <w:r w:rsidRPr="00CC44C0">
        <w:t>V</w:t>
      </w:r>
      <w:bookmarkEnd w:id="13"/>
      <w:r w:rsidRPr="00CC44C0">
        <w:t>isão Geral do Objeto</w:t>
      </w:r>
      <w:bookmarkEnd w:id="14"/>
    </w:p>
    <w:p w14:paraId="4D20FF50" w14:textId="1CB33D1A" w:rsidR="007C0571" w:rsidRDefault="007C0571" w:rsidP="007C0571">
      <w:pPr>
        <w:pStyle w:val="Pargrafonumerado"/>
        <w:spacing w:after="120"/>
        <w:ind w:left="0" w:firstLine="0"/>
      </w:pPr>
      <w:r>
        <w:t>A agricultura familiar responde por 77% dos estabelecimentos rurais do Brasil e emprega 67% da mão de obra no campo, aproximadamente 10,1 milhões de pessoas, segundo o Censo Agropecuário 2017</w:t>
      </w:r>
      <w:r w:rsidR="00C27913">
        <w:t xml:space="preserve"> (</w:t>
      </w:r>
      <w:r w:rsidR="00C27913" w:rsidRPr="00C27913">
        <w:t>https://censoagro2017.ibge.gov.br/</w:t>
      </w:r>
      <w:r w:rsidR="00C27913">
        <w:t>)</w:t>
      </w:r>
      <w:r>
        <w:t>. O setor é a base de sustentação de políticas públicas que, na safra 2023/2024, movimentaram R$ 59,6 bilhões apenas no Pronaf. Para acessar esse e outros programas (PAA, PNAE, Garantia-Safra, assistência técnica e habitação rural), o agricultor familiar precisa estar inscrito no Cadastro Nacional da Agricultura Familiar (CAF), instrumento de habilitação prévia instituído pelo Decreto 9.064/2017 em substituição à Declaração de Aptidão ao Pronaf (DAP). A transição foi gradual: a DAP vigorou desde 1996; o CAF entrou em operação em 31 de dezembro de 2021 e o período de coexistência encerrou-se em outubro de 2022.</w:t>
      </w:r>
    </w:p>
    <w:p w14:paraId="05EF8272" w14:textId="64D3EBB8" w:rsidR="007C0571" w:rsidRDefault="007C0571" w:rsidP="007C0571">
      <w:pPr>
        <w:pStyle w:val="Pargrafonumerado"/>
        <w:spacing w:after="120"/>
        <w:ind w:left="0" w:firstLine="0"/>
      </w:pPr>
      <w:r>
        <w:t>Atualmente na versão 3.0, regulamentada pela Portaria MDA 19/2025, o cadastro reúne cerca de 3,</w:t>
      </w:r>
      <w:r w:rsidR="00A86C1A">
        <w:t>0</w:t>
      </w:r>
      <w:r>
        <w:t xml:space="preserve">3 milhões de unidades familiares ativas, 3,2 milhões de imóveis georreferenciados e 11,4 milhões de documentos comprobatórios digitalizados </w:t>
      </w:r>
      <w:commentRangeStart w:id="15"/>
      <w:r>
        <w:t xml:space="preserve">(peça 152, p. </w:t>
      </w:r>
      <w:r w:rsidR="00A86C1A">
        <w:t>3</w:t>
      </w:r>
      <w:r>
        <w:t>)</w:t>
      </w:r>
      <w:commentRangeEnd w:id="15"/>
      <w:r w:rsidR="00A86C1A">
        <w:rPr>
          <w:rStyle w:val="Refdecomentrio"/>
          <w:sz w:val="24"/>
          <w:szCs w:val="24"/>
        </w:rPr>
        <w:commentReference w:id="15"/>
      </w:r>
      <w:r>
        <w:t>.</w:t>
      </w:r>
    </w:p>
    <w:p w14:paraId="506C15D9" w14:textId="6978B81C" w:rsidR="007C0571" w:rsidRDefault="007C0571" w:rsidP="007C0571">
      <w:pPr>
        <w:pStyle w:val="Pargrafonumerado"/>
        <w:spacing w:after="120"/>
        <w:ind w:left="0" w:firstLine="0"/>
      </w:pPr>
      <w:r>
        <w:t xml:space="preserve">A qualidade desses dados condiciona diretamente a capacidade do CAF de atestar a elegibilidade dos cadastrados e, por consequência, </w:t>
      </w:r>
      <w:r w:rsidR="00A86C1A">
        <w:t xml:space="preserve">a conformidade dos benefícios distribuídos, as tomadas de decisões e </w:t>
      </w:r>
      <w:r>
        <w:t>a focalização de todas as políticas que dele dependem.</w:t>
      </w:r>
    </w:p>
    <w:p w14:paraId="5D8EF5C7" w14:textId="3106EE27" w:rsidR="007C0571" w:rsidRDefault="007C0571" w:rsidP="007C0571">
      <w:pPr>
        <w:pStyle w:val="Pargrafonumerado"/>
        <w:spacing w:after="120"/>
        <w:ind w:left="0" w:firstLine="0"/>
      </w:pPr>
      <w:r>
        <w:t>O cadastramento é descentralizado e opera por meio da Rede CAF, composta por emissores credenciados pelo MDA, como órgãos públicos federais, estaduais e municipais, entidades de assistência técnica (Emater), sindicatos rurais e entidades privadas sem fins lucrativos. Ao todo, 23.558 técnicos emissores credenciados compõem essa rede (peça 152, p. 6). O modelo é autodeclaratório: o beneficiário apresenta documentação comprobatória de identidade, vínculo com a terra e renda, que deve demonstrar o atendimento aos requisitos cumulativos de elegibilidade do art. 3º da Lei 11.326/2006, notadamente o limite de 4 módulos fiscais e a predominância de mão de obra e renda familiar.</w:t>
      </w:r>
    </w:p>
    <w:p w14:paraId="5077CC3A" w14:textId="71EB0EC1" w:rsidR="007C0571" w:rsidRDefault="007C0571" w:rsidP="007C0571">
      <w:pPr>
        <w:pStyle w:val="Pargrafonumerado"/>
        <w:spacing w:after="120"/>
        <w:ind w:left="0" w:firstLine="0"/>
      </w:pPr>
      <w:r>
        <w:t xml:space="preserve">O sistema CAF 3.0 opera sobre 109 tabelas (peça 134, p. 4) e integra-se a bases externas por meio do BCadastro/ConectaGOV, Receita Federal e Dataprev (peça 78, p. </w:t>
      </w:r>
      <w:r w:rsidR="00C532A3">
        <w:t>3</w:t>
      </w:r>
      <w:r>
        <w:t>). O público cadastrado abrange agricultores familiares, extrativistas, pescadores artesanais, aquicultores, silvicultores, quilombolas, indígenas e assentados da reforma agrária.</w:t>
      </w:r>
    </w:p>
    <w:p w14:paraId="1EE2AD5B" w14:textId="77777777" w:rsidR="007C0571" w:rsidRDefault="007C0571" w:rsidP="007C0571">
      <w:pPr>
        <w:keepNext/>
        <w:spacing w:before="240" w:after="120"/>
        <w:jc w:val="center"/>
      </w:pPr>
      <w:r>
        <w:rPr>
          <w:b/>
          <w:sz w:val="20"/>
        </w:rPr>
        <w:t xml:space="preserve">Quadro 1 — </w:t>
      </w:r>
      <w:r>
        <w:rPr>
          <w:sz w:val="20"/>
        </w:rPr>
        <w:t>O CAF em números (março-agosto/2025)</w:t>
      </w:r>
    </w:p>
    <w:tbl>
      <w:tblPr>
        <w:tblStyle w:val="Tabelacomgrade"/>
        <w:tblW w:w="0" w:type="auto"/>
        <w:jc w:val="center"/>
        <w:tblLook w:val="04A0" w:firstRow="1" w:lastRow="0" w:firstColumn="1" w:lastColumn="0" w:noHBand="0" w:noVBand="1"/>
      </w:tblPr>
      <w:tblGrid>
        <w:gridCol w:w="4248"/>
        <w:gridCol w:w="5379"/>
      </w:tblGrid>
      <w:tr w:rsidR="007C0571" w14:paraId="1CAE77AB" w14:textId="77777777" w:rsidTr="00A62EAB">
        <w:trPr>
          <w:jc w:val="center"/>
        </w:trPr>
        <w:tc>
          <w:tcPr>
            <w:tcW w:w="4248" w:type="dxa"/>
          </w:tcPr>
          <w:p w14:paraId="79213F31" w14:textId="77777777" w:rsidR="007C0571" w:rsidRDefault="007C0571" w:rsidP="00A62EAB">
            <w:pPr>
              <w:spacing w:before="20" w:after="20"/>
              <w:jc w:val="left"/>
            </w:pPr>
            <w:r>
              <w:rPr>
                <w:b/>
                <w:sz w:val="20"/>
              </w:rPr>
              <w:t>Dimensão</w:t>
            </w:r>
          </w:p>
        </w:tc>
        <w:tc>
          <w:tcPr>
            <w:tcW w:w="5379" w:type="dxa"/>
          </w:tcPr>
          <w:p w14:paraId="0B82316A" w14:textId="77777777" w:rsidR="007C0571" w:rsidRDefault="007C0571" w:rsidP="00A62EAB">
            <w:pPr>
              <w:spacing w:before="20" w:after="20"/>
              <w:jc w:val="right"/>
            </w:pPr>
            <w:r>
              <w:rPr>
                <w:b/>
                <w:sz w:val="20"/>
              </w:rPr>
              <w:t>Quantidade</w:t>
            </w:r>
          </w:p>
        </w:tc>
      </w:tr>
      <w:tr w:rsidR="007C0571" w14:paraId="16E48290" w14:textId="77777777" w:rsidTr="00A62EAB">
        <w:trPr>
          <w:jc w:val="center"/>
        </w:trPr>
        <w:tc>
          <w:tcPr>
            <w:tcW w:w="4248" w:type="dxa"/>
          </w:tcPr>
          <w:p w14:paraId="6C318B86" w14:textId="77777777" w:rsidR="007C0571" w:rsidRDefault="007C0571" w:rsidP="00A62EAB">
            <w:pPr>
              <w:spacing w:before="20" w:after="20"/>
              <w:jc w:val="left"/>
            </w:pPr>
            <w:r>
              <w:rPr>
                <w:sz w:val="20"/>
              </w:rPr>
              <w:t>Unidades familiares ativas</w:t>
            </w:r>
          </w:p>
        </w:tc>
        <w:tc>
          <w:tcPr>
            <w:tcW w:w="5379" w:type="dxa"/>
          </w:tcPr>
          <w:p w14:paraId="43C27A8E" w14:textId="39AC1C66" w:rsidR="007C0571" w:rsidRDefault="007C0571" w:rsidP="00A62EAB">
            <w:pPr>
              <w:spacing w:before="20" w:after="20"/>
              <w:jc w:val="right"/>
            </w:pPr>
            <w:r>
              <w:rPr>
                <w:sz w:val="20"/>
              </w:rPr>
              <w:t>~3,</w:t>
            </w:r>
            <w:ins w:id="16" w:author="Harley Alves Ferreira" w:date="2026-03-26T14:49:00Z" w16du:dateUtc="2026-03-26T17:49:00Z">
              <w:r w:rsidR="00C532A3">
                <w:rPr>
                  <w:sz w:val="20"/>
                </w:rPr>
                <w:t>0</w:t>
              </w:r>
            </w:ins>
            <w:r>
              <w:rPr>
                <w:sz w:val="20"/>
              </w:rPr>
              <w:t>3 milhões</w:t>
            </w:r>
          </w:p>
        </w:tc>
      </w:tr>
      <w:tr w:rsidR="007C0571" w14:paraId="1BDEEDB1" w14:textId="77777777" w:rsidTr="00A62EAB">
        <w:trPr>
          <w:jc w:val="center"/>
        </w:trPr>
        <w:tc>
          <w:tcPr>
            <w:tcW w:w="4248" w:type="dxa"/>
          </w:tcPr>
          <w:p w14:paraId="57719425" w14:textId="77777777" w:rsidR="007C0571" w:rsidRDefault="007C0571" w:rsidP="00A62EAB">
            <w:pPr>
              <w:spacing w:before="20" w:after="20"/>
              <w:jc w:val="left"/>
            </w:pPr>
            <w:r>
              <w:rPr>
                <w:sz w:val="20"/>
              </w:rPr>
              <w:t>Imóveis</w:t>
            </w:r>
          </w:p>
        </w:tc>
        <w:tc>
          <w:tcPr>
            <w:tcW w:w="5379" w:type="dxa"/>
          </w:tcPr>
          <w:p w14:paraId="3B4D345F" w14:textId="77777777" w:rsidR="007C0571" w:rsidRDefault="007C0571" w:rsidP="00A62EAB">
            <w:pPr>
              <w:spacing w:before="20" w:after="20"/>
              <w:jc w:val="right"/>
            </w:pPr>
            <w:r>
              <w:rPr>
                <w:sz w:val="20"/>
              </w:rPr>
              <w:t>~3,2 milhões</w:t>
            </w:r>
          </w:p>
        </w:tc>
      </w:tr>
      <w:tr w:rsidR="007C0571" w14:paraId="77EB7D16" w14:textId="77777777" w:rsidTr="00A62EAB">
        <w:trPr>
          <w:jc w:val="center"/>
        </w:trPr>
        <w:tc>
          <w:tcPr>
            <w:tcW w:w="4248" w:type="dxa"/>
          </w:tcPr>
          <w:p w14:paraId="52515639" w14:textId="77777777" w:rsidR="007C0571" w:rsidRDefault="007C0571" w:rsidP="00A62EAB">
            <w:pPr>
              <w:spacing w:before="20" w:after="20"/>
              <w:jc w:val="left"/>
            </w:pPr>
            <w:r>
              <w:rPr>
                <w:sz w:val="20"/>
              </w:rPr>
              <w:t>Documentos comprobatórios digitalizados</w:t>
            </w:r>
          </w:p>
        </w:tc>
        <w:tc>
          <w:tcPr>
            <w:tcW w:w="5379" w:type="dxa"/>
          </w:tcPr>
          <w:p w14:paraId="1565A805" w14:textId="77777777" w:rsidR="007C0571" w:rsidRDefault="007C0571" w:rsidP="00A62EAB">
            <w:pPr>
              <w:spacing w:before="20" w:after="20"/>
              <w:jc w:val="right"/>
            </w:pPr>
            <w:r>
              <w:rPr>
                <w:sz w:val="20"/>
              </w:rPr>
              <w:t>~11,4 milhões</w:t>
            </w:r>
          </w:p>
        </w:tc>
      </w:tr>
      <w:tr w:rsidR="007C0571" w14:paraId="1811C0EF" w14:textId="77777777" w:rsidTr="00A62EAB">
        <w:trPr>
          <w:jc w:val="center"/>
        </w:trPr>
        <w:tc>
          <w:tcPr>
            <w:tcW w:w="4248" w:type="dxa"/>
          </w:tcPr>
          <w:p w14:paraId="202ABAD1" w14:textId="77777777" w:rsidR="007C0571" w:rsidRDefault="007C0571" w:rsidP="00A62EAB">
            <w:pPr>
              <w:spacing w:before="20" w:after="20"/>
              <w:jc w:val="left"/>
            </w:pPr>
            <w:r>
              <w:rPr>
                <w:sz w:val="20"/>
              </w:rPr>
              <w:t>Tabelas do banco de dados</w:t>
            </w:r>
          </w:p>
        </w:tc>
        <w:tc>
          <w:tcPr>
            <w:tcW w:w="5379" w:type="dxa"/>
          </w:tcPr>
          <w:p w14:paraId="224DA723" w14:textId="77777777" w:rsidR="007C0571" w:rsidRDefault="007C0571" w:rsidP="00A62EAB">
            <w:pPr>
              <w:spacing w:before="20" w:after="20"/>
              <w:jc w:val="right"/>
            </w:pPr>
            <w:r>
              <w:rPr>
                <w:sz w:val="20"/>
              </w:rPr>
              <w:t>109</w:t>
            </w:r>
          </w:p>
        </w:tc>
      </w:tr>
      <w:tr w:rsidR="007C0571" w14:paraId="11E80648" w14:textId="77777777" w:rsidTr="00A62EAB">
        <w:trPr>
          <w:jc w:val="center"/>
        </w:trPr>
        <w:tc>
          <w:tcPr>
            <w:tcW w:w="4248" w:type="dxa"/>
          </w:tcPr>
          <w:p w14:paraId="7C2354C8" w14:textId="77777777" w:rsidR="007C0571" w:rsidRDefault="007C0571" w:rsidP="00A62EAB">
            <w:pPr>
              <w:spacing w:before="20" w:after="20"/>
              <w:jc w:val="left"/>
            </w:pPr>
            <w:r>
              <w:rPr>
                <w:sz w:val="20"/>
              </w:rPr>
              <w:t>Agentes da Rede CAF</w:t>
            </w:r>
          </w:p>
        </w:tc>
        <w:tc>
          <w:tcPr>
            <w:tcW w:w="5379" w:type="dxa"/>
          </w:tcPr>
          <w:p w14:paraId="72787331" w14:textId="77777777" w:rsidR="007C0571" w:rsidRDefault="007C0571" w:rsidP="00A62EAB">
            <w:pPr>
              <w:spacing w:before="20" w:after="20"/>
              <w:jc w:val="right"/>
            </w:pPr>
            <w:r>
              <w:rPr>
                <w:sz w:val="20"/>
              </w:rPr>
              <w:t>23.558 técnicos emissores em 6.690 entidades</w:t>
            </w:r>
          </w:p>
        </w:tc>
      </w:tr>
      <w:tr w:rsidR="007C0571" w14:paraId="4FA8A599" w14:textId="77777777" w:rsidTr="00A62EAB">
        <w:trPr>
          <w:jc w:val="center"/>
        </w:trPr>
        <w:tc>
          <w:tcPr>
            <w:tcW w:w="4248" w:type="dxa"/>
          </w:tcPr>
          <w:p w14:paraId="0D45A5CA" w14:textId="77777777" w:rsidR="007C0571" w:rsidRDefault="007C0571" w:rsidP="00A62EAB">
            <w:pPr>
              <w:spacing w:before="20" w:after="20"/>
              <w:jc w:val="left"/>
            </w:pPr>
            <w:r>
              <w:rPr>
                <w:sz w:val="20"/>
              </w:rPr>
              <w:t>Tipos de público cadastrado</w:t>
            </w:r>
          </w:p>
        </w:tc>
        <w:tc>
          <w:tcPr>
            <w:tcW w:w="5379" w:type="dxa"/>
          </w:tcPr>
          <w:p w14:paraId="43F6019C" w14:textId="77777777" w:rsidR="007C0571" w:rsidRDefault="007C0571" w:rsidP="00A62EAB">
            <w:pPr>
              <w:spacing w:before="20" w:after="20"/>
              <w:jc w:val="right"/>
            </w:pPr>
            <w:r>
              <w:rPr>
                <w:sz w:val="20"/>
              </w:rPr>
              <w:t>9 (agricultores, extrativistas, pescadores, aquicultores, silvicultores, quilombolas, indígenas, assentados e demais)</w:t>
            </w:r>
          </w:p>
        </w:tc>
      </w:tr>
    </w:tbl>
    <w:p w14:paraId="13E5B5F4" w14:textId="77777777" w:rsidR="007C0571" w:rsidRDefault="007C0571" w:rsidP="007C0571">
      <w:pPr>
        <w:spacing w:before="0" w:after="120" w:line="40" w:lineRule="exact"/>
      </w:pPr>
    </w:p>
    <w:p w14:paraId="6E81FD2C" w14:textId="3E082667" w:rsidR="007C0571" w:rsidRPr="00B879C6" w:rsidRDefault="007C0571" w:rsidP="007C0571">
      <w:pPr>
        <w:spacing w:before="0" w:after="120"/>
        <w:rPr>
          <w:iCs/>
        </w:rPr>
      </w:pPr>
      <w:r w:rsidRPr="00B879C6">
        <w:rPr>
          <w:iCs/>
          <w:sz w:val="20"/>
        </w:rPr>
        <w:lastRenderedPageBreak/>
        <w:t xml:space="preserve">Fonte: base de dados do CAF 3.0 fornecida pelo MDA </w:t>
      </w:r>
      <w:commentRangeStart w:id="17"/>
      <w:r w:rsidRPr="00B879C6">
        <w:rPr>
          <w:iCs/>
          <w:sz w:val="20"/>
        </w:rPr>
        <w:t xml:space="preserve">(peça), apresentação institucional SAF/MDA (peça 152, p. </w:t>
      </w:r>
      <w:r w:rsidR="00C532A3">
        <w:rPr>
          <w:iCs/>
          <w:sz w:val="20"/>
        </w:rPr>
        <w:t>3</w:t>
      </w:r>
      <w:r w:rsidRPr="00B879C6">
        <w:rPr>
          <w:iCs/>
          <w:sz w:val="20"/>
        </w:rPr>
        <w:t xml:space="preserve"> </w:t>
      </w:r>
      <w:commentRangeEnd w:id="17"/>
      <w:r w:rsidR="00E05383" w:rsidRPr="00B879C6">
        <w:rPr>
          <w:rStyle w:val="Refdecomentrio"/>
          <w:iCs/>
          <w:sz w:val="20"/>
          <w:szCs w:val="24"/>
        </w:rPr>
        <w:commentReference w:id="17"/>
      </w:r>
      <w:r w:rsidRPr="00B879C6">
        <w:rPr>
          <w:iCs/>
          <w:sz w:val="20"/>
        </w:rPr>
        <w:t>e 6) e análise de cobertura do dicionário (peça 134, p. 4). Período: março a agosto de 2025.</w:t>
      </w:r>
    </w:p>
    <w:p w14:paraId="55EBDF04" w14:textId="4FCC882F" w:rsidR="007C0571" w:rsidRDefault="007C0571" w:rsidP="007C0571">
      <w:pPr>
        <w:pStyle w:val="Pargrafonumerado"/>
        <w:spacing w:after="120"/>
        <w:ind w:left="0" w:firstLine="0"/>
      </w:pPr>
    </w:p>
    <w:p w14:paraId="54D78FB1" w14:textId="77777777" w:rsidR="007C0571" w:rsidRDefault="007C0571" w:rsidP="007C0571">
      <w:pPr>
        <w:pStyle w:val="Pargrafonumerado"/>
        <w:spacing w:after="120"/>
        <w:ind w:left="0" w:firstLine="0"/>
      </w:pPr>
      <w:r>
        <w:t>A fiscalização originou-se da Proposta de Fiscalização 3019/2025, apresentada em 28/5/2025 pela AudTI, cujo escopo original abrangia o Cadastro Ambiental Rural (CAR) e o CAF. O Ministro Antonio Anastasia autorizou a realização em 9/6/2025 (peça 4, TC 009.045/2025-2), com início formalizado pela Portaria de Fiscalização 343/2025-AudTI (peça 3). Em 29/8/2025, por despacho do Relator (peça 39), o CAR foi excluído do escopo, passando a ser utilizado apenas como fonte subsidiária de informação, prosseguindo-se a auditoria com foco exclusivo no CAF.</w:t>
      </w:r>
    </w:p>
    <w:p w14:paraId="6CB06113" w14:textId="28F3C28D" w:rsidR="007C0571" w:rsidRDefault="007C0571" w:rsidP="007C0571">
      <w:pPr>
        <w:pStyle w:val="Pargrafonumerado"/>
        <w:spacing w:after="120"/>
        <w:ind w:left="0" w:firstLine="0"/>
      </w:pPr>
      <w:r>
        <w:t xml:space="preserve">O trabalho insere-se no Eixo 1 (Fiscalizações) da Estratégia de Atuação do TCU em Governança de Dados (GovDados 2023-2028), estruturada em quatro eixos (fiscalização, comunicação, capacitação e GovDados multinível), </w:t>
      </w:r>
      <w:r w:rsidR="0058245D">
        <w:t>conti</w:t>
      </w:r>
      <w:r>
        <w:t>da</w:t>
      </w:r>
      <w:r w:rsidR="0058245D">
        <w:t xml:space="preserve"> no Relatório que deu origem</w:t>
      </w:r>
      <w:r>
        <w:t xml:space="preserve"> </w:t>
      </w:r>
      <w:r w:rsidR="0058245D">
        <w:t>a</w:t>
      </w:r>
      <w:r>
        <w:t>o Acórdão 390/2024-TCU-Plenário</w:t>
      </w:r>
      <w:r w:rsidR="008D72F7">
        <w:t xml:space="preserve"> (Rel. Min. Benjamin Zymler)</w:t>
      </w:r>
      <w:r>
        <w:t xml:space="preserve">, que </w:t>
      </w:r>
      <w:r w:rsidR="008D72F7">
        <w:t>subsidiou a inclusão da ‘</w:t>
      </w:r>
      <w:r>
        <w:t>governança e gestão de dados governamentais</w:t>
      </w:r>
      <w:r w:rsidR="008D72F7">
        <w:t>’</w:t>
      </w:r>
      <w:r>
        <w:t xml:space="preserve"> como tema da Lista de Alto Risco do TCU. No âmbito específico da agricultura familiar, o Acórdão 1</w:t>
      </w:r>
      <w:r w:rsidR="008D72F7">
        <w:t>.</w:t>
      </w:r>
      <w:r>
        <w:t>197/2018-TCU-Plenário já havia identificado fragilidades sistêmicas na emissão da DAP, com indícios de irregularidade em 1.335.852 declarações emitidas entre 2007 e 2017, cujas determinações permanecem pendentes de cumprimento integral após três monitoramentos.</w:t>
      </w:r>
    </w:p>
    <w:p w14:paraId="458905B2" w14:textId="5C32C4E6" w:rsidR="007C0571" w:rsidRDefault="007C0571" w:rsidP="007C0571">
      <w:pPr>
        <w:pStyle w:val="Pargrafonumerado"/>
        <w:spacing w:after="120"/>
        <w:ind w:left="0" w:firstLine="0"/>
      </w:pPr>
      <w:r>
        <w:t>São também processos conexos: o Acórdão 646/2017-TCU-Plenário (auditoria no PAA</w:t>
      </w:r>
      <w:r w:rsidR="008D72F7">
        <w:t>, Rel. Min. Augusto Nardes</w:t>
      </w:r>
      <w:r>
        <w:t>), o Acórdão 1</w:t>
      </w:r>
      <w:r w:rsidR="008D72F7">
        <w:t>.</w:t>
      </w:r>
      <w:r>
        <w:t>708/2017-TCU-Plenário (levantamento no SNCR</w:t>
      </w:r>
      <w:r w:rsidR="008D72F7">
        <w:t>, Rel. Min. Augusto Nardes</w:t>
      </w:r>
      <w:r>
        <w:t>) e o Acórdão 2</w:t>
      </w:r>
      <w:r w:rsidR="008D72F7">
        <w:t>.</w:t>
      </w:r>
      <w:r>
        <w:t>279/2021-TCU-Plenário (plataforma GovData/ConectaGOV</w:t>
      </w:r>
      <w:r w:rsidR="008D72F7">
        <w:t>, Rel. Min. Aroldo Cedraz</w:t>
      </w:r>
      <w:r>
        <w:t>). No plano jurisprudencial, registre-se que o Acórdão 457/2026-TCU-Plenário</w:t>
      </w:r>
      <w:r w:rsidR="0070117F">
        <w:t xml:space="preserve"> (Rel. Min. Augusto Nardes)</w:t>
      </w:r>
      <w:r>
        <w:t xml:space="preserve">, embora proferido em processo do qual o MDA não era parte, adotou expressamente o DAMA-DMBOK v2 como referencial de maturidade de governança de dados em órgãos federais, ancorando a pertinência desse </w:t>
      </w:r>
      <w:r w:rsidRPr="009F6E90">
        <w:rPr>
          <w:i/>
          <w:iCs/>
        </w:rPr>
        <w:t>framework</w:t>
      </w:r>
      <w:r>
        <w:t xml:space="preserve"> como critério de auditoria.</w:t>
      </w:r>
    </w:p>
    <w:p w14:paraId="34AC57CE" w14:textId="7B91083E" w:rsidR="007C0571" w:rsidRDefault="007C0571" w:rsidP="007C0571">
      <w:pPr>
        <w:pStyle w:val="Pargrafonumerado"/>
        <w:spacing w:after="120"/>
        <w:ind w:left="0" w:firstLine="0"/>
      </w:pPr>
      <w:r>
        <w:t>A relação completa dos trabalhos anteriores do TCU sobre o tema consta do Apêndice III</w:t>
      </w:r>
      <w:r w:rsidR="0070117F">
        <w:t xml:space="preserve"> deste relatório</w:t>
      </w:r>
      <w:r>
        <w:t>.</w:t>
      </w:r>
    </w:p>
    <w:p w14:paraId="52B14104" w14:textId="0A8667FC" w:rsidR="007C0571" w:rsidRDefault="007C0571" w:rsidP="007C0571">
      <w:pPr>
        <w:pStyle w:val="Pargrafonumerado"/>
        <w:spacing w:after="120"/>
        <w:ind w:left="0" w:firstLine="0"/>
      </w:pPr>
      <w:r>
        <w:t xml:space="preserve">A análise preliminar dos riscos identificou três vetores convergentes: (i) inexatidão e inconsistência dos dados, decorrentes de modelo autodeclaratório sem validação robusta e de integração deficiente com bases </w:t>
      </w:r>
      <w:commentRangeStart w:id="18"/>
      <w:r>
        <w:t>oficiais; (ii) obsolescência e incompletude; e (iii) fragilidades de governança.</w:t>
      </w:r>
      <w:commentRangeEnd w:id="18"/>
      <w:r w:rsidR="003F354A">
        <w:rPr>
          <w:rStyle w:val="Refdecomentrio"/>
          <w:sz w:val="24"/>
          <w:szCs w:val="24"/>
        </w:rPr>
        <w:commentReference w:id="18"/>
      </w:r>
    </w:p>
    <w:p w14:paraId="751825B8" w14:textId="77777777" w:rsidR="007C0571" w:rsidRDefault="007C0571" w:rsidP="007C0571">
      <w:pPr>
        <w:pStyle w:val="Pargrafonumerado"/>
        <w:spacing w:after="120"/>
        <w:ind w:left="0" w:firstLine="0"/>
      </w:pPr>
      <w:r>
        <w:t>Os riscos (i) e (ii) fundamentam a QST-1, que indaga em que medida os mecanismos de verificação de dados do CAF asseguram o atendimento dos requisitos essenciais de qualidade de dados e de regras de negócio, desdobrada nos achados ACH-01 (documentação comprobatória), ACH-02 (integridade geoespacial) e ACH-03 (qualidade dos dados cadastrais). O risco (iii) embasa a QST-2, que investiga se a estrutura de governança e gestão de dados assegura padrões claros, papéis definidos, rastreabilidade e integridade ao longo do ciclo de vida dos dados, desdobrada no achado ACH-04 (gestão de metadados).</w:t>
      </w:r>
    </w:p>
    <w:p w14:paraId="3A6BF9EE" w14:textId="414B0FCF" w:rsidR="007C0571" w:rsidRDefault="007C0571" w:rsidP="007C0571">
      <w:pPr>
        <w:pStyle w:val="Pargrafonumerado"/>
        <w:spacing w:after="120"/>
        <w:ind w:left="0" w:firstLine="0"/>
      </w:pPr>
      <w:r>
        <w:t>A baixa maturidade em governança de dados autoavaliada pelo próprio MDA no iGovSisp 2024 (peça 139, p. 2) corrobora a pertinência da fiscalização. As duas questões foram desdobradas em treze subquestões, cujo detalhamento consta da Matriz de Planejamento (Anexo C</w:t>
      </w:r>
      <w:r w:rsidR="0070117F">
        <w:t>, peça XX</w:t>
      </w:r>
      <w:r>
        <w:t>).</w:t>
      </w:r>
    </w:p>
    <w:p w14:paraId="5B60037D" w14:textId="77777777" w:rsidR="007C0571" w:rsidRDefault="007C0571" w:rsidP="007C0571">
      <w:pPr>
        <w:keepNext/>
        <w:spacing w:before="240" w:after="120"/>
        <w:jc w:val="center"/>
      </w:pPr>
      <w:r>
        <w:rPr>
          <w:b/>
          <w:sz w:val="20"/>
        </w:rPr>
        <w:t xml:space="preserve">Quadro 2 — </w:t>
      </w:r>
      <w:r>
        <w:rPr>
          <w:sz w:val="20"/>
        </w:rPr>
        <w:t>Mapeamento riscos → questões de auditoria → achados</w:t>
      </w:r>
    </w:p>
    <w:tbl>
      <w:tblPr>
        <w:tblStyle w:val="Tabelacomgrade"/>
        <w:tblW w:w="0" w:type="auto"/>
        <w:jc w:val="center"/>
        <w:tblLook w:val="04A0" w:firstRow="1" w:lastRow="0" w:firstColumn="1" w:lastColumn="0" w:noHBand="0" w:noVBand="1"/>
      </w:tblPr>
      <w:tblGrid>
        <w:gridCol w:w="2407"/>
        <w:gridCol w:w="2407"/>
        <w:gridCol w:w="2406"/>
        <w:gridCol w:w="2407"/>
      </w:tblGrid>
      <w:tr w:rsidR="007C0571" w14:paraId="65F3D8A3" w14:textId="77777777" w:rsidTr="00A62EAB">
        <w:trPr>
          <w:jc w:val="center"/>
        </w:trPr>
        <w:tc>
          <w:tcPr>
            <w:tcW w:w="2409" w:type="dxa"/>
          </w:tcPr>
          <w:p w14:paraId="0D72BF0F" w14:textId="77777777" w:rsidR="007C0571" w:rsidRDefault="007C0571" w:rsidP="00A62EAB">
            <w:pPr>
              <w:spacing w:before="20" w:after="20"/>
              <w:jc w:val="left"/>
            </w:pPr>
            <w:r>
              <w:rPr>
                <w:b/>
                <w:sz w:val="20"/>
              </w:rPr>
              <w:t>Questão de auditoria</w:t>
            </w:r>
          </w:p>
        </w:tc>
        <w:tc>
          <w:tcPr>
            <w:tcW w:w="2409" w:type="dxa"/>
          </w:tcPr>
          <w:p w14:paraId="06186477" w14:textId="77777777" w:rsidR="007C0571" w:rsidRDefault="007C0571" w:rsidP="00A62EAB">
            <w:pPr>
              <w:spacing w:before="20" w:after="20"/>
              <w:jc w:val="left"/>
            </w:pPr>
            <w:r>
              <w:rPr>
                <w:b/>
                <w:sz w:val="20"/>
              </w:rPr>
              <w:t>Vetores de risco</w:t>
            </w:r>
          </w:p>
        </w:tc>
        <w:tc>
          <w:tcPr>
            <w:tcW w:w="2409" w:type="dxa"/>
          </w:tcPr>
          <w:p w14:paraId="70D2DDAD" w14:textId="77777777" w:rsidR="007C0571" w:rsidRDefault="007C0571" w:rsidP="00A62EAB">
            <w:pPr>
              <w:spacing w:before="20" w:after="20"/>
              <w:jc w:val="left"/>
            </w:pPr>
            <w:r>
              <w:rPr>
                <w:b/>
                <w:sz w:val="20"/>
              </w:rPr>
              <w:t>Achados</w:t>
            </w:r>
          </w:p>
        </w:tc>
        <w:tc>
          <w:tcPr>
            <w:tcW w:w="2409" w:type="dxa"/>
          </w:tcPr>
          <w:p w14:paraId="648F3BBE" w14:textId="77777777" w:rsidR="007C0571" w:rsidRDefault="007C0571" w:rsidP="00A62EAB">
            <w:pPr>
              <w:spacing w:before="20" w:after="20"/>
              <w:jc w:val="left"/>
            </w:pPr>
            <w:r>
              <w:rPr>
                <w:b/>
                <w:sz w:val="20"/>
              </w:rPr>
              <w:t>Temas</w:t>
            </w:r>
          </w:p>
        </w:tc>
      </w:tr>
      <w:tr w:rsidR="007C0571" w14:paraId="1D0A2E2A" w14:textId="77777777" w:rsidTr="00A62EAB">
        <w:trPr>
          <w:jc w:val="center"/>
        </w:trPr>
        <w:tc>
          <w:tcPr>
            <w:tcW w:w="2409" w:type="dxa"/>
          </w:tcPr>
          <w:p w14:paraId="56CAE5A4" w14:textId="77777777" w:rsidR="007C0571" w:rsidRDefault="007C0571" w:rsidP="00A62EAB">
            <w:pPr>
              <w:spacing w:before="20" w:after="20"/>
              <w:jc w:val="left"/>
            </w:pPr>
            <w:r>
              <w:rPr>
                <w:sz w:val="20"/>
              </w:rPr>
              <w:lastRenderedPageBreak/>
              <w:t>QST-1 — Mecanismos de verificação de dados e regras de negócio</w:t>
            </w:r>
          </w:p>
        </w:tc>
        <w:tc>
          <w:tcPr>
            <w:tcW w:w="2409" w:type="dxa"/>
          </w:tcPr>
          <w:p w14:paraId="40D8AB28" w14:textId="77777777" w:rsidR="007C0571" w:rsidRDefault="007C0571" w:rsidP="00A62EAB">
            <w:pPr>
              <w:spacing w:before="20" w:after="20"/>
              <w:jc w:val="left"/>
            </w:pPr>
            <w:r>
              <w:rPr>
                <w:sz w:val="20"/>
              </w:rPr>
              <w:t>(i) Inexatidão e inconsistência; (ii) Obsolescência e incompletude</w:t>
            </w:r>
          </w:p>
        </w:tc>
        <w:tc>
          <w:tcPr>
            <w:tcW w:w="2409" w:type="dxa"/>
          </w:tcPr>
          <w:p w14:paraId="532AEA8F" w14:textId="77777777" w:rsidR="007C0571" w:rsidRDefault="007C0571" w:rsidP="00A62EAB">
            <w:pPr>
              <w:spacing w:before="20" w:after="20"/>
              <w:jc w:val="left"/>
            </w:pPr>
            <w:r>
              <w:rPr>
                <w:sz w:val="20"/>
              </w:rPr>
              <w:t>ACH-01; ACH-02; ACH-03</w:t>
            </w:r>
          </w:p>
        </w:tc>
        <w:tc>
          <w:tcPr>
            <w:tcW w:w="2409" w:type="dxa"/>
          </w:tcPr>
          <w:p w14:paraId="30753F4D" w14:textId="77777777" w:rsidR="007C0571" w:rsidRDefault="007C0571" w:rsidP="00A62EAB">
            <w:pPr>
              <w:spacing w:before="20" w:after="20"/>
              <w:jc w:val="left"/>
            </w:pPr>
            <w:r>
              <w:rPr>
                <w:sz w:val="20"/>
              </w:rPr>
              <w:t>Documentação comprobatória; Integridade geoespacial; Qualidade dos dados cadastrais</w:t>
            </w:r>
          </w:p>
        </w:tc>
      </w:tr>
      <w:tr w:rsidR="007C0571" w14:paraId="31D44759" w14:textId="77777777" w:rsidTr="00A62EAB">
        <w:trPr>
          <w:jc w:val="center"/>
        </w:trPr>
        <w:tc>
          <w:tcPr>
            <w:tcW w:w="2409" w:type="dxa"/>
          </w:tcPr>
          <w:p w14:paraId="2A99B5C9" w14:textId="77777777" w:rsidR="007C0571" w:rsidRDefault="007C0571" w:rsidP="00A62EAB">
            <w:pPr>
              <w:spacing w:before="20" w:after="20"/>
              <w:jc w:val="left"/>
            </w:pPr>
            <w:r>
              <w:rPr>
                <w:sz w:val="20"/>
              </w:rPr>
              <w:t>QST-2 — Governança e gestão de dados ao longo do ciclo de vida</w:t>
            </w:r>
          </w:p>
        </w:tc>
        <w:tc>
          <w:tcPr>
            <w:tcW w:w="2409" w:type="dxa"/>
          </w:tcPr>
          <w:p w14:paraId="65DFA028" w14:textId="77777777" w:rsidR="007C0571" w:rsidRDefault="007C0571" w:rsidP="00A62EAB">
            <w:pPr>
              <w:spacing w:before="20" w:after="20"/>
              <w:jc w:val="left"/>
            </w:pPr>
            <w:r>
              <w:rPr>
                <w:sz w:val="20"/>
              </w:rPr>
              <w:t>(iii) Fragilidades de governança</w:t>
            </w:r>
          </w:p>
        </w:tc>
        <w:tc>
          <w:tcPr>
            <w:tcW w:w="2409" w:type="dxa"/>
          </w:tcPr>
          <w:p w14:paraId="4F100AF4" w14:textId="77777777" w:rsidR="007C0571" w:rsidRDefault="007C0571" w:rsidP="00A62EAB">
            <w:pPr>
              <w:spacing w:before="20" w:after="20"/>
              <w:jc w:val="left"/>
            </w:pPr>
            <w:r>
              <w:rPr>
                <w:sz w:val="20"/>
              </w:rPr>
              <w:t>ACH-04</w:t>
            </w:r>
          </w:p>
        </w:tc>
        <w:tc>
          <w:tcPr>
            <w:tcW w:w="2409" w:type="dxa"/>
          </w:tcPr>
          <w:p w14:paraId="3581061D" w14:textId="77777777" w:rsidR="007C0571" w:rsidRDefault="007C0571" w:rsidP="00A62EAB">
            <w:pPr>
              <w:spacing w:before="20" w:after="20"/>
              <w:jc w:val="left"/>
            </w:pPr>
            <w:r>
              <w:rPr>
                <w:sz w:val="20"/>
              </w:rPr>
              <w:t>Gestão de metadados</w:t>
            </w:r>
          </w:p>
        </w:tc>
      </w:tr>
    </w:tbl>
    <w:p w14:paraId="37C1FFBE" w14:textId="77777777" w:rsidR="007C0571" w:rsidRDefault="007C0571" w:rsidP="007C0571">
      <w:pPr>
        <w:spacing w:before="0" w:after="120" w:line="40" w:lineRule="exact"/>
      </w:pPr>
    </w:p>
    <w:p w14:paraId="287CF0C5" w14:textId="77777777" w:rsidR="007C0571" w:rsidRPr="00B879C6" w:rsidRDefault="007C0571" w:rsidP="007C0571">
      <w:pPr>
        <w:spacing w:before="40" w:after="120"/>
        <w:rPr>
          <w:iCs/>
        </w:rPr>
      </w:pPr>
      <w:r w:rsidRPr="00B879C6">
        <w:rPr>
          <w:iCs/>
          <w:sz w:val="20"/>
        </w:rPr>
        <w:t>Fonte: Matriz de Planejamento (Anexo C). As treze subquestões que desdobram QST-1 e QST-2 constam do mesmo anexo.</w:t>
      </w:r>
    </w:p>
    <w:p w14:paraId="5C2D79C0" w14:textId="77777777" w:rsidR="007C0571" w:rsidRDefault="007C0571" w:rsidP="007C0571">
      <w:pPr>
        <w:pStyle w:val="Ttulo1"/>
      </w:pPr>
      <w:bookmarkStart w:id="19" w:name="_Toc225413220"/>
      <w:bookmarkStart w:id="20" w:name="_Toc225527034"/>
      <w:r>
        <w:t>Achados de Auditoria</w:t>
      </w:r>
      <w:bookmarkEnd w:id="19"/>
      <w:bookmarkEnd w:id="20"/>
    </w:p>
    <w:p w14:paraId="57A49FD4" w14:textId="21A8BBFF" w:rsidR="007C0571" w:rsidRDefault="007C0571" w:rsidP="007C0571">
      <w:pPr>
        <w:pStyle w:val="Pargrafonumerado"/>
        <w:spacing w:after="120"/>
        <w:ind w:left="0" w:firstLine="0"/>
      </w:pPr>
      <w:r>
        <w:t>Os vetores de risco identificados na Visão Geral</w:t>
      </w:r>
      <w:r w:rsidR="00FC027F">
        <w:t xml:space="preserve"> do Objeto</w:t>
      </w:r>
      <w:r>
        <w:t xml:space="preserve"> são agora detalhados nos achados a seguir, organizados em quatro dimensões complementares de qualidade de dados (documental, geoespacial, cadastral e de metadados).</w:t>
      </w:r>
    </w:p>
    <w:p w14:paraId="14ABBE09" w14:textId="660F8AFF" w:rsidR="007C0571" w:rsidRDefault="007C0571" w:rsidP="007C0571">
      <w:pPr>
        <w:pStyle w:val="Pargrafonumerado"/>
        <w:spacing w:after="120"/>
        <w:ind w:left="0" w:firstLine="0"/>
      </w:pPr>
      <w:r>
        <w:t>Ressalta-se que os efeitos são relatados como potenciais em todos os achados</w:t>
      </w:r>
      <w:r w:rsidR="005E1DEE">
        <w:t>, pois</w:t>
      </w:r>
      <w:r>
        <w:t xml:space="preserve"> a auditoria não</w:t>
      </w:r>
      <w:r w:rsidR="001B2389">
        <w:t xml:space="preserve"> teve como escopo</w:t>
      </w:r>
      <w:r>
        <w:t xml:space="preserve"> </w:t>
      </w:r>
      <w:r w:rsidR="001B2389">
        <w:t xml:space="preserve">identificar </w:t>
      </w:r>
      <w:r>
        <w:t xml:space="preserve">dano consumado ao erário nem fraude </w:t>
      </w:r>
      <w:r w:rsidR="001B2389">
        <w:t>aplicada</w:t>
      </w:r>
      <w:r>
        <w:t xml:space="preserve">. Os avanços implementados pelo gestor (CAF 3.0, interface Leaflet, integração BCadastro/ConectaGOV, vedação de menores e providências em curso) são </w:t>
      </w:r>
      <w:r w:rsidR="001B2389">
        <w:t xml:space="preserve">considerados </w:t>
      </w:r>
      <w:r>
        <w:t>em cada achado como contexto fundamental para a calibragem dos encaminhamentos.</w:t>
      </w:r>
    </w:p>
    <w:p w14:paraId="1BA618F8" w14:textId="7D543552" w:rsidR="007C0571" w:rsidRPr="00CC44C0" w:rsidRDefault="007C0571" w:rsidP="007C0571">
      <w:pPr>
        <w:pStyle w:val="Ttulo2"/>
        <w:ind w:left="0" w:firstLine="0"/>
        <w:rPr>
          <w:b/>
          <w:bCs/>
          <w:u w:val="none"/>
        </w:rPr>
      </w:pPr>
      <w:bookmarkStart w:id="21" w:name="_Toc225413221"/>
      <w:r w:rsidRPr="00CC44C0">
        <w:rPr>
          <w:b/>
          <w:bCs/>
          <w:sz w:val="26"/>
          <w:u w:val="none"/>
        </w:rPr>
        <w:t xml:space="preserve">Achado 01 </w:t>
      </w:r>
      <w:bookmarkEnd w:id="21"/>
      <w:r w:rsidRPr="00CC44C0">
        <w:rPr>
          <w:b/>
          <w:bCs/>
          <w:sz w:val="26"/>
          <w:u w:val="none"/>
        </w:rPr>
        <w:t xml:space="preserve">– </w:t>
      </w:r>
      <w:r w:rsidRPr="00CC44C0">
        <w:rPr>
          <w:b/>
          <w:bCs/>
          <w:u w:val="none"/>
        </w:rPr>
        <w:t>Insuficiência dos mecanismos de validação da documentação comprobatória no CAF compromete a verificação da elegibilidade da agricultura familiar</w:t>
      </w:r>
    </w:p>
    <w:p w14:paraId="4E189053" w14:textId="228E7F14" w:rsidR="007C0571" w:rsidRDefault="007C0571" w:rsidP="007C0571">
      <w:pPr>
        <w:pStyle w:val="Pargrafonumerado"/>
        <w:spacing w:after="120"/>
        <w:ind w:left="0" w:firstLine="0"/>
      </w:pPr>
      <w:r>
        <w:t>A auditoria concluiu que os mecanismos de validação documental do CAF permanecem insuficientes para assegurar, em escala compatível com o cadastro, a comprovação dos requisitos cumulativos de elegibilidade previstos no art. 3º da Lei 11.326/2006 e operacionalizados pelos arts.</w:t>
      </w:r>
      <w:r w:rsidR="00F5384E">
        <w:t> </w:t>
      </w:r>
      <w:r>
        <w:t xml:space="preserve">8º e 22 da Portaria MDA 19/2025. Esse quadro decorre, principalmente, de um processo de </w:t>
      </w:r>
      <w:r w:rsidR="001B2389">
        <w:t xml:space="preserve">inserção </w:t>
      </w:r>
      <w:r>
        <w:t>documental desenhado para aceitar arquivos, e não para verificar seu conteúdo, da ausência de controles consistentes sobre dados críticos de área, da inexistência de requisitos mínimos de qualidade técnica na digitalização e da permanência de passivo herdado da DAP e do CAF 2.0.</w:t>
      </w:r>
    </w:p>
    <w:p w14:paraId="1F659CC4" w14:textId="4FADF882" w:rsidR="007C0571" w:rsidRDefault="007C0571" w:rsidP="007C0571">
      <w:pPr>
        <w:pStyle w:val="Pargrafonumerado"/>
        <w:spacing w:after="120"/>
        <w:ind w:left="0" w:firstLine="0"/>
      </w:pPr>
      <w:r>
        <w:t xml:space="preserve">O resultado é a convivência, na base ativa, de 27,1% de documentos semanticamente inadequados (peça 103, p. 9), 33,33% de documentos de imóvel de tipo inadequado (peça 105, p. 7), 53,55% de divergências críticas de área (peça 109, p. 7) e 68,7% de arquivos com resolução inferior a 300 DPI (peça 106, p. 7), situação que reduz a capacidade do cadastro de atestar a elegibilidade dos beneficiários e pode comprometer a </w:t>
      </w:r>
      <w:r w:rsidR="001B2389">
        <w:t xml:space="preserve">execução </w:t>
      </w:r>
      <w:r>
        <w:t>das políticas públicas que dele dependem.</w:t>
      </w:r>
    </w:p>
    <w:p w14:paraId="183BD22A" w14:textId="77777777" w:rsidR="007C0571" w:rsidRPr="00CC44C0" w:rsidRDefault="007C0571" w:rsidP="007C0571">
      <w:pPr>
        <w:pStyle w:val="Ttulo3"/>
        <w:rPr>
          <w:b/>
          <w:bCs/>
          <w:u w:val="none"/>
        </w:rPr>
      </w:pPr>
      <w:bookmarkStart w:id="22" w:name="_Toc225413222"/>
      <w:r w:rsidRPr="00CC44C0">
        <w:rPr>
          <w:b/>
          <w:bCs/>
          <w:u w:val="none"/>
        </w:rPr>
        <w:t>Governança da qualidade dos dados de entrada do CAF</w:t>
      </w:r>
      <w:bookmarkEnd w:id="22"/>
    </w:p>
    <w:p w14:paraId="49FA4942" w14:textId="75596A86" w:rsidR="007C0571" w:rsidRDefault="007C0571" w:rsidP="007C0571">
      <w:pPr>
        <w:pStyle w:val="Pargrafonumerado"/>
        <w:spacing w:after="120"/>
        <w:ind w:left="0" w:firstLine="0"/>
      </w:pPr>
      <w:r>
        <w:t xml:space="preserve">A documentação comprobatória ocupa posição central no desenho do CAF. Como o cadastro é autodeclaratório e funciona como instrumento oficial de identificação e qualificação da agricultura familiar, sua confiabilidade depende de que a documentação anexada permita demonstrar vínculo com a terra, renda compatível e aderência aos critérios legais. Essa centralidade é reforçada pelo Manual de Crédito Rural do Banco Central, segundo o qual o CAF válido é documento suficiente para comprovar o vínculo do beneficiário com a terra e com a atividade produtiva para fins de Pronaf, dispensando inclusive registro em cartório. </w:t>
      </w:r>
      <w:r w:rsidR="003E528A">
        <w:t>A</w:t>
      </w:r>
      <w:r>
        <w:t xml:space="preserve"> base ativa reúne registros produzidos sob diferentes marcos normativos e tecnológicos, e o CAF 3.0 já trouxe avanços. Ainda assim, esse passivo continua ativo e apto a influenciar decisões correntes</w:t>
      </w:r>
      <w:r w:rsidR="001B2389">
        <w:t xml:space="preserve"> e futuras</w:t>
      </w:r>
      <w:r>
        <w:t>.</w:t>
      </w:r>
    </w:p>
    <w:p w14:paraId="21D94511" w14:textId="2D80CE3D" w:rsidR="007C0571" w:rsidRDefault="007C0571" w:rsidP="007C0571">
      <w:pPr>
        <w:pStyle w:val="Pargrafonumerado"/>
        <w:spacing w:after="120"/>
        <w:ind w:left="0" w:firstLine="0"/>
      </w:pPr>
      <w:r>
        <w:t xml:space="preserve">À luz do DAMA-DMBOK v2, a qualidade dos dados de entrada deve ser tratada como atributo governado ao longo de todo o ciclo de vida, com controles preventivos, padrões, métricas e monitoramento voltados a assegurar que os dados sejam adequados ao uso pretendido (peça 86, p. 16 e 38). No contexto deste achado, esse referencial permite organizar a análise em dimensões </w:t>
      </w:r>
      <w:r>
        <w:lastRenderedPageBreak/>
        <w:t xml:space="preserve">complementares de validação semântica, aderência tipo-documental, consistência e acurácia dos dados críticos, qualidade técnica de </w:t>
      </w:r>
      <w:r w:rsidR="003F74DD">
        <w:t>inserção</w:t>
      </w:r>
      <w:r>
        <w:t>, ciclo de vida e monitoramento contínuo.</w:t>
      </w:r>
    </w:p>
    <w:p w14:paraId="273B59B8" w14:textId="4174C3AA" w:rsidR="007C0571" w:rsidRDefault="007C0571" w:rsidP="007C0571">
      <w:pPr>
        <w:pStyle w:val="Pargrafonumerado"/>
        <w:spacing w:after="120"/>
        <w:ind w:left="0" w:firstLine="0"/>
      </w:pPr>
      <w:r>
        <w:t>Para traduzir essas constatações em linguagem operacional, a equipe adot</w:t>
      </w:r>
      <w:r w:rsidR="003F74DD">
        <w:t>ou</w:t>
      </w:r>
      <w:r>
        <w:t xml:space="preserve"> quadro sintético de maturidade inspirado no DAMA-DMBOK e em escala adaptada de 0 a 5: 0 = ad-hoc; 1 = inicial; 2 = repetível; 3 = definido; 4 = gerenciado; 5 = otimizado. A escala é usada apenas como instrumento analítico para situar o estágio observado em cada dimensão do controle de qualidade dos dados de entrada.</w:t>
      </w:r>
    </w:p>
    <w:p w14:paraId="2AEDB8B1" w14:textId="77777777" w:rsidR="007C0571" w:rsidRPr="00CC44C0" w:rsidRDefault="007C0571" w:rsidP="007C0571">
      <w:pPr>
        <w:spacing w:before="60" w:after="60"/>
        <w:rPr>
          <w:b/>
          <w:bCs/>
        </w:rPr>
      </w:pPr>
      <w:r w:rsidRPr="00CC44C0">
        <w:rPr>
          <w:b/>
          <w:bCs/>
        </w:rPr>
        <w:t>Dimensão 1 — Validação semântica e aderência tipo-documental</w:t>
      </w:r>
    </w:p>
    <w:p w14:paraId="7CD337C3" w14:textId="6D09FC41" w:rsidR="007C0571" w:rsidRDefault="007C0571" w:rsidP="007C0571">
      <w:pPr>
        <w:pStyle w:val="Pargrafonumerado"/>
        <w:spacing w:after="120"/>
        <w:ind w:left="0" w:firstLine="0"/>
      </w:pPr>
      <w:r>
        <w:t>A regra de negócio RN1.17 estabelece que, para cada área cadastrada, deve ser anexado obrigatoriamente documento comprobatório (peça 78, p. 5), mas essa exigência</w:t>
      </w:r>
      <w:r w:rsidR="00E83307">
        <w:t>, na prática,</w:t>
      </w:r>
      <w:r>
        <w:t xml:space="preserve"> </w:t>
      </w:r>
      <w:r w:rsidR="00E83307">
        <w:t xml:space="preserve">está </w:t>
      </w:r>
      <w:r>
        <w:t>opera</w:t>
      </w:r>
      <w:r w:rsidR="00E83307">
        <w:t>ndo apenas</w:t>
      </w:r>
      <w:r>
        <w:t xml:space="preserve"> no plano da presença do arquivo, não no plano da verificação de seu conteúdo. As validações automatizadas RN1.29 e RN1.30, por sua vez, consultam bases externas da Dataprev e ajudam a testar dados declarados, sem examinar o teor do documento anexado (peça 78, p. 7). Na dimensão semântica, a amostra probabilística de 646 documentos (peça 103, p. 9) mostrou que 27,1% dos arquivos apresentados não comprovam aquilo que declaram comprovar. A inadequação concentra-se nos grupos mais sensíveis à elegibilidade: </w:t>
      </w:r>
      <w:r w:rsidR="00E83307">
        <w:t>37</w:t>
      </w:r>
      <w:r>
        <w:t>% dos documentos de imóvel rural e 30,</w:t>
      </w:r>
      <w:r w:rsidR="00E83307">
        <w:t>5</w:t>
      </w:r>
      <w:r>
        <w:t>% dos documentos de renda (peça 103, p. 10-11).</w:t>
      </w:r>
    </w:p>
    <w:p w14:paraId="4E0F2F65" w14:textId="331F3F67" w:rsidR="007C0571" w:rsidRDefault="007C0571" w:rsidP="007C0571">
      <w:pPr>
        <w:pStyle w:val="Pargrafonumerado"/>
        <w:spacing w:after="120"/>
        <w:ind w:left="0" w:firstLine="0"/>
      </w:pPr>
      <w:r>
        <w:t xml:space="preserve">A equipe encontrou, por exemplo, documentos de identidade classificados como prova de posse ou propriedade, notas fiscais de despesa usadas como comprovação de receita, </w:t>
      </w:r>
      <w:r w:rsidRPr="009F6E90">
        <w:rPr>
          <w:i/>
          <w:iCs/>
        </w:rPr>
        <w:t>selfies</w:t>
      </w:r>
      <w:r>
        <w:t xml:space="preserve"> classificadas como comprovante de renda e páginas em branco ou ilegíveis aceitas pelo sistema (peça</w:t>
      </w:r>
      <w:r w:rsidR="00401224">
        <w:t> </w:t>
      </w:r>
      <w:r>
        <w:t xml:space="preserve">103, p. 12-15). A projeção dessa taxa para a população de 11.377.318 documentos indica aproximadamente 3,08 milhões de documentos nessa condição (peça 140, p. 5), ordem de grandeza que não equivale, por si, a inelegibilidade definitiva do beneficiário, mas evidencia </w:t>
      </w:r>
      <w:r w:rsidR="00491DFE">
        <w:t>d</w:t>
      </w:r>
      <w:r>
        <w:t>i</w:t>
      </w:r>
      <w:r w:rsidR="00491DFE">
        <w:t>ficul</w:t>
      </w:r>
      <w:r>
        <w:t>dade estrutural do cadastro de provar aquilo que afirma registrar.</w:t>
      </w:r>
    </w:p>
    <w:p w14:paraId="379A23C3" w14:textId="14DDB90A" w:rsidR="007C0571" w:rsidRDefault="007C0571" w:rsidP="007C0571">
      <w:pPr>
        <w:pStyle w:val="Pargrafonumerado"/>
        <w:spacing w:after="120"/>
        <w:ind w:left="0" w:firstLine="0"/>
      </w:pPr>
      <w:r>
        <w:t>A comparação interna reforça esse diagnóstico</w:t>
      </w:r>
      <w:r w:rsidR="006070D7">
        <w:t>.</w:t>
      </w:r>
      <w:r>
        <w:t xml:space="preserve"> </w:t>
      </w:r>
      <w:r w:rsidR="006070D7">
        <w:t>A</w:t>
      </w:r>
      <w:r>
        <w:t xml:space="preserve">s Declarações de Veracidade, emitidas em formato padronizado pelo sistema, apresentaram inadequação de apenas </w:t>
      </w:r>
      <w:commentRangeStart w:id="23"/>
      <w:r w:rsidR="005C7E8A">
        <w:t>4,9</w:t>
      </w:r>
      <w:r>
        <w:t xml:space="preserve">% </w:t>
      </w:r>
      <w:commentRangeEnd w:id="23"/>
      <w:r w:rsidR="005C7E8A">
        <w:rPr>
          <w:rStyle w:val="Refdecomentrio"/>
          <w:sz w:val="24"/>
          <w:szCs w:val="24"/>
        </w:rPr>
        <w:commentReference w:id="23"/>
      </w:r>
      <w:r>
        <w:t>(peça 103, p.</w:t>
      </w:r>
      <w:r w:rsidR="00BE6B16">
        <w:t> </w:t>
      </w:r>
      <w:r>
        <w:t>10). Na mesma linha, a constatação de que 33,33% dos documentos de imóvel analisados são de tipo inadequado para comprovação de propriedade ou posse (peça 105, p. 7) mostra desalinhamento com o art. 8º, I, c, da Portaria</w:t>
      </w:r>
      <w:r w:rsidR="00BE6B16">
        <w:t xml:space="preserve"> -</w:t>
      </w:r>
      <w:r>
        <w:t xml:space="preserve"> MDA 19/2025. Em termos de maturidade, a prática observada é </w:t>
      </w:r>
      <w:r w:rsidRPr="00F82262">
        <w:rPr>
          <w:b/>
          <w:bCs/>
        </w:rPr>
        <w:t>Inicial (1)</w:t>
      </w:r>
      <w:r w:rsidR="005A409F">
        <w:t>, visto que</w:t>
      </w:r>
      <w:r>
        <w:t xml:space="preserve"> há exigência documental e há atuação manual da rede emissora, mas o controle ainda não é repetível nem escalável em patamar compatível com a base.</w:t>
      </w:r>
    </w:p>
    <w:p w14:paraId="2F5AC329" w14:textId="77777777" w:rsidR="007C0571" w:rsidRDefault="007C0571" w:rsidP="007C0571">
      <w:pPr>
        <w:keepNext/>
        <w:spacing w:before="240" w:after="120"/>
        <w:jc w:val="center"/>
      </w:pPr>
      <w:r>
        <w:rPr>
          <w:b/>
          <w:sz w:val="20"/>
        </w:rPr>
        <w:t xml:space="preserve">Tabela 1 — </w:t>
      </w:r>
      <w:r>
        <w:rPr>
          <w:sz w:val="20"/>
        </w:rPr>
        <w:t>Inadequação semântica por tipo de documento</w:t>
      </w:r>
    </w:p>
    <w:tbl>
      <w:tblPr>
        <w:tblStyle w:val="Tabelacomgrade"/>
        <w:tblW w:w="0" w:type="auto"/>
        <w:jc w:val="center"/>
        <w:tblLook w:val="04A0" w:firstRow="1" w:lastRow="0" w:firstColumn="1" w:lastColumn="0" w:noHBand="0" w:noVBand="1"/>
      </w:tblPr>
      <w:tblGrid>
        <w:gridCol w:w="1604"/>
        <w:gridCol w:w="1604"/>
        <w:gridCol w:w="1604"/>
        <w:gridCol w:w="1605"/>
        <w:gridCol w:w="1605"/>
        <w:gridCol w:w="1605"/>
      </w:tblGrid>
      <w:tr w:rsidR="007C0571" w14:paraId="64E14055" w14:textId="77777777" w:rsidTr="00A62EAB">
        <w:trPr>
          <w:jc w:val="center"/>
        </w:trPr>
        <w:tc>
          <w:tcPr>
            <w:tcW w:w="1606" w:type="dxa"/>
          </w:tcPr>
          <w:p w14:paraId="47FDD522" w14:textId="77777777" w:rsidR="007C0571" w:rsidRDefault="007C0571" w:rsidP="00A62EAB">
            <w:pPr>
              <w:spacing w:before="20" w:after="20"/>
              <w:jc w:val="left"/>
            </w:pPr>
            <w:r>
              <w:rPr>
                <w:b/>
                <w:sz w:val="20"/>
              </w:rPr>
              <w:t>Tipo de documento</w:t>
            </w:r>
          </w:p>
        </w:tc>
        <w:tc>
          <w:tcPr>
            <w:tcW w:w="1606" w:type="dxa"/>
          </w:tcPr>
          <w:p w14:paraId="6FE66000" w14:textId="77777777" w:rsidR="007C0571" w:rsidRDefault="007C0571" w:rsidP="00A62EAB">
            <w:pPr>
              <w:spacing w:before="20" w:after="20"/>
              <w:jc w:val="right"/>
            </w:pPr>
            <w:r>
              <w:rPr>
                <w:b/>
                <w:sz w:val="20"/>
              </w:rPr>
              <w:t>Analisados</w:t>
            </w:r>
          </w:p>
        </w:tc>
        <w:tc>
          <w:tcPr>
            <w:tcW w:w="1606" w:type="dxa"/>
          </w:tcPr>
          <w:p w14:paraId="73FDDA5B" w14:textId="77777777" w:rsidR="007C0571" w:rsidRDefault="007C0571" w:rsidP="00A62EAB">
            <w:pPr>
              <w:spacing w:before="20" w:after="20"/>
              <w:jc w:val="right"/>
            </w:pPr>
            <w:r>
              <w:rPr>
                <w:b/>
                <w:sz w:val="20"/>
              </w:rPr>
              <w:t>Plenamente adequados</w:t>
            </w:r>
          </w:p>
        </w:tc>
        <w:tc>
          <w:tcPr>
            <w:tcW w:w="1606" w:type="dxa"/>
          </w:tcPr>
          <w:p w14:paraId="6CAEC6B9" w14:textId="77777777" w:rsidR="007C0571" w:rsidRDefault="007C0571" w:rsidP="00A62EAB">
            <w:pPr>
              <w:spacing w:before="20" w:after="20"/>
              <w:jc w:val="right"/>
            </w:pPr>
            <w:r>
              <w:rPr>
                <w:b/>
                <w:sz w:val="20"/>
              </w:rPr>
              <w:t>Parcialmente adequados</w:t>
            </w:r>
          </w:p>
        </w:tc>
        <w:tc>
          <w:tcPr>
            <w:tcW w:w="1606" w:type="dxa"/>
          </w:tcPr>
          <w:p w14:paraId="080A962E" w14:textId="77777777" w:rsidR="007C0571" w:rsidRDefault="007C0571" w:rsidP="00A62EAB">
            <w:pPr>
              <w:spacing w:before="20" w:after="20"/>
              <w:jc w:val="right"/>
            </w:pPr>
            <w:r>
              <w:rPr>
                <w:b/>
                <w:sz w:val="20"/>
              </w:rPr>
              <w:t>Inadequados</w:t>
            </w:r>
          </w:p>
        </w:tc>
        <w:tc>
          <w:tcPr>
            <w:tcW w:w="1606" w:type="dxa"/>
          </w:tcPr>
          <w:p w14:paraId="193016A4" w14:textId="77777777" w:rsidR="007C0571" w:rsidRDefault="007C0571" w:rsidP="00A62EAB">
            <w:pPr>
              <w:spacing w:before="20" w:after="20"/>
              <w:jc w:val="right"/>
            </w:pPr>
            <w:r>
              <w:rPr>
                <w:b/>
                <w:sz w:val="20"/>
              </w:rPr>
              <w:t>% inadequação (P + I)</w:t>
            </w:r>
          </w:p>
        </w:tc>
      </w:tr>
      <w:tr w:rsidR="007C0571" w14:paraId="2F4F97D5" w14:textId="77777777" w:rsidTr="00A62EAB">
        <w:trPr>
          <w:jc w:val="center"/>
        </w:trPr>
        <w:tc>
          <w:tcPr>
            <w:tcW w:w="1606" w:type="dxa"/>
          </w:tcPr>
          <w:p w14:paraId="306DE3E8" w14:textId="77777777" w:rsidR="007C0571" w:rsidRDefault="007C0571" w:rsidP="00A62EAB">
            <w:pPr>
              <w:spacing w:before="20" w:after="20"/>
              <w:jc w:val="left"/>
            </w:pPr>
            <w:r>
              <w:rPr>
                <w:sz w:val="20"/>
              </w:rPr>
              <w:t>Imóvel rural</w:t>
            </w:r>
          </w:p>
        </w:tc>
        <w:tc>
          <w:tcPr>
            <w:tcW w:w="1606" w:type="dxa"/>
          </w:tcPr>
          <w:p w14:paraId="02CD0BC2" w14:textId="77777777" w:rsidR="007C0571" w:rsidRDefault="007C0571" w:rsidP="00A62EAB">
            <w:pPr>
              <w:spacing w:before="20" w:after="20"/>
              <w:jc w:val="right"/>
            </w:pPr>
            <w:r>
              <w:rPr>
                <w:sz w:val="20"/>
              </w:rPr>
              <w:t>227</w:t>
            </w:r>
          </w:p>
        </w:tc>
        <w:tc>
          <w:tcPr>
            <w:tcW w:w="1606" w:type="dxa"/>
          </w:tcPr>
          <w:p w14:paraId="0F48C81A" w14:textId="77777777" w:rsidR="007C0571" w:rsidRDefault="007C0571" w:rsidP="00A62EAB">
            <w:pPr>
              <w:spacing w:before="20" w:after="20"/>
              <w:jc w:val="right"/>
            </w:pPr>
            <w:r>
              <w:rPr>
                <w:sz w:val="20"/>
              </w:rPr>
              <w:t>144</w:t>
            </w:r>
          </w:p>
        </w:tc>
        <w:tc>
          <w:tcPr>
            <w:tcW w:w="1606" w:type="dxa"/>
          </w:tcPr>
          <w:p w14:paraId="763150E1" w14:textId="77777777" w:rsidR="007C0571" w:rsidRDefault="007C0571" w:rsidP="00A62EAB">
            <w:pPr>
              <w:spacing w:before="20" w:after="20"/>
              <w:jc w:val="right"/>
            </w:pPr>
            <w:r>
              <w:rPr>
                <w:sz w:val="20"/>
              </w:rPr>
              <w:t>20</w:t>
            </w:r>
          </w:p>
        </w:tc>
        <w:tc>
          <w:tcPr>
            <w:tcW w:w="1606" w:type="dxa"/>
          </w:tcPr>
          <w:p w14:paraId="5CF8CADD" w14:textId="77777777" w:rsidR="007C0571" w:rsidRDefault="007C0571" w:rsidP="00A62EAB">
            <w:pPr>
              <w:spacing w:before="20" w:after="20"/>
              <w:jc w:val="right"/>
            </w:pPr>
            <w:r>
              <w:rPr>
                <w:sz w:val="20"/>
              </w:rPr>
              <w:t>63</w:t>
            </w:r>
          </w:p>
        </w:tc>
        <w:tc>
          <w:tcPr>
            <w:tcW w:w="1606" w:type="dxa"/>
          </w:tcPr>
          <w:p w14:paraId="4F8B552E" w14:textId="77777777" w:rsidR="007C0571" w:rsidRDefault="007C0571" w:rsidP="00A62EAB">
            <w:pPr>
              <w:spacing w:before="20" w:after="20"/>
              <w:jc w:val="right"/>
            </w:pPr>
            <w:commentRangeStart w:id="24"/>
            <w:r>
              <w:rPr>
                <w:sz w:val="20"/>
              </w:rPr>
              <w:t>36,6%</w:t>
            </w:r>
            <w:commentRangeEnd w:id="24"/>
            <w:r w:rsidR="005C7E8A">
              <w:rPr>
                <w:rStyle w:val="Refdecomentrio"/>
                <w:sz w:val="24"/>
                <w:szCs w:val="24"/>
              </w:rPr>
              <w:commentReference w:id="24"/>
            </w:r>
          </w:p>
        </w:tc>
      </w:tr>
      <w:tr w:rsidR="007C0571" w14:paraId="75E633E4" w14:textId="77777777" w:rsidTr="00A62EAB">
        <w:trPr>
          <w:jc w:val="center"/>
        </w:trPr>
        <w:tc>
          <w:tcPr>
            <w:tcW w:w="1606" w:type="dxa"/>
          </w:tcPr>
          <w:p w14:paraId="1B80A338" w14:textId="77777777" w:rsidR="007C0571" w:rsidRDefault="007C0571" w:rsidP="00A62EAB">
            <w:pPr>
              <w:spacing w:before="20" w:after="20"/>
              <w:jc w:val="left"/>
            </w:pPr>
            <w:r>
              <w:rPr>
                <w:sz w:val="20"/>
              </w:rPr>
              <w:t>Renda</w:t>
            </w:r>
          </w:p>
        </w:tc>
        <w:tc>
          <w:tcPr>
            <w:tcW w:w="1606" w:type="dxa"/>
          </w:tcPr>
          <w:p w14:paraId="310250D8" w14:textId="77777777" w:rsidR="007C0571" w:rsidRDefault="007C0571" w:rsidP="00A62EAB">
            <w:pPr>
              <w:spacing w:before="20" w:after="20"/>
              <w:jc w:val="right"/>
            </w:pPr>
            <w:r>
              <w:rPr>
                <w:sz w:val="20"/>
              </w:rPr>
              <w:t>276</w:t>
            </w:r>
          </w:p>
        </w:tc>
        <w:tc>
          <w:tcPr>
            <w:tcW w:w="1606" w:type="dxa"/>
          </w:tcPr>
          <w:p w14:paraId="40E43C78" w14:textId="77777777" w:rsidR="007C0571" w:rsidRDefault="007C0571" w:rsidP="00A62EAB">
            <w:pPr>
              <w:spacing w:before="20" w:after="20"/>
              <w:jc w:val="right"/>
            </w:pPr>
            <w:r>
              <w:rPr>
                <w:sz w:val="20"/>
              </w:rPr>
              <w:t>192</w:t>
            </w:r>
          </w:p>
        </w:tc>
        <w:tc>
          <w:tcPr>
            <w:tcW w:w="1606" w:type="dxa"/>
          </w:tcPr>
          <w:p w14:paraId="0EF0A4CF" w14:textId="77777777" w:rsidR="007C0571" w:rsidRDefault="007C0571" w:rsidP="00A62EAB">
            <w:pPr>
              <w:spacing w:before="20" w:after="20"/>
              <w:jc w:val="right"/>
            </w:pPr>
            <w:r>
              <w:rPr>
                <w:sz w:val="20"/>
              </w:rPr>
              <w:t>13</w:t>
            </w:r>
          </w:p>
        </w:tc>
        <w:tc>
          <w:tcPr>
            <w:tcW w:w="1606" w:type="dxa"/>
          </w:tcPr>
          <w:p w14:paraId="40EF4B2D" w14:textId="77777777" w:rsidR="007C0571" w:rsidRDefault="007C0571" w:rsidP="00A62EAB">
            <w:pPr>
              <w:spacing w:before="20" w:after="20"/>
              <w:jc w:val="right"/>
            </w:pPr>
            <w:r>
              <w:rPr>
                <w:sz w:val="20"/>
              </w:rPr>
              <w:t>71</w:t>
            </w:r>
          </w:p>
        </w:tc>
        <w:tc>
          <w:tcPr>
            <w:tcW w:w="1606" w:type="dxa"/>
          </w:tcPr>
          <w:p w14:paraId="3723DD1B" w14:textId="77777777" w:rsidR="007C0571" w:rsidRDefault="007C0571" w:rsidP="00A62EAB">
            <w:pPr>
              <w:spacing w:before="20" w:after="20"/>
              <w:jc w:val="right"/>
            </w:pPr>
            <w:commentRangeStart w:id="25"/>
            <w:r>
              <w:rPr>
                <w:sz w:val="20"/>
              </w:rPr>
              <w:t>30,4%</w:t>
            </w:r>
            <w:commentRangeEnd w:id="25"/>
            <w:r w:rsidR="005C7E8A">
              <w:rPr>
                <w:rStyle w:val="Refdecomentrio"/>
                <w:sz w:val="24"/>
                <w:szCs w:val="24"/>
              </w:rPr>
              <w:commentReference w:id="25"/>
            </w:r>
          </w:p>
        </w:tc>
      </w:tr>
      <w:tr w:rsidR="007C0571" w14:paraId="7D8083A3" w14:textId="77777777" w:rsidTr="00A62EAB">
        <w:trPr>
          <w:jc w:val="center"/>
        </w:trPr>
        <w:tc>
          <w:tcPr>
            <w:tcW w:w="1606" w:type="dxa"/>
          </w:tcPr>
          <w:p w14:paraId="1B619EED" w14:textId="77777777" w:rsidR="007C0571" w:rsidRDefault="007C0571" w:rsidP="00A62EAB">
            <w:pPr>
              <w:spacing w:before="20" w:after="20"/>
              <w:jc w:val="left"/>
            </w:pPr>
            <w:r>
              <w:rPr>
                <w:sz w:val="20"/>
              </w:rPr>
              <w:t>Declarações de Veracidade</w:t>
            </w:r>
          </w:p>
        </w:tc>
        <w:tc>
          <w:tcPr>
            <w:tcW w:w="1606" w:type="dxa"/>
          </w:tcPr>
          <w:p w14:paraId="0B1AAF8F" w14:textId="77777777" w:rsidR="007C0571" w:rsidRDefault="007C0571" w:rsidP="00A62EAB">
            <w:pPr>
              <w:spacing w:before="20" w:after="20"/>
              <w:jc w:val="right"/>
            </w:pPr>
            <w:r>
              <w:rPr>
                <w:sz w:val="20"/>
              </w:rPr>
              <w:t>143</w:t>
            </w:r>
          </w:p>
        </w:tc>
        <w:tc>
          <w:tcPr>
            <w:tcW w:w="1606" w:type="dxa"/>
          </w:tcPr>
          <w:p w14:paraId="19CDC30A" w14:textId="77777777" w:rsidR="007C0571" w:rsidRDefault="007C0571" w:rsidP="00A62EAB">
            <w:pPr>
              <w:spacing w:before="20" w:after="20"/>
              <w:jc w:val="right"/>
            </w:pPr>
            <w:r>
              <w:rPr>
                <w:sz w:val="20"/>
              </w:rPr>
              <w:t>135</w:t>
            </w:r>
          </w:p>
        </w:tc>
        <w:tc>
          <w:tcPr>
            <w:tcW w:w="1606" w:type="dxa"/>
          </w:tcPr>
          <w:p w14:paraId="05C0120E" w14:textId="77777777" w:rsidR="007C0571" w:rsidRDefault="007C0571" w:rsidP="00A62EAB">
            <w:pPr>
              <w:spacing w:before="20" w:after="20"/>
              <w:jc w:val="right"/>
            </w:pPr>
            <w:r>
              <w:rPr>
                <w:sz w:val="20"/>
              </w:rPr>
              <w:t>5</w:t>
            </w:r>
          </w:p>
        </w:tc>
        <w:tc>
          <w:tcPr>
            <w:tcW w:w="1606" w:type="dxa"/>
          </w:tcPr>
          <w:p w14:paraId="34815823" w14:textId="77777777" w:rsidR="007C0571" w:rsidRDefault="007C0571" w:rsidP="00A62EAB">
            <w:pPr>
              <w:spacing w:before="20" w:after="20"/>
              <w:jc w:val="right"/>
            </w:pPr>
            <w:r>
              <w:rPr>
                <w:sz w:val="20"/>
              </w:rPr>
              <w:t>3</w:t>
            </w:r>
          </w:p>
        </w:tc>
        <w:tc>
          <w:tcPr>
            <w:tcW w:w="1606" w:type="dxa"/>
          </w:tcPr>
          <w:p w14:paraId="611F0144" w14:textId="77777777" w:rsidR="007C0571" w:rsidRDefault="007C0571" w:rsidP="00A62EAB">
            <w:pPr>
              <w:spacing w:before="20" w:after="20"/>
              <w:jc w:val="right"/>
            </w:pPr>
            <w:commentRangeStart w:id="26"/>
            <w:r>
              <w:rPr>
                <w:sz w:val="20"/>
              </w:rPr>
              <w:t>5,7%</w:t>
            </w:r>
            <w:commentRangeEnd w:id="26"/>
            <w:r w:rsidR="005C7E8A">
              <w:rPr>
                <w:rStyle w:val="Refdecomentrio"/>
                <w:sz w:val="24"/>
                <w:szCs w:val="24"/>
              </w:rPr>
              <w:commentReference w:id="26"/>
            </w:r>
          </w:p>
        </w:tc>
      </w:tr>
      <w:tr w:rsidR="007C0571" w14:paraId="0A4921E2" w14:textId="77777777" w:rsidTr="00A62EAB">
        <w:trPr>
          <w:jc w:val="center"/>
        </w:trPr>
        <w:tc>
          <w:tcPr>
            <w:tcW w:w="1606" w:type="dxa"/>
          </w:tcPr>
          <w:p w14:paraId="464700AC" w14:textId="77777777" w:rsidR="007C0571" w:rsidRDefault="007C0571" w:rsidP="00A62EAB">
            <w:pPr>
              <w:spacing w:before="20" w:after="20"/>
              <w:jc w:val="left"/>
            </w:pPr>
            <w:r>
              <w:rPr>
                <w:sz w:val="20"/>
              </w:rPr>
              <w:t>Total</w:t>
            </w:r>
          </w:p>
        </w:tc>
        <w:tc>
          <w:tcPr>
            <w:tcW w:w="1606" w:type="dxa"/>
          </w:tcPr>
          <w:p w14:paraId="2CF19516" w14:textId="77777777" w:rsidR="007C0571" w:rsidRDefault="007C0571" w:rsidP="00A62EAB">
            <w:pPr>
              <w:spacing w:before="20" w:after="20"/>
              <w:jc w:val="right"/>
            </w:pPr>
            <w:r>
              <w:rPr>
                <w:sz w:val="20"/>
              </w:rPr>
              <w:t>646</w:t>
            </w:r>
          </w:p>
        </w:tc>
        <w:tc>
          <w:tcPr>
            <w:tcW w:w="1606" w:type="dxa"/>
          </w:tcPr>
          <w:p w14:paraId="4AF13539" w14:textId="77777777" w:rsidR="007C0571" w:rsidRDefault="007C0571" w:rsidP="00A62EAB">
            <w:pPr>
              <w:spacing w:before="20" w:after="20"/>
              <w:jc w:val="right"/>
            </w:pPr>
            <w:r>
              <w:rPr>
                <w:sz w:val="20"/>
              </w:rPr>
              <w:t>471</w:t>
            </w:r>
          </w:p>
        </w:tc>
        <w:tc>
          <w:tcPr>
            <w:tcW w:w="1606" w:type="dxa"/>
          </w:tcPr>
          <w:p w14:paraId="2293A972" w14:textId="77777777" w:rsidR="007C0571" w:rsidRDefault="007C0571" w:rsidP="00A62EAB">
            <w:pPr>
              <w:spacing w:before="20" w:after="20"/>
              <w:jc w:val="right"/>
            </w:pPr>
            <w:r>
              <w:rPr>
                <w:sz w:val="20"/>
              </w:rPr>
              <w:t>38</w:t>
            </w:r>
          </w:p>
        </w:tc>
        <w:tc>
          <w:tcPr>
            <w:tcW w:w="1606" w:type="dxa"/>
          </w:tcPr>
          <w:p w14:paraId="15D836CF" w14:textId="77777777" w:rsidR="007C0571" w:rsidRDefault="007C0571" w:rsidP="00A62EAB">
            <w:pPr>
              <w:spacing w:before="20" w:after="20"/>
              <w:jc w:val="right"/>
            </w:pPr>
            <w:r>
              <w:rPr>
                <w:sz w:val="20"/>
              </w:rPr>
              <w:t>137</w:t>
            </w:r>
          </w:p>
        </w:tc>
        <w:tc>
          <w:tcPr>
            <w:tcW w:w="1606" w:type="dxa"/>
          </w:tcPr>
          <w:p w14:paraId="22BB661D" w14:textId="77777777" w:rsidR="007C0571" w:rsidRDefault="007C0571" w:rsidP="00A62EAB">
            <w:pPr>
              <w:spacing w:before="20" w:after="20"/>
              <w:jc w:val="right"/>
            </w:pPr>
            <w:r>
              <w:rPr>
                <w:sz w:val="20"/>
              </w:rPr>
              <w:t>27,1%</w:t>
            </w:r>
          </w:p>
        </w:tc>
      </w:tr>
    </w:tbl>
    <w:p w14:paraId="32A5892F" w14:textId="77777777" w:rsidR="007C0571" w:rsidRDefault="007C0571" w:rsidP="007C0571">
      <w:pPr>
        <w:spacing w:before="0" w:after="120" w:line="40" w:lineRule="exact"/>
      </w:pPr>
    </w:p>
    <w:p w14:paraId="138C9EC1" w14:textId="77777777" w:rsidR="007C0571" w:rsidRDefault="007C0571" w:rsidP="007C0571">
      <w:pPr>
        <w:spacing w:before="40" w:after="120"/>
      </w:pPr>
      <w:r>
        <w:rPr>
          <w:i/>
          <w:sz w:val="20"/>
        </w:rPr>
        <w:t>Fonte: elaboração da equipe de auditoria com base na peça 103, p. 9-10. Amostra probabilística estratificada (n=646, IC 99%, margem de erro ±4,5 p.p.).</w:t>
      </w:r>
    </w:p>
    <w:p w14:paraId="14B2FAF4" w14:textId="3FEB6604" w:rsidR="007C0571" w:rsidRPr="00CC44C0" w:rsidRDefault="007C0571" w:rsidP="007C0571">
      <w:pPr>
        <w:spacing w:before="60" w:after="60"/>
        <w:rPr>
          <w:b/>
          <w:bCs/>
        </w:rPr>
      </w:pPr>
      <w:r w:rsidRPr="00CC44C0">
        <w:rPr>
          <w:b/>
          <w:bCs/>
        </w:rPr>
        <w:t>Dimensão 2 — Consistência e acurácia dos dados de área</w:t>
      </w:r>
    </w:p>
    <w:p w14:paraId="315215E5" w14:textId="6DE20A74" w:rsidR="007C0571" w:rsidRDefault="00616B04" w:rsidP="007C0571">
      <w:pPr>
        <w:pStyle w:val="Pargrafonumerado"/>
        <w:spacing w:after="120"/>
        <w:ind w:left="0" w:firstLine="0"/>
      </w:pPr>
      <w:r>
        <w:t>Em relação a</w:t>
      </w:r>
      <w:r w:rsidR="007C0571">
        <w:t>os documentos de imóvel com área válida identificável, 53,55% dos casos apresentaram divergência superior a 10% entre a área extraída do documento digitalizado e a área registrada na base (peça 109, p. 7), com projeção de aproximadamente 1,4 milhão de documentos com inconsistência relevante.</w:t>
      </w:r>
    </w:p>
    <w:p w14:paraId="351EAEF6" w14:textId="74B57BB1" w:rsidR="007C0571" w:rsidRDefault="007C0571" w:rsidP="007C0571">
      <w:pPr>
        <w:pStyle w:val="Pargrafonumerado"/>
        <w:spacing w:after="120"/>
        <w:ind w:left="0" w:firstLine="0"/>
      </w:pPr>
      <w:r>
        <w:lastRenderedPageBreak/>
        <w:t xml:space="preserve">A peça </w:t>
      </w:r>
      <w:commentRangeStart w:id="27"/>
      <w:del w:id="28" w:author="Harley Alves Ferreira" w:date="2026-03-26T19:18:00Z" w16du:dateUtc="2026-03-26T22:18:00Z">
        <w:r w:rsidDel="0009659E">
          <w:delText>141</w:delText>
        </w:r>
      </w:del>
      <w:commentRangeEnd w:id="27"/>
      <w:r w:rsidR="0009659E">
        <w:rPr>
          <w:rStyle w:val="Refdecomentrio"/>
          <w:sz w:val="24"/>
          <w:szCs w:val="24"/>
        </w:rPr>
        <w:commentReference w:id="27"/>
      </w:r>
      <w:r>
        <w:t xml:space="preserve"> já havia ilustrado a situação ao mostrar caso em que o sistema registrava 1,5 hectare, enquanto o documento apontava 5,0 hectares. O padrão sugere causas estruturais, como conversão inadequada entre alqueires e hectares, registro de área útil em vez de área total ou desatualização documental. Também sugere lacuna de controle na entrada: não há cruzamento sistemático entre a área declarada no formulário e a área constante do documento digitalizado, nem interoperabilidade madura com bases oficiais como Sigef e Sicar no momento do cadastramento. Em termos de maturidade, trata-se de prática </w:t>
      </w:r>
      <w:r w:rsidRPr="00F82262">
        <w:rPr>
          <w:b/>
          <w:bCs/>
        </w:rPr>
        <w:t>Ad-hoc (0)</w:t>
      </w:r>
      <w:r>
        <w:t>: o sistema admite dado crítico de alta materialidade sem verificação cruzada automatizada compatível com o risco.</w:t>
      </w:r>
    </w:p>
    <w:p w14:paraId="752AD2C1" w14:textId="77777777" w:rsidR="007C0571" w:rsidRDefault="007C0571" w:rsidP="007C0571">
      <w:pPr>
        <w:keepNext/>
        <w:spacing w:before="240" w:after="120"/>
        <w:jc w:val="center"/>
      </w:pPr>
      <w:r>
        <w:rPr>
          <w:b/>
          <w:sz w:val="20"/>
        </w:rPr>
        <w:t xml:space="preserve">Tabela 2 — </w:t>
      </w:r>
      <w:r>
        <w:rPr>
          <w:sz w:val="20"/>
        </w:rPr>
        <w:t>Divergências de área por faixa de magnitude</w:t>
      </w:r>
    </w:p>
    <w:tbl>
      <w:tblPr>
        <w:tblStyle w:val="Tabelacomgrade"/>
        <w:tblW w:w="0" w:type="auto"/>
        <w:jc w:val="center"/>
        <w:tblLook w:val="04A0" w:firstRow="1" w:lastRow="0" w:firstColumn="1" w:lastColumn="0" w:noHBand="0" w:noVBand="1"/>
      </w:tblPr>
      <w:tblGrid>
        <w:gridCol w:w="2408"/>
        <w:gridCol w:w="2406"/>
        <w:gridCol w:w="2406"/>
        <w:gridCol w:w="2407"/>
      </w:tblGrid>
      <w:tr w:rsidR="007C0571" w14:paraId="399C894D" w14:textId="77777777" w:rsidTr="00A62EAB">
        <w:trPr>
          <w:jc w:val="center"/>
        </w:trPr>
        <w:tc>
          <w:tcPr>
            <w:tcW w:w="2409" w:type="dxa"/>
          </w:tcPr>
          <w:p w14:paraId="06E42995" w14:textId="77777777" w:rsidR="007C0571" w:rsidRDefault="007C0571" w:rsidP="00A62EAB">
            <w:pPr>
              <w:spacing w:before="20" w:after="20"/>
              <w:jc w:val="left"/>
            </w:pPr>
            <w:r>
              <w:rPr>
                <w:b/>
                <w:sz w:val="20"/>
              </w:rPr>
              <w:t>Faixa de divergência</w:t>
            </w:r>
          </w:p>
        </w:tc>
        <w:tc>
          <w:tcPr>
            <w:tcW w:w="2409" w:type="dxa"/>
          </w:tcPr>
          <w:p w14:paraId="7A1BE928" w14:textId="77777777" w:rsidR="007C0571" w:rsidRDefault="007C0571" w:rsidP="00A62EAB">
            <w:pPr>
              <w:spacing w:before="20" w:after="20"/>
              <w:jc w:val="right"/>
            </w:pPr>
            <w:r>
              <w:rPr>
                <w:b/>
                <w:sz w:val="20"/>
              </w:rPr>
              <w:t>Casos</w:t>
            </w:r>
          </w:p>
        </w:tc>
        <w:tc>
          <w:tcPr>
            <w:tcW w:w="2409" w:type="dxa"/>
          </w:tcPr>
          <w:p w14:paraId="1BCC8DEF" w14:textId="77777777" w:rsidR="007C0571" w:rsidRDefault="007C0571" w:rsidP="00A62EAB">
            <w:pPr>
              <w:spacing w:before="20" w:after="20"/>
              <w:jc w:val="right"/>
            </w:pPr>
            <w:r>
              <w:rPr>
                <w:b/>
                <w:sz w:val="20"/>
              </w:rPr>
              <w:t>% do total</w:t>
            </w:r>
          </w:p>
        </w:tc>
        <w:tc>
          <w:tcPr>
            <w:tcW w:w="2409" w:type="dxa"/>
          </w:tcPr>
          <w:p w14:paraId="116DBA9B" w14:textId="77777777" w:rsidR="007C0571" w:rsidRDefault="007C0571" w:rsidP="00A62EAB">
            <w:pPr>
              <w:spacing w:before="20" w:after="20"/>
              <w:jc w:val="right"/>
            </w:pPr>
            <w:r>
              <w:rPr>
                <w:b/>
                <w:sz w:val="20"/>
              </w:rPr>
              <w:t>Projeção populacional</w:t>
            </w:r>
          </w:p>
        </w:tc>
      </w:tr>
      <w:tr w:rsidR="007C0571" w14:paraId="6F6F0F34" w14:textId="77777777" w:rsidTr="00A62EAB">
        <w:trPr>
          <w:jc w:val="center"/>
        </w:trPr>
        <w:tc>
          <w:tcPr>
            <w:tcW w:w="2409" w:type="dxa"/>
          </w:tcPr>
          <w:p w14:paraId="454C2344" w14:textId="77777777" w:rsidR="007C0571" w:rsidRDefault="007C0571" w:rsidP="00A62EAB">
            <w:pPr>
              <w:spacing w:before="20" w:after="20"/>
              <w:jc w:val="left"/>
            </w:pPr>
            <w:r>
              <w:rPr>
                <w:sz w:val="20"/>
              </w:rPr>
              <w:t>0-5% (tolerável)</w:t>
            </w:r>
          </w:p>
        </w:tc>
        <w:tc>
          <w:tcPr>
            <w:tcW w:w="2409" w:type="dxa"/>
          </w:tcPr>
          <w:p w14:paraId="14F1CECF" w14:textId="77777777" w:rsidR="007C0571" w:rsidRDefault="007C0571" w:rsidP="00A62EAB">
            <w:pPr>
              <w:spacing w:before="20" w:after="20"/>
              <w:jc w:val="right"/>
            </w:pPr>
            <w:r>
              <w:rPr>
                <w:sz w:val="20"/>
              </w:rPr>
              <w:t>70</w:t>
            </w:r>
          </w:p>
        </w:tc>
        <w:tc>
          <w:tcPr>
            <w:tcW w:w="2409" w:type="dxa"/>
          </w:tcPr>
          <w:p w14:paraId="1B978C48" w14:textId="77777777" w:rsidR="007C0571" w:rsidRDefault="007C0571" w:rsidP="00A62EAB">
            <w:pPr>
              <w:spacing w:before="20" w:after="20"/>
              <w:jc w:val="right"/>
            </w:pPr>
            <w:r>
              <w:rPr>
                <w:sz w:val="20"/>
              </w:rPr>
              <w:t>45,16%</w:t>
            </w:r>
          </w:p>
        </w:tc>
        <w:tc>
          <w:tcPr>
            <w:tcW w:w="2409" w:type="dxa"/>
          </w:tcPr>
          <w:p w14:paraId="1FED58A9" w14:textId="77777777" w:rsidR="007C0571" w:rsidRDefault="007C0571" w:rsidP="00A62EAB">
            <w:pPr>
              <w:spacing w:before="20" w:after="20"/>
              <w:jc w:val="right"/>
            </w:pPr>
            <w:r>
              <w:rPr>
                <w:sz w:val="20"/>
              </w:rPr>
              <w:t>1.181.370</w:t>
            </w:r>
          </w:p>
        </w:tc>
      </w:tr>
      <w:tr w:rsidR="007C0571" w14:paraId="0BF0A710" w14:textId="77777777" w:rsidTr="00A62EAB">
        <w:trPr>
          <w:jc w:val="center"/>
        </w:trPr>
        <w:tc>
          <w:tcPr>
            <w:tcW w:w="2409" w:type="dxa"/>
          </w:tcPr>
          <w:p w14:paraId="12A7267E" w14:textId="77777777" w:rsidR="007C0571" w:rsidRDefault="007C0571" w:rsidP="00A62EAB">
            <w:pPr>
              <w:spacing w:before="20" w:after="20"/>
              <w:jc w:val="left"/>
            </w:pPr>
            <w:r>
              <w:rPr>
                <w:sz w:val="20"/>
              </w:rPr>
              <w:t>5-10% (moderada)</w:t>
            </w:r>
          </w:p>
        </w:tc>
        <w:tc>
          <w:tcPr>
            <w:tcW w:w="2409" w:type="dxa"/>
          </w:tcPr>
          <w:p w14:paraId="317C7921" w14:textId="77777777" w:rsidR="007C0571" w:rsidRDefault="007C0571" w:rsidP="00A62EAB">
            <w:pPr>
              <w:spacing w:before="20" w:after="20"/>
              <w:jc w:val="right"/>
            </w:pPr>
            <w:r>
              <w:rPr>
                <w:sz w:val="20"/>
              </w:rPr>
              <w:t>2</w:t>
            </w:r>
          </w:p>
        </w:tc>
        <w:tc>
          <w:tcPr>
            <w:tcW w:w="2409" w:type="dxa"/>
          </w:tcPr>
          <w:p w14:paraId="0F3FBA29" w14:textId="77777777" w:rsidR="007C0571" w:rsidRDefault="007C0571" w:rsidP="00A62EAB">
            <w:pPr>
              <w:spacing w:before="20" w:after="20"/>
              <w:jc w:val="right"/>
            </w:pPr>
            <w:r>
              <w:rPr>
                <w:sz w:val="20"/>
              </w:rPr>
              <w:t>1,29%</w:t>
            </w:r>
          </w:p>
        </w:tc>
        <w:tc>
          <w:tcPr>
            <w:tcW w:w="2409" w:type="dxa"/>
          </w:tcPr>
          <w:p w14:paraId="1AD58233" w14:textId="77777777" w:rsidR="007C0571" w:rsidRDefault="007C0571" w:rsidP="00A62EAB">
            <w:pPr>
              <w:spacing w:before="20" w:after="20"/>
              <w:jc w:val="right"/>
            </w:pPr>
            <w:r>
              <w:rPr>
                <w:sz w:val="20"/>
              </w:rPr>
              <w:t>33.753</w:t>
            </w:r>
          </w:p>
        </w:tc>
      </w:tr>
      <w:tr w:rsidR="007C0571" w14:paraId="0C394CA5" w14:textId="77777777" w:rsidTr="00A62EAB">
        <w:trPr>
          <w:jc w:val="center"/>
        </w:trPr>
        <w:tc>
          <w:tcPr>
            <w:tcW w:w="2409" w:type="dxa"/>
          </w:tcPr>
          <w:p w14:paraId="2A45BDB2" w14:textId="77777777" w:rsidR="007C0571" w:rsidRDefault="007C0571" w:rsidP="00A62EAB">
            <w:pPr>
              <w:spacing w:before="20" w:after="20"/>
              <w:jc w:val="left"/>
            </w:pPr>
            <w:r>
              <w:rPr>
                <w:sz w:val="20"/>
              </w:rPr>
              <w:t>10-50% (crítica)</w:t>
            </w:r>
          </w:p>
        </w:tc>
        <w:tc>
          <w:tcPr>
            <w:tcW w:w="2409" w:type="dxa"/>
          </w:tcPr>
          <w:p w14:paraId="508B27EF" w14:textId="77777777" w:rsidR="007C0571" w:rsidRDefault="007C0571" w:rsidP="00A62EAB">
            <w:pPr>
              <w:spacing w:before="20" w:after="20"/>
              <w:jc w:val="right"/>
            </w:pPr>
            <w:r>
              <w:rPr>
                <w:sz w:val="20"/>
              </w:rPr>
              <w:t>15</w:t>
            </w:r>
          </w:p>
        </w:tc>
        <w:tc>
          <w:tcPr>
            <w:tcW w:w="2409" w:type="dxa"/>
          </w:tcPr>
          <w:p w14:paraId="0587E69A" w14:textId="77777777" w:rsidR="007C0571" w:rsidRDefault="007C0571" w:rsidP="00A62EAB">
            <w:pPr>
              <w:spacing w:before="20" w:after="20"/>
              <w:jc w:val="right"/>
            </w:pPr>
            <w:r>
              <w:rPr>
                <w:sz w:val="20"/>
              </w:rPr>
              <w:t>9,68%</w:t>
            </w:r>
          </w:p>
        </w:tc>
        <w:tc>
          <w:tcPr>
            <w:tcW w:w="2409" w:type="dxa"/>
          </w:tcPr>
          <w:p w14:paraId="49A64F34" w14:textId="77777777" w:rsidR="007C0571" w:rsidRDefault="007C0571" w:rsidP="00A62EAB">
            <w:pPr>
              <w:spacing w:before="20" w:after="20"/>
              <w:jc w:val="right"/>
            </w:pPr>
            <w:r>
              <w:rPr>
                <w:sz w:val="20"/>
              </w:rPr>
              <w:t>253.151</w:t>
            </w:r>
          </w:p>
        </w:tc>
      </w:tr>
      <w:tr w:rsidR="007C0571" w14:paraId="0BDAD2FA" w14:textId="77777777" w:rsidTr="00A62EAB">
        <w:trPr>
          <w:jc w:val="center"/>
        </w:trPr>
        <w:tc>
          <w:tcPr>
            <w:tcW w:w="2409" w:type="dxa"/>
          </w:tcPr>
          <w:p w14:paraId="0D3E05C0" w14:textId="77777777" w:rsidR="007C0571" w:rsidRDefault="007C0571" w:rsidP="00A62EAB">
            <w:pPr>
              <w:spacing w:before="20" w:after="20"/>
              <w:jc w:val="left"/>
            </w:pPr>
            <w:r>
              <w:rPr>
                <w:sz w:val="20"/>
              </w:rPr>
              <w:t>&gt;50% (muito crítica)</w:t>
            </w:r>
          </w:p>
        </w:tc>
        <w:tc>
          <w:tcPr>
            <w:tcW w:w="2409" w:type="dxa"/>
          </w:tcPr>
          <w:p w14:paraId="1F6F45E2" w14:textId="77777777" w:rsidR="007C0571" w:rsidRDefault="007C0571" w:rsidP="00A62EAB">
            <w:pPr>
              <w:spacing w:before="20" w:after="20"/>
              <w:jc w:val="right"/>
            </w:pPr>
            <w:r>
              <w:rPr>
                <w:sz w:val="20"/>
              </w:rPr>
              <w:t>68</w:t>
            </w:r>
          </w:p>
        </w:tc>
        <w:tc>
          <w:tcPr>
            <w:tcW w:w="2409" w:type="dxa"/>
          </w:tcPr>
          <w:p w14:paraId="0AD8AC3F" w14:textId="77777777" w:rsidR="007C0571" w:rsidRDefault="007C0571" w:rsidP="00A62EAB">
            <w:pPr>
              <w:spacing w:before="20" w:after="20"/>
              <w:jc w:val="right"/>
            </w:pPr>
            <w:r>
              <w:rPr>
                <w:sz w:val="20"/>
              </w:rPr>
              <w:t>43,87%</w:t>
            </w:r>
          </w:p>
        </w:tc>
        <w:tc>
          <w:tcPr>
            <w:tcW w:w="2409" w:type="dxa"/>
          </w:tcPr>
          <w:p w14:paraId="3554A8C1" w14:textId="77777777" w:rsidR="007C0571" w:rsidRDefault="007C0571" w:rsidP="00A62EAB">
            <w:pPr>
              <w:spacing w:before="20" w:after="20"/>
              <w:jc w:val="right"/>
            </w:pPr>
            <w:r>
              <w:rPr>
                <w:sz w:val="20"/>
              </w:rPr>
              <w:t>1.147.617</w:t>
            </w:r>
          </w:p>
        </w:tc>
      </w:tr>
      <w:tr w:rsidR="007C0571" w14:paraId="68CA327F" w14:textId="77777777" w:rsidTr="00A62EAB">
        <w:trPr>
          <w:jc w:val="center"/>
        </w:trPr>
        <w:tc>
          <w:tcPr>
            <w:tcW w:w="2409" w:type="dxa"/>
          </w:tcPr>
          <w:p w14:paraId="64DC72A5" w14:textId="77777777" w:rsidR="007C0571" w:rsidRDefault="007C0571" w:rsidP="00A62EAB">
            <w:pPr>
              <w:spacing w:before="20" w:after="20"/>
              <w:jc w:val="left"/>
            </w:pPr>
            <w:r>
              <w:rPr>
                <w:sz w:val="20"/>
              </w:rPr>
              <w:t>Total analisado</w:t>
            </w:r>
          </w:p>
        </w:tc>
        <w:tc>
          <w:tcPr>
            <w:tcW w:w="2409" w:type="dxa"/>
          </w:tcPr>
          <w:p w14:paraId="78271C20" w14:textId="77777777" w:rsidR="007C0571" w:rsidRDefault="007C0571" w:rsidP="00A62EAB">
            <w:pPr>
              <w:spacing w:before="20" w:after="20"/>
              <w:jc w:val="right"/>
            </w:pPr>
            <w:r>
              <w:rPr>
                <w:sz w:val="20"/>
              </w:rPr>
              <w:t>155</w:t>
            </w:r>
          </w:p>
        </w:tc>
        <w:tc>
          <w:tcPr>
            <w:tcW w:w="2409" w:type="dxa"/>
          </w:tcPr>
          <w:p w14:paraId="0F6EDEF4" w14:textId="77777777" w:rsidR="007C0571" w:rsidRDefault="007C0571" w:rsidP="00A62EAB">
            <w:pPr>
              <w:spacing w:before="20" w:after="20"/>
              <w:jc w:val="right"/>
            </w:pPr>
            <w:r>
              <w:rPr>
                <w:sz w:val="20"/>
              </w:rPr>
              <w:t>100,0%</w:t>
            </w:r>
          </w:p>
        </w:tc>
        <w:tc>
          <w:tcPr>
            <w:tcW w:w="2409" w:type="dxa"/>
          </w:tcPr>
          <w:p w14:paraId="2B6BFCB3" w14:textId="77777777" w:rsidR="007C0571" w:rsidRDefault="007C0571" w:rsidP="00A62EAB">
            <w:pPr>
              <w:spacing w:before="20" w:after="20"/>
              <w:jc w:val="right"/>
            </w:pPr>
            <w:r>
              <w:rPr>
                <w:sz w:val="20"/>
              </w:rPr>
              <w:t>2.615.891</w:t>
            </w:r>
          </w:p>
        </w:tc>
      </w:tr>
    </w:tbl>
    <w:p w14:paraId="30001950" w14:textId="77777777" w:rsidR="007C0571" w:rsidRDefault="007C0571" w:rsidP="007C0571">
      <w:pPr>
        <w:spacing w:before="0" w:after="120" w:line="40" w:lineRule="exact"/>
      </w:pPr>
    </w:p>
    <w:p w14:paraId="0ED7F07A" w14:textId="77777777" w:rsidR="007C0571" w:rsidRDefault="007C0571" w:rsidP="007C0571">
      <w:pPr>
        <w:spacing w:before="40" w:after="120"/>
      </w:pPr>
      <w:r>
        <w:rPr>
          <w:i/>
          <w:sz w:val="20"/>
        </w:rPr>
        <w:t xml:space="preserve">Fonte: elaboração da equipe de auditoria com base na </w:t>
      </w:r>
      <w:commentRangeStart w:id="29"/>
      <w:r>
        <w:rPr>
          <w:i/>
          <w:sz w:val="20"/>
        </w:rPr>
        <w:t>peça 109, p. 9</w:t>
      </w:r>
      <w:commentRangeEnd w:id="29"/>
      <w:r w:rsidR="007B6683">
        <w:rPr>
          <w:rStyle w:val="Refdecomentrio"/>
          <w:i/>
          <w:sz w:val="20"/>
          <w:szCs w:val="24"/>
        </w:rPr>
        <w:commentReference w:id="29"/>
      </w:r>
      <w:r>
        <w:rPr>
          <w:i/>
          <w:sz w:val="20"/>
        </w:rPr>
        <w:t>. Subamostra de documentos de imóvel com área válida identificável (n=155).</w:t>
      </w:r>
    </w:p>
    <w:p w14:paraId="0D3126B4" w14:textId="598BC09A" w:rsidR="007C0571" w:rsidRPr="00CC44C0" w:rsidRDefault="007C0571" w:rsidP="007C0571">
      <w:pPr>
        <w:spacing w:before="60" w:after="60"/>
        <w:rPr>
          <w:b/>
          <w:bCs/>
        </w:rPr>
      </w:pPr>
      <w:r w:rsidRPr="00CC44C0">
        <w:rPr>
          <w:b/>
          <w:bCs/>
        </w:rPr>
        <w:t xml:space="preserve">Dimensão 3 — Qualidade técnica de </w:t>
      </w:r>
      <w:r w:rsidR="007B6683">
        <w:rPr>
          <w:b/>
          <w:bCs/>
        </w:rPr>
        <w:t>inserção</w:t>
      </w:r>
      <w:r w:rsidR="007B6683" w:rsidRPr="00CC44C0">
        <w:rPr>
          <w:b/>
          <w:bCs/>
        </w:rPr>
        <w:t xml:space="preserve"> </w:t>
      </w:r>
      <w:r w:rsidRPr="00CC44C0">
        <w:rPr>
          <w:b/>
          <w:bCs/>
        </w:rPr>
        <w:t>documental</w:t>
      </w:r>
    </w:p>
    <w:p w14:paraId="31A68B94" w14:textId="17FE6225" w:rsidR="007C0571" w:rsidRDefault="007C0571" w:rsidP="007C0571">
      <w:pPr>
        <w:pStyle w:val="Pargrafonumerado"/>
        <w:spacing w:after="120"/>
        <w:ind w:left="0" w:firstLine="0"/>
      </w:pPr>
      <w:r>
        <w:t xml:space="preserve">A terceira dimensão do diagnóstico recai sobre a qualidade técnica da </w:t>
      </w:r>
      <w:r w:rsidR="00676790">
        <w:t>inserção</w:t>
      </w:r>
      <w:r>
        <w:t>. A análise incidental da digitalização mostrou que 68,7% dos documentos examinados estavam abaixo de 300 DPI e 12,2% em condição crítica de legibilidade (peça 106, p. 7). O parâmetro do Conarq deve ser lido como referência orientativa de boa prática, não como critério cogente de invalidação automática</w:t>
      </w:r>
      <w:r w:rsidR="00676790">
        <w:t>.</w:t>
      </w:r>
      <w:r>
        <w:t xml:space="preserve"> </w:t>
      </w:r>
      <w:commentRangeStart w:id="30"/>
      <w:r w:rsidR="00676790">
        <w:t>A</w:t>
      </w:r>
      <w:r>
        <w:t xml:space="preserve">inda assim, ele é relevante porque </w:t>
      </w:r>
      <w:r w:rsidR="00676790">
        <w:t xml:space="preserve">o </w:t>
      </w:r>
      <w:r>
        <w:t>própri</w:t>
      </w:r>
      <w:r w:rsidR="00676790">
        <w:t>o papel de trabalho da</w:t>
      </w:r>
      <w:r>
        <w:t xml:space="preserve"> peça 106 o utiliza como padrão técnico para documentos textuais destinados a OCR.</w:t>
      </w:r>
      <w:commentRangeEnd w:id="30"/>
      <w:r w:rsidR="00676790">
        <w:rPr>
          <w:rStyle w:val="Refdecomentrio"/>
          <w:sz w:val="24"/>
          <w:szCs w:val="24"/>
        </w:rPr>
        <w:commentReference w:id="30"/>
      </w:r>
      <w:r>
        <w:t xml:space="preserve"> O ponto central não é invalidar retroativamente cada arquivo abaixo desse patamar, mas reconhecer que o sistema não estabeleceu requisitos mínimos de resolução, formato e legibilidade em função da finalidade do acervo</w:t>
      </w:r>
      <w:r w:rsidR="00676790">
        <w:t>, e passar a exigir esses requisitos para novas inserções</w:t>
      </w:r>
      <w:r>
        <w:t>.</w:t>
      </w:r>
    </w:p>
    <w:p w14:paraId="5D456B7B" w14:textId="1507D1CD" w:rsidR="007C0571" w:rsidRDefault="007C0571" w:rsidP="007C0571">
      <w:pPr>
        <w:pStyle w:val="Pargrafonumerado"/>
        <w:spacing w:after="120"/>
        <w:ind w:left="0" w:firstLine="0"/>
      </w:pPr>
      <w:r>
        <w:t xml:space="preserve">Em uma base com vocação para suporte probatório e uso progressivo de automação, essa ausência de política formal de </w:t>
      </w:r>
      <w:r w:rsidR="00676790">
        <w:t xml:space="preserve">inserção </w:t>
      </w:r>
      <w:r>
        <w:t xml:space="preserve">ajuda a explicar por que o cadastro incorporou arquivos tecnicamente pouco tratáveis. O impacto é duplo: dificulta a extração automatizada de conteúdo e enfraquece a auditabilidade futura do acervo. Sob a ótica de maturidade, a situação é </w:t>
      </w:r>
      <w:r w:rsidRPr="00F82262">
        <w:rPr>
          <w:b/>
          <w:bCs/>
        </w:rPr>
        <w:t>Inicial (1)</w:t>
      </w:r>
      <w:r>
        <w:t>.</w:t>
      </w:r>
    </w:p>
    <w:p w14:paraId="4B3928CC" w14:textId="77777777" w:rsidR="007C0571" w:rsidRPr="00CC44C0" w:rsidRDefault="007C0571" w:rsidP="007C0571">
      <w:pPr>
        <w:spacing w:before="60" w:after="60"/>
        <w:rPr>
          <w:b/>
          <w:bCs/>
        </w:rPr>
      </w:pPr>
      <w:r w:rsidRPr="00CC44C0">
        <w:rPr>
          <w:b/>
          <w:bCs/>
        </w:rPr>
        <w:t xml:space="preserve">Dimensão 4 — Monitoramento contínuo, ciclo de vida e </w:t>
      </w:r>
      <w:r w:rsidRPr="00D326B7">
        <w:rPr>
          <w:b/>
          <w:bCs/>
          <w:i/>
          <w:iCs/>
        </w:rPr>
        <w:t>data stewardship</w:t>
      </w:r>
    </w:p>
    <w:p w14:paraId="6ADEEF27" w14:textId="265710C6" w:rsidR="007C0571" w:rsidRDefault="007C0571" w:rsidP="007C0571">
      <w:pPr>
        <w:pStyle w:val="Pargrafonumerado"/>
        <w:spacing w:after="120"/>
        <w:ind w:left="0" w:firstLine="0"/>
      </w:pPr>
      <w:r>
        <w:t>A quarta dimensão torna visível problema que, no texto corrido anterior, aparecia diluído nas causas</w:t>
      </w:r>
      <w:commentRangeStart w:id="31"/>
      <w:r>
        <w:t xml:space="preserve">) e nos fatores contribuintes). </w:t>
      </w:r>
      <w:commentRangeEnd w:id="31"/>
      <w:r w:rsidR="005A49AD">
        <w:rPr>
          <w:rStyle w:val="Refdecomentrio"/>
          <w:sz w:val="24"/>
          <w:szCs w:val="24"/>
        </w:rPr>
        <w:commentReference w:id="31"/>
      </w:r>
      <w:r>
        <w:t xml:space="preserve">O DAMA-DMBOK trata a qualidade de dados como programa permanente, com procedimentos, métricas, monitoramento e papéis explícitos de </w:t>
      </w:r>
      <w:r w:rsidRPr="00D326B7">
        <w:rPr>
          <w:i/>
          <w:iCs/>
        </w:rPr>
        <w:t>stewardship</w:t>
      </w:r>
      <w:r>
        <w:t xml:space="preserve"> ao longo do ciclo de vida (peça 86, p. 16 e 38). Foi justamente nesse ponto que o CAF revelou a lacuna mais estrutural.</w:t>
      </w:r>
    </w:p>
    <w:p w14:paraId="05898B3B" w14:textId="60845EF3" w:rsidR="007C0571" w:rsidRDefault="007C0571" w:rsidP="007C0571">
      <w:pPr>
        <w:pStyle w:val="Pargrafonumerado"/>
        <w:spacing w:after="120"/>
        <w:ind w:left="0" w:firstLine="0"/>
      </w:pPr>
      <w:r>
        <w:t>O passivo herdado das transições DAP, CAF 2.0 e CAF 3.0 permaneceu ativo sem curadoria estruturada do estoque migrado (peça 74, p. 4), e a equipe não identificou evidência</w:t>
      </w:r>
      <w:r w:rsidR="00E84874">
        <w:t>s</w:t>
      </w:r>
      <w:r>
        <w:t xml:space="preserve"> de métricas contínuas de qualidade documental, painéis gerenciais de acompanhamento ou responsabilidades de curadoria claramente formalizadas para saneamento progressivo do acervo. A própria ordem de grandeza do problema recomenda essa leitura: sem correções sistêmicas, e considerando a taxa aproximada de crescimento de 3,5% ao mês da base documental, o estoque problemático tende a crescer e encarecer a remediação posterior (peça 140; peça 141, §62).</w:t>
      </w:r>
    </w:p>
    <w:p w14:paraId="08AF04AB" w14:textId="55B38673" w:rsidR="007C0571" w:rsidRPr="00676790" w:rsidRDefault="007C0571" w:rsidP="007C0571">
      <w:pPr>
        <w:pStyle w:val="Pargrafonumerado"/>
        <w:spacing w:after="120"/>
        <w:ind w:left="0" w:firstLine="0"/>
        <w:rPr>
          <w:bCs/>
        </w:rPr>
      </w:pPr>
      <w:r>
        <w:t xml:space="preserve">O monitoramento amostral do gestor, que apontou conformidade integral de 32% (peça 150, p. 22), é relevante como indício de resposta institucional em construção, mas também evidencia </w:t>
      </w:r>
      <w:r>
        <w:lastRenderedPageBreak/>
        <w:t>que a convergência simultânea dos requisitos ainda permanece baixa</w:t>
      </w:r>
      <w:r w:rsidR="0040073A">
        <w:t>.</w:t>
      </w:r>
      <w:r>
        <w:t xml:space="preserve"> </w:t>
      </w:r>
      <w:r w:rsidR="0040073A">
        <w:t>A</w:t>
      </w:r>
      <w:r>
        <w:t xml:space="preserve">lém disso, </w:t>
      </w:r>
      <w:r w:rsidR="0040073A">
        <w:t>trata-se de</w:t>
      </w:r>
      <w:r>
        <w:t xml:space="preserve"> dado produzido pelo gestor, </w:t>
      </w:r>
      <w:r w:rsidR="0040073A">
        <w:t xml:space="preserve">que </w:t>
      </w:r>
      <w:r>
        <w:t xml:space="preserve">não foi auditado pela equipe. Em termos de maturidade, a situação é </w:t>
      </w:r>
      <w:r w:rsidRPr="00F82262">
        <w:rPr>
          <w:b/>
        </w:rPr>
        <w:t>Ad-hoc (0)</w:t>
      </w:r>
      <w:r w:rsidRPr="00676790">
        <w:rPr>
          <w:bCs/>
        </w:rPr>
        <w:t>.</w:t>
      </w:r>
    </w:p>
    <w:p w14:paraId="3D52CA5F" w14:textId="77777777" w:rsidR="007C0571" w:rsidRDefault="007C0571" w:rsidP="007C0571">
      <w:pPr>
        <w:keepNext/>
        <w:spacing w:before="240" w:after="120"/>
        <w:jc w:val="center"/>
      </w:pPr>
      <w:r>
        <w:rPr>
          <w:b/>
          <w:sz w:val="20"/>
        </w:rPr>
        <w:t xml:space="preserve">Quadro 3 — </w:t>
      </w:r>
      <w:r>
        <w:rPr>
          <w:sz w:val="20"/>
        </w:rPr>
        <w:t>Maturidade da governança dos dados de entrada</w:t>
      </w:r>
    </w:p>
    <w:tbl>
      <w:tblPr>
        <w:tblStyle w:val="Tabelacomgrade"/>
        <w:tblW w:w="0" w:type="auto"/>
        <w:jc w:val="center"/>
        <w:tblLook w:val="04A0" w:firstRow="1" w:lastRow="0" w:firstColumn="1" w:lastColumn="0" w:noHBand="0" w:noVBand="1"/>
      </w:tblPr>
      <w:tblGrid>
        <w:gridCol w:w="3209"/>
        <w:gridCol w:w="4724"/>
        <w:gridCol w:w="1694"/>
      </w:tblGrid>
      <w:tr w:rsidR="007C0571" w14:paraId="0C16F257" w14:textId="77777777" w:rsidTr="00A62EAB">
        <w:trPr>
          <w:jc w:val="center"/>
        </w:trPr>
        <w:tc>
          <w:tcPr>
            <w:tcW w:w="3209" w:type="dxa"/>
          </w:tcPr>
          <w:p w14:paraId="2C2A6578" w14:textId="77777777" w:rsidR="007C0571" w:rsidRDefault="007C0571" w:rsidP="00A62EAB">
            <w:pPr>
              <w:spacing w:before="20" w:after="20"/>
              <w:jc w:val="left"/>
            </w:pPr>
            <w:r>
              <w:rPr>
                <w:b/>
                <w:sz w:val="20"/>
              </w:rPr>
              <w:t>Dimensão</w:t>
            </w:r>
          </w:p>
        </w:tc>
        <w:tc>
          <w:tcPr>
            <w:tcW w:w="4724" w:type="dxa"/>
          </w:tcPr>
          <w:p w14:paraId="718386F4" w14:textId="77777777" w:rsidR="007C0571" w:rsidRDefault="007C0571" w:rsidP="00A62EAB">
            <w:pPr>
              <w:spacing w:before="20" w:after="20"/>
              <w:jc w:val="left"/>
            </w:pPr>
            <w:r>
              <w:rPr>
                <w:b/>
                <w:sz w:val="20"/>
              </w:rPr>
              <w:t>Prática observada</w:t>
            </w:r>
          </w:p>
        </w:tc>
        <w:tc>
          <w:tcPr>
            <w:tcW w:w="1694" w:type="dxa"/>
          </w:tcPr>
          <w:p w14:paraId="5DDD4117" w14:textId="77777777" w:rsidR="007C0571" w:rsidRDefault="007C0571" w:rsidP="00A62EAB">
            <w:pPr>
              <w:spacing w:before="20" w:after="20"/>
              <w:jc w:val="left"/>
            </w:pPr>
            <w:r>
              <w:rPr>
                <w:b/>
                <w:sz w:val="20"/>
              </w:rPr>
              <w:t>Nível</w:t>
            </w:r>
          </w:p>
        </w:tc>
      </w:tr>
      <w:tr w:rsidR="007C0571" w14:paraId="4EC27189" w14:textId="77777777" w:rsidTr="00A62EAB">
        <w:trPr>
          <w:jc w:val="center"/>
        </w:trPr>
        <w:tc>
          <w:tcPr>
            <w:tcW w:w="3209" w:type="dxa"/>
          </w:tcPr>
          <w:p w14:paraId="675BA50E" w14:textId="77777777" w:rsidR="007C0571" w:rsidRDefault="007C0571" w:rsidP="00A62EAB">
            <w:pPr>
              <w:spacing w:before="20" w:after="20"/>
              <w:jc w:val="left"/>
            </w:pPr>
            <w:r>
              <w:rPr>
                <w:sz w:val="20"/>
              </w:rPr>
              <w:t>Validação semântica</w:t>
            </w:r>
          </w:p>
        </w:tc>
        <w:tc>
          <w:tcPr>
            <w:tcW w:w="4724" w:type="dxa"/>
          </w:tcPr>
          <w:p w14:paraId="41D805CB" w14:textId="77777777" w:rsidR="007C0571" w:rsidRDefault="007C0571" w:rsidP="00A62EAB">
            <w:pPr>
              <w:spacing w:before="20" w:after="20"/>
              <w:jc w:val="left"/>
            </w:pPr>
            <w:r>
              <w:rPr>
                <w:sz w:val="20"/>
              </w:rPr>
              <w:t>Exigência documental e verificação manual pela rede emissora, sem validação semântica automatizada escalável</w:t>
            </w:r>
          </w:p>
        </w:tc>
        <w:tc>
          <w:tcPr>
            <w:tcW w:w="1694" w:type="dxa"/>
          </w:tcPr>
          <w:p w14:paraId="17631251" w14:textId="77777777" w:rsidR="007C0571" w:rsidRDefault="007C0571" w:rsidP="00A62EAB">
            <w:pPr>
              <w:spacing w:before="20" w:after="20"/>
              <w:jc w:val="left"/>
            </w:pPr>
            <w:r>
              <w:rPr>
                <w:sz w:val="20"/>
              </w:rPr>
              <w:t>Inicial (1)</w:t>
            </w:r>
          </w:p>
        </w:tc>
      </w:tr>
      <w:tr w:rsidR="007C0571" w14:paraId="19DD2035" w14:textId="77777777" w:rsidTr="00A62EAB">
        <w:trPr>
          <w:jc w:val="center"/>
        </w:trPr>
        <w:tc>
          <w:tcPr>
            <w:tcW w:w="3209" w:type="dxa"/>
          </w:tcPr>
          <w:p w14:paraId="148A72E2" w14:textId="77777777" w:rsidR="007C0571" w:rsidRDefault="007C0571" w:rsidP="00A62EAB">
            <w:pPr>
              <w:spacing w:before="20" w:after="20"/>
              <w:jc w:val="left"/>
            </w:pPr>
            <w:r>
              <w:rPr>
                <w:sz w:val="20"/>
              </w:rPr>
              <w:t>Aderência tipo-documental</w:t>
            </w:r>
          </w:p>
        </w:tc>
        <w:tc>
          <w:tcPr>
            <w:tcW w:w="4724" w:type="dxa"/>
          </w:tcPr>
          <w:p w14:paraId="1E6600F9" w14:textId="77777777" w:rsidR="007C0571" w:rsidRDefault="007C0571" w:rsidP="00A62EAB">
            <w:pPr>
              <w:spacing w:before="20" w:after="20"/>
              <w:jc w:val="left"/>
            </w:pPr>
            <w:r>
              <w:rPr>
                <w:sz w:val="20"/>
              </w:rPr>
              <w:t>O sistema exige anexo, mas não bloqueia de forma consistente tipos inadequados para a finalidade declarada</w:t>
            </w:r>
          </w:p>
        </w:tc>
        <w:tc>
          <w:tcPr>
            <w:tcW w:w="1694" w:type="dxa"/>
          </w:tcPr>
          <w:p w14:paraId="4A402520" w14:textId="77777777" w:rsidR="007C0571" w:rsidRDefault="007C0571" w:rsidP="00A62EAB">
            <w:pPr>
              <w:spacing w:before="20" w:after="20"/>
              <w:jc w:val="left"/>
            </w:pPr>
            <w:r>
              <w:rPr>
                <w:sz w:val="20"/>
              </w:rPr>
              <w:t>Inicial (1)</w:t>
            </w:r>
          </w:p>
        </w:tc>
      </w:tr>
      <w:tr w:rsidR="007C0571" w14:paraId="41EAE4D2" w14:textId="77777777" w:rsidTr="00A62EAB">
        <w:trPr>
          <w:jc w:val="center"/>
        </w:trPr>
        <w:tc>
          <w:tcPr>
            <w:tcW w:w="3209" w:type="dxa"/>
          </w:tcPr>
          <w:p w14:paraId="53295417" w14:textId="77777777" w:rsidR="007C0571" w:rsidRDefault="007C0571" w:rsidP="00A62EAB">
            <w:pPr>
              <w:spacing w:before="20" w:after="20"/>
              <w:jc w:val="left"/>
            </w:pPr>
            <w:r>
              <w:rPr>
                <w:sz w:val="20"/>
              </w:rPr>
              <w:t>Consistência e acurácia de área</w:t>
            </w:r>
          </w:p>
        </w:tc>
        <w:tc>
          <w:tcPr>
            <w:tcW w:w="4724" w:type="dxa"/>
          </w:tcPr>
          <w:p w14:paraId="738BD117" w14:textId="77777777" w:rsidR="007C0571" w:rsidRDefault="007C0571" w:rsidP="00A62EAB">
            <w:pPr>
              <w:spacing w:before="20" w:after="20"/>
              <w:jc w:val="left"/>
            </w:pPr>
            <w:r>
              <w:rPr>
                <w:sz w:val="20"/>
              </w:rPr>
              <w:t>Não há verificação cruzada automatizada entre documento, formulário e bases oficiais relevantes</w:t>
            </w:r>
          </w:p>
        </w:tc>
        <w:tc>
          <w:tcPr>
            <w:tcW w:w="1694" w:type="dxa"/>
          </w:tcPr>
          <w:p w14:paraId="55E15E48" w14:textId="77777777" w:rsidR="007C0571" w:rsidRDefault="007C0571" w:rsidP="00A62EAB">
            <w:pPr>
              <w:spacing w:before="20" w:after="20"/>
              <w:jc w:val="left"/>
            </w:pPr>
            <w:r>
              <w:rPr>
                <w:sz w:val="20"/>
              </w:rPr>
              <w:t>Ad-hoc (0)</w:t>
            </w:r>
          </w:p>
        </w:tc>
      </w:tr>
      <w:tr w:rsidR="007C0571" w14:paraId="5498DEDA" w14:textId="77777777" w:rsidTr="00A62EAB">
        <w:trPr>
          <w:jc w:val="center"/>
        </w:trPr>
        <w:tc>
          <w:tcPr>
            <w:tcW w:w="3209" w:type="dxa"/>
          </w:tcPr>
          <w:p w14:paraId="6B591F02" w14:textId="6339D885" w:rsidR="007C0571" w:rsidRDefault="007C0571" w:rsidP="00A62EAB">
            <w:pPr>
              <w:spacing w:before="20" w:after="20"/>
              <w:jc w:val="left"/>
            </w:pPr>
            <w:r>
              <w:rPr>
                <w:sz w:val="20"/>
              </w:rPr>
              <w:t xml:space="preserve">Qualidade técnica de </w:t>
            </w:r>
            <w:r w:rsidR="0040073A">
              <w:rPr>
                <w:sz w:val="20"/>
              </w:rPr>
              <w:t>inserção</w:t>
            </w:r>
          </w:p>
        </w:tc>
        <w:tc>
          <w:tcPr>
            <w:tcW w:w="4724" w:type="dxa"/>
          </w:tcPr>
          <w:p w14:paraId="55077DF2" w14:textId="77777777" w:rsidR="007C0571" w:rsidRDefault="007C0571" w:rsidP="00A62EAB">
            <w:pPr>
              <w:spacing w:before="20" w:after="20"/>
              <w:jc w:val="left"/>
            </w:pPr>
            <w:r>
              <w:rPr>
                <w:sz w:val="20"/>
              </w:rPr>
              <w:t>Processo de upload existente, sem política formal de resolução, legibilidade e tratabilidade</w:t>
            </w:r>
          </w:p>
        </w:tc>
        <w:tc>
          <w:tcPr>
            <w:tcW w:w="1694" w:type="dxa"/>
          </w:tcPr>
          <w:p w14:paraId="1B778E40" w14:textId="77777777" w:rsidR="007C0571" w:rsidRDefault="007C0571" w:rsidP="00A62EAB">
            <w:pPr>
              <w:spacing w:before="20" w:after="20"/>
              <w:jc w:val="left"/>
            </w:pPr>
            <w:r>
              <w:rPr>
                <w:sz w:val="20"/>
              </w:rPr>
              <w:t>Inicial (1)</w:t>
            </w:r>
          </w:p>
        </w:tc>
      </w:tr>
      <w:tr w:rsidR="007C0571" w14:paraId="72199452" w14:textId="77777777" w:rsidTr="00A62EAB">
        <w:trPr>
          <w:jc w:val="center"/>
        </w:trPr>
        <w:tc>
          <w:tcPr>
            <w:tcW w:w="3209" w:type="dxa"/>
          </w:tcPr>
          <w:p w14:paraId="07AA347B" w14:textId="77777777" w:rsidR="007C0571" w:rsidRDefault="007C0571" w:rsidP="00A62EAB">
            <w:pPr>
              <w:spacing w:before="20" w:after="20"/>
              <w:jc w:val="left"/>
            </w:pPr>
            <w:r>
              <w:rPr>
                <w:sz w:val="20"/>
              </w:rPr>
              <w:t>Ciclo de vida dos dados</w:t>
            </w:r>
          </w:p>
        </w:tc>
        <w:tc>
          <w:tcPr>
            <w:tcW w:w="4724" w:type="dxa"/>
          </w:tcPr>
          <w:p w14:paraId="27ABF9A6" w14:textId="77777777" w:rsidR="007C0571" w:rsidRDefault="007C0571" w:rsidP="00A62EAB">
            <w:pPr>
              <w:spacing w:before="20" w:after="20"/>
              <w:jc w:val="left"/>
            </w:pPr>
            <w:r>
              <w:rPr>
                <w:sz w:val="20"/>
              </w:rPr>
              <w:t>Passivo herdado das transições permanece ativo sem curadoria estruturada do estoque migrado</w:t>
            </w:r>
          </w:p>
        </w:tc>
        <w:tc>
          <w:tcPr>
            <w:tcW w:w="1694" w:type="dxa"/>
          </w:tcPr>
          <w:p w14:paraId="0B951A2B" w14:textId="77777777" w:rsidR="007C0571" w:rsidRDefault="007C0571" w:rsidP="00A62EAB">
            <w:pPr>
              <w:spacing w:before="20" w:after="20"/>
              <w:jc w:val="left"/>
            </w:pPr>
            <w:r>
              <w:rPr>
                <w:sz w:val="20"/>
              </w:rPr>
              <w:t>Ad-hoc (0)</w:t>
            </w:r>
          </w:p>
        </w:tc>
      </w:tr>
      <w:tr w:rsidR="007C0571" w14:paraId="53AB0258" w14:textId="77777777" w:rsidTr="00A62EAB">
        <w:trPr>
          <w:jc w:val="center"/>
        </w:trPr>
        <w:tc>
          <w:tcPr>
            <w:tcW w:w="3209" w:type="dxa"/>
          </w:tcPr>
          <w:p w14:paraId="5A5C108A" w14:textId="77777777" w:rsidR="007C0571" w:rsidRDefault="007C0571" w:rsidP="00A62EAB">
            <w:pPr>
              <w:spacing w:before="20" w:after="20"/>
              <w:jc w:val="left"/>
            </w:pPr>
            <w:r>
              <w:rPr>
                <w:sz w:val="20"/>
              </w:rPr>
              <w:t>Monitoramento contínuo</w:t>
            </w:r>
          </w:p>
        </w:tc>
        <w:tc>
          <w:tcPr>
            <w:tcW w:w="4724" w:type="dxa"/>
          </w:tcPr>
          <w:p w14:paraId="18F356A0" w14:textId="77777777" w:rsidR="007C0571" w:rsidRDefault="007C0571" w:rsidP="00A62EAB">
            <w:pPr>
              <w:spacing w:before="20" w:after="20"/>
              <w:jc w:val="left"/>
            </w:pPr>
            <w:r>
              <w:rPr>
                <w:sz w:val="20"/>
              </w:rPr>
              <w:t>Ausência de métricas formais e rotina gerencial contínua de acompanhamento da qualidade documental</w:t>
            </w:r>
          </w:p>
        </w:tc>
        <w:tc>
          <w:tcPr>
            <w:tcW w:w="1694" w:type="dxa"/>
          </w:tcPr>
          <w:p w14:paraId="4A4EFF75" w14:textId="77777777" w:rsidR="007C0571" w:rsidRDefault="007C0571" w:rsidP="00A62EAB">
            <w:pPr>
              <w:spacing w:before="20" w:after="20"/>
              <w:jc w:val="left"/>
            </w:pPr>
            <w:r>
              <w:rPr>
                <w:sz w:val="20"/>
              </w:rPr>
              <w:t>Ad-hoc (0)</w:t>
            </w:r>
          </w:p>
        </w:tc>
      </w:tr>
      <w:tr w:rsidR="007C0571" w14:paraId="4BF86CC8" w14:textId="77777777" w:rsidTr="00A62EAB">
        <w:trPr>
          <w:jc w:val="center"/>
        </w:trPr>
        <w:tc>
          <w:tcPr>
            <w:tcW w:w="3209" w:type="dxa"/>
          </w:tcPr>
          <w:p w14:paraId="6285D7D0" w14:textId="77777777" w:rsidR="007C0571" w:rsidRPr="00D326B7" w:rsidRDefault="007C0571" w:rsidP="00A62EAB">
            <w:pPr>
              <w:spacing w:before="20" w:after="20"/>
              <w:jc w:val="left"/>
              <w:rPr>
                <w:i/>
                <w:iCs/>
              </w:rPr>
            </w:pPr>
            <w:r w:rsidRPr="00D326B7">
              <w:rPr>
                <w:i/>
                <w:iCs/>
                <w:sz w:val="20"/>
              </w:rPr>
              <w:t>Data stewardship</w:t>
            </w:r>
          </w:p>
        </w:tc>
        <w:tc>
          <w:tcPr>
            <w:tcW w:w="4724" w:type="dxa"/>
          </w:tcPr>
          <w:p w14:paraId="43B52B57" w14:textId="77777777" w:rsidR="007C0571" w:rsidRDefault="007C0571" w:rsidP="00A62EAB">
            <w:pPr>
              <w:spacing w:before="20" w:after="20"/>
              <w:jc w:val="left"/>
            </w:pPr>
            <w:r>
              <w:rPr>
                <w:sz w:val="20"/>
              </w:rPr>
              <w:t>Responsabilidades de curadoria e saneamento não aparecem formalizadas de modo suficiente para a escala da base</w:t>
            </w:r>
          </w:p>
        </w:tc>
        <w:tc>
          <w:tcPr>
            <w:tcW w:w="1694" w:type="dxa"/>
          </w:tcPr>
          <w:p w14:paraId="184C8E36" w14:textId="77777777" w:rsidR="007C0571" w:rsidRDefault="007C0571" w:rsidP="00A62EAB">
            <w:pPr>
              <w:spacing w:before="20" w:after="20"/>
              <w:jc w:val="left"/>
            </w:pPr>
            <w:r>
              <w:rPr>
                <w:sz w:val="20"/>
              </w:rPr>
              <w:t>Ad-hoc (0)</w:t>
            </w:r>
          </w:p>
        </w:tc>
      </w:tr>
    </w:tbl>
    <w:p w14:paraId="4E3C3DA1" w14:textId="77777777" w:rsidR="007C0571" w:rsidRDefault="007C0571" w:rsidP="007C0571">
      <w:pPr>
        <w:spacing w:before="0" w:after="120" w:line="40" w:lineRule="exact"/>
      </w:pPr>
    </w:p>
    <w:p w14:paraId="78151BAE" w14:textId="77777777" w:rsidR="007C0571" w:rsidRPr="00DB7FCC" w:rsidRDefault="007C0571" w:rsidP="007C0571">
      <w:pPr>
        <w:spacing w:before="60" w:after="60"/>
        <w:rPr>
          <w:iCs/>
          <w:sz w:val="22"/>
          <w:szCs w:val="22"/>
        </w:rPr>
      </w:pPr>
      <w:r w:rsidRPr="00DB7FCC">
        <w:rPr>
          <w:iCs/>
          <w:sz w:val="22"/>
          <w:szCs w:val="22"/>
        </w:rPr>
        <w:t>Escala adaptada pela equipe com base no DAMA-DMBOK v2, Cap. 13, e em modelo sintético de maturidade processual inspirado no CMMI-DMM: 0 = Ad-hoc (sem processo formal); 1 = Inicial (processo existente, não repetível); 2 = Repetível; 3 = Definido; 4 = Gerenciado; 5 = Otimizado. Trata-se de escala analítica adaptada, não de aplicação literal da taxonomia do DAMA-DMBOK, que utiliza nomenclatura e faixas próprias.</w:t>
      </w:r>
    </w:p>
    <w:p w14:paraId="5CD3EC61" w14:textId="41687E55" w:rsidR="007C0571" w:rsidRPr="00DB7FCC" w:rsidRDefault="007C0571" w:rsidP="007C0571">
      <w:pPr>
        <w:spacing w:before="40" w:after="120"/>
        <w:rPr>
          <w:iCs/>
          <w:sz w:val="22"/>
          <w:szCs w:val="22"/>
        </w:rPr>
      </w:pPr>
      <w:r w:rsidRPr="00DB7FCC">
        <w:rPr>
          <w:iCs/>
          <w:sz w:val="22"/>
          <w:szCs w:val="22"/>
        </w:rPr>
        <w:t xml:space="preserve">Fonte: elaboração da equipe de auditoria com base nas peças 78, 86, 103, 105, 106, 109, 140, </w:t>
      </w:r>
      <w:r w:rsidR="0040073A">
        <w:rPr>
          <w:iCs/>
          <w:sz w:val="22"/>
          <w:szCs w:val="22"/>
        </w:rPr>
        <w:t xml:space="preserve">141, </w:t>
      </w:r>
      <w:r w:rsidRPr="00DB7FCC">
        <w:rPr>
          <w:iCs/>
          <w:sz w:val="22"/>
          <w:szCs w:val="22"/>
        </w:rPr>
        <w:t>150 e 74.</w:t>
      </w:r>
    </w:p>
    <w:p w14:paraId="49201CFB" w14:textId="77777777" w:rsidR="007C0571" w:rsidRPr="00DB7FCC" w:rsidRDefault="007C0571" w:rsidP="007C0571">
      <w:pPr>
        <w:pStyle w:val="Ttulo3"/>
        <w:rPr>
          <w:b/>
          <w:bCs/>
          <w:u w:val="none"/>
        </w:rPr>
      </w:pPr>
      <w:bookmarkStart w:id="32" w:name="_Toc225413223"/>
      <w:r w:rsidRPr="00DB7FCC">
        <w:rPr>
          <w:b/>
          <w:bCs/>
          <w:u w:val="none"/>
        </w:rPr>
        <w:t>Efeitos potenciais</w:t>
      </w:r>
      <w:bookmarkEnd w:id="32"/>
    </w:p>
    <w:p w14:paraId="7004978E" w14:textId="77777777" w:rsidR="007C0571" w:rsidRDefault="007C0571" w:rsidP="007C0571">
      <w:pPr>
        <w:pStyle w:val="Pargrafonumerado"/>
        <w:spacing w:after="120"/>
        <w:ind w:left="0" w:firstLine="0"/>
      </w:pPr>
      <w:r>
        <w:t>Essas distorções são relevantes porque o CAF foi instituído justamente para identificar e qualificar o público da agricultura familiar. Quando cerca de 3,08 milhões de documentos (peça 140, p. 3-4) não permitem comprovar, com base na documentação anexada, o cumprimento dos requisitos legais, surge o primeiro efeito potencial do achado: o cadastro pode deixar de confirmar documentalmente a elegibilidade de parcela expressiva da base. Esse efeito deve ser lido com a cautela registrada no contraditório: inconsistência cadastral não se converte automaticamente em inelegibilidade definitiva, nem em concessão indevida, porque as políticas usuárias possuem filtros próprios.</w:t>
      </w:r>
    </w:p>
    <w:p w14:paraId="1978289D" w14:textId="77777777" w:rsidR="006D73EF" w:rsidRDefault="007C0571" w:rsidP="007C0571">
      <w:pPr>
        <w:pStyle w:val="Pargrafonumerado"/>
        <w:spacing w:after="120"/>
        <w:ind w:left="0" w:firstLine="0"/>
      </w:pPr>
      <w:r>
        <w:t xml:space="preserve">Ainda assim, a limitação é material, sobretudo porque, no caso do Pronaf, o próprio CAF opera como prova suficiente do vínculo do beneficiário com a terra e com a atividade produtiva. </w:t>
      </w:r>
    </w:p>
    <w:p w14:paraId="7B3722A3" w14:textId="2286E643" w:rsidR="007C0571" w:rsidRDefault="007C0571" w:rsidP="007C0571">
      <w:pPr>
        <w:pStyle w:val="Pargrafonumerado"/>
        <w:spacing w:after="120"/>
        <w:ind w:left="0" w:firstLine="0"/>
      </w:pPr>
      <w:r>
        <w:t xml:space="preserve">O segundo efeito potencial decorre da dimensão área: se cerca de 1,4 </w:t>
      </w:r>
      <w:r w:rsidR="006D73EF">
        <w:t xml:space="preserve">milhões </w:t>
      </w:r>
      <w:r>
        <w:t>de documentos de imóvel têm divergência superior a 10% (peça 109, p. 7), o dado cadastral deixa de oferecer base confiável para validação do limite de 4 módulos fiscais, planejamento e monitoramento das políticas.</w:t>
      </w:r>
    </w:p>
    <w:p w14:paraId="0D38B164" w14:textId="77777777" w:rsidR="007C0571" w:rsidRDefault="007C0571" w:rsidP="007C0571">
      <w:pPr>
        <w:pStyle w:val="Pargrafonumerado"/>
        <w:spacing w:after="120"/>
        <w:ind w:left="0" w:firstLine="0"/>
      </w:pPr>
      <w:r>
        <w:t>O terceiro efeito potencial reside na obstrução técnica à automação e à auditabilidade do acervo. Um cadastro com 11,4 milhões de documentos não pode depender indefinidamente de verificação manual, mas a baixa qualidade de digitalização reduz a viabilidade de OCR e de validação semântica automatizada para o subconjunto mais problemático.</w:t>
      </w:r>
    </w:p>
    <w:p w14:paraId="52FA0BA4" w14:textId="77777777" w:rsidR="007C0571" w:rsidRDefault="007C0571" w:rsidP="007C0571">
      <w:pPr>
        <w:pStyle w:val="Pargrafonumerado"/>
        <w:spacing w:after="120"/>
        <w:ind w:left="0" w:firstLine="0"/>
      </w:pPr>
      <w:r>
        <w:t xml:space="preserve">O quarto efeito potencial é o risco de que programas que usam o CAF como habilitação prévia possam vir a direcionar recursos a beneficiários cuja elegibilidade não possa ser comprovada </w:t>
      </w:r>
      <w:r>
        <w:lastRenderedPageBreak/>
        <w:t>documentalmente. Também aqui a formulação exige contenção: não se está afirmando desvio consumado de finalidade nem dano ao erário. Registra-se apenas que, se a documentação aceita pelo cadastro não sustenta a elegibilidade, a segurança do sistema de habilitação prévia fica reduzida e passa a depender, em maior medida, da efetividade das camadas complementares de controle mencionadas pelo gestor. Por isso, os quatro efeitos são apresentados como potenciais, e não como eventos consumados.</w:t>
      </w:r>
    </w:p>
    <w:p w14:paraId="5D9D62E6" w14:textId="77777777" w:rsidR="007C0571" w:rsidRPr="00DB7FCC" w:rsidRDefault="007C0571" w:rsidP="007C0571">
      <w:pPr>
        <w:pStyle w:val="Ttulo3"/>
        <w:rPr>
          <w:b/>
          <w:bCs/>
          <w:u w:val="none"/>
        </w:rPr>
      </w:pPr>
      <w:bookmarkStart w:id="33" w:name="_Toc225413224"/>
      <w:r w:rsidRPr="00DB7FCC">
        <w:rPr>
          <w:b/>
          <w:bCs/>
          <w:u w:val="none"/>
        </w:rPr>
        <w:t>Causas</w:t>
      </w:r>
      <w:bookmarkEnd w:id="33"/>
    </w:p>
    <w:p w14:paraId="555CDCB0" w14:textId="6DB3B3DE" w:rsidR="006D73EF" w:rsidRDefault="007C0571" w:rsidP="007C0571">
      <w:pPr>
        <w:pStyle w:val="Pargrafonumerado"/>
        <w:spacing w:after="120"/>
        <w:ind w:left="0" w:firstLine="0"/>
      </w:pPr>
      <w:r>
        <w:t xml:space="preserve">O exame das causas mostra que a distorção não nasceu de um único ponto de falha, mas de um encadeamento de fragilidades de processo e produto. A primeira é o desenho da própria </w:t>
      </w:r>
      <w:r w:rsidR="006D73EF">
        <w:t xml:space="preserve">inserção </w:t>
      </w:r>
      <w:r>
        <w:t xml:space="preserve">documental: a regra de negócio RN1.17 exige anexação, mas não verifica se o arquivo anexado corresponde semanticamente à categoria escolhida (peça 78, p. 5). Em termos simples, o sistema foi desenhado para aceitar, não para verificar. As validações automatizadas existentes (RN1.29 e RN1.30) consultam bases externas da Dataprev e ajudam a testar dados declarados, mas não examinam o teor do documento anexado (peça 78, p. 7). </w:t>
      </w:r>
    </w:p>
    <w:p w14:paraId="79E806F7" w14:textId="63FBFE6F" w:rsidR="007C0571" w:rsidRDefault="007C0571" w:rsidP="007C0571">
      <w:pPr>
        <w:pStyle w:val="Pargrafonumerado"/>
        <w:spacing w:after="120"/>
        <w:ind w:left="0" w:firstLine="0"/>
      </w:pPr>
      <w:r>
        <w:t>A segunda causa está na ausência de validação consistente dos dados de área na entrada. Não há cruzamento sistemático entre a área declarada no formulário e a área constante do documento digitalizado, nem interoperabilidade madura com bases georreferenciadas como Sigef e Sicar no momento do cadastramento, com cruzamentos com Sicar planejados apenas "futuramente" (peça 72, p. 2).</w:t>
      </w:r>
    </w:p>
    <w:p w14:paraId="556023C5" w14:textId="77777777" w:rsidR="007C0571" w:rsidRDefault="007C0571" w:rsidP="007C0571">
      <w:pPr>
        <w:pStyle w:val="Pargrafonumerado"/>
        <w:spacing w:after="120"/>
        <w:ind w:left="0" w:firstLine="0"/>
      </w:pPr>
      <w:r>
        <w:t xml:space="preserve">A terceira é a inexistência de requisitos mínimos de resolução, formato e legibilidade para o </w:t>
      </w:r>
      <w:r w:rsidRPr="00D326B7">
        <w:rPr>
          <w:i/>
          <w:iCs/>
        </w:rPr>
        <w:t>upload</w:t>
      </w:r>
      <w:r>
        <w:t xml:space="preserve"> documental, o que ajuda a explicar por que o sistema incorporou arquivos tecnicamente pouco tratáveis. A quarta é o passivo herdado das transições DAP, CAF 2.0 e CAF 3.0 sem curadoria estruturada do estoque migrado (peça 74, p. 4).</w:t>
      </w:r>
    </w:p>
    <w:p w14:paraId="644927F0" w14:textId="77777777" w:rsidR="007C0571" w:rsidRDefault="007C0571" w:rsidP="007C0571">
      <w:pPr>
        <w:pStyle w:val="Pargrafonumerado"/>
        <w:spacing w:after="120"/>
        <w:ind w:left="0" w:firstLine="0"/>
      </w:pPr>
      <w:r>
        <w:t>Esse encadeamento ajuda a entender por que o problema persiste mesmo em ambiente que já conta com algumas camadas de controle.</w:t>
      </w:r>
    </w:p>
    <w:p w14:paraId="658E0730" w14:textId="2D962591" w:rsidR="007C0571" w:rsidRDefault="007C0571" w:rsidP="007C0571">
      <w:pPr>
        <w:pStyle w:val="Pargrafonumerado"/>
        <w:spacing w:after="120"/>
        <w:ind w:left="0" w:firstLine="0"/>
      </w:pPr>
      <w:r>
        <w:t>Há, ainda, fatores contribuintes que recomendam calibragem, mas não afastam o achado. Entre eles estão a heterogeneidade da rede emissora e do público atendido, o contexto de restrições de TIC, a reconstrução institucional do MDA e o enfrentamento gradual já em curso, materializado no TED DCAF/UFES para 2025-2027 (peça 150, p. 27), na renovação prevista de cerca de 742 mil registros em 2026 (peça 150, p. 29) e no monitoramento amostral conduzido pelo gestor. Esses elementos afastam leitura de inércia administrativa e explicam por que a resposta institucional deve respeitar risco e capacidade de implementação. Não eliminam, porém, a reincidência do problema. Desde o Acórdão 1</w:t>
      </w:r>
      <w:ins w:id="34" w:author="Harley Alves Ferreira" w:date="2026-03-26T23:47:00Z" w16du:dateUtc="2026-03-27T02:47:00Z">
        <w:r w:rsidR="00842734">
          <w:t>.</w:t>
        </w:r>
      </w:ins>
      <w:r>
        <w:t>197/2018, o Tribunal já apontava a necessidade de incorporar salvaguardas de qualidade ao sistema que sucederia a DAP, e os monitoramentos posteriores registraram cumprimento ainda incompleto.</w:t>
      </w:r>
    </w:p>
    <w:p w14:paraId="14B6B6F3" w14:textId="77777777" w:rsidR="007C0571" w:rsidRPr="00DB7FCC" w:rsidRDefault="007C0571" w:rsidP="007C0571">
      <w:pPr>
        <w:pStyle w:val="Ttulo3"/>
        <w:rPr>
          <w:b/>
          <w:bCs/>
          <w:u w:val="none"/>
        </w:rPr>
      </w:pPr>
      <w:bookmarkStart w:id="35" w:name="_Toc225413225"/>
      <w:r w:rsidRPr="00DB7FCC">
        <w:rPr>
          <w:b/>
          <w:bCs/>
          <w:u w:val="none"/>
        </w:rPr>
        <w:t>Contexto do gestor e avanços reconhecidos</w:t>
      </w:r>
      <w:bookmarkEnd w:id="35"/>
    </w:p>
    <w:p w14:paraId="40953B14" w14:textId="6A5ED4D7" w:rsidR="007C0571" w:rsidRDefault="007C0571" w:rsidP="007C0571">
      <w:pPr>
        <w:pStyle w:val="Pargrafonumerado"/>
        <w:spacing w:after="120"/>
        <w:ind w:left="0" w:firstLine="0"/>
      </w:pPr>
      <w:commentRangeStart w:id="36"/>
      <w:r>
        <w:t xml:space="preserve">O contraditório </w:t>
      </w:r>
      <w:commentRangeEnd w:id="36"/>
      <w:r w:rsidR="00220A06">
        <w:rPr>
          <w:rStyle w:val="Refdecomentrio"/>
          <w:sz w:val="24"/>
          <w:szCs w:val="24"/>
        </w:rPr>
        <w:commentReference w:id="36"/>
      </w:r>
      <w:r>
        <w:t>também evidenciou que o problema precisa ser lido à luz da escala e da heterogeneidade operacional do CAF. A base ativa reúne cerca de 3,</w:t>
      </w:r>
      <w:r w:rsidR="00842734">
        <w:t>0</w:t>
      </w:r>
      <w:r>
        <w:t>3 milhões de unidades familiares, 3,2 milhões de imóveis georreferenciados e 11,4 milhões de documentos comprobatórios digitalizados, produzidos por públicos diversos e por rede emissora ampla e descentralizada. Essa escala ajuda a explicar por que a solução não pode ser formulada como saneamento cego e massivo, mas por risco, criticidade e capacidade de implementação.</w:t>
      </w:r>
    </w:p>
    <w:p w14:paraId="38084DF3" w14:textId="1501AD3B" w:rsidR="007C0571" w:rsidRDefault="007C0571" w:rsidP="007C0571">
      <w:pPr>
        <w:pStyle w:val="Pargrafonumerado"/>
        <w:spacing w:after="120"/>
        <w:ind w:left="0" w:firstLine="0"/>
      </w:pPr>
      <w:r>
        <w:t xml:space="preserve">Também merece registro que o CAF 3.0 já apresentou avanços: as Declarações de Veracidade emitidas em formato padronizado tiveram inadequação de apenas 5,7% (peça 103, p. 10), e 98,7% das propriedades que excedem 4 módulos fiscais são anteriores ao CAF 3.0 (peça 107, p. </w:t>
      </w:r>
      <w:r w:rsidR="00842734">
        <w:t>8</w:t>
      </w:r>
      <w:r>
        <w:t xml:space="preserve">), o que sugere melhora do fluxo corrente sem retroação automática sobre o passivo. A resposta </w:t>
      </w:r>
      <w:r>
        <w:lastRenderedPageBreak/>
        <w:t>institucional já em curso (TED DCAF/UFES 2025-2027, renovação prevista de cerca de 742 mil registros em 2026 e monitoramento amostral próprio) confirma cenário de maturação gradual.</w:t>
      </w:r>
    </w:p>
    <w:p w14:paraId="1A2D2BF2" w14:textId="77777777" w:rsidR="007C0571" w:rsidRPr="00DB7FCC" w:rsidRDefault="007C0571" w:rsidP="007C0571">
      <w:pPr>
        <w:pStyle w:val="Ttulo3"/>
        <w:rPr>
          <w:b/>
          <w:bCs/>
          <w:u w:val="none"/>
        </w:rPr>
      </w:pPr>
      <w:bookmarkStart w:id="37" w:name="_Toc225413227"/>
      <w:commentRangeStart w:id="38"/>
      <w:commentRangeStart w:id="39"/>
      <w:r w:rsidRPr="00DB7FCC">
        <w:rPr>
          <w:b/>
          <w:bCs/>
          <w:u w:val="none"/>
        </w:rPr>
        <w:t>Propostas de encaminhamento</w:t>
      </w:r>
      <w:bookmarkEnd w:id="37"/>
      <w:commentRangeEnd w:id="38"/>
      <w:r w:rsidR="00E13962" w:rsidRPr="00DB7FCC">
        <w:rPr>
          <w:rStyle w:val="Refdecomentrio"/>
          <w:b/>
          <w:bCs/>
          <w:sz w:val="24"/>
          <w:szCs w:val="24"/>
          <w:u w:val="none"/>
        </w:rPr>
        <w:commentReference w:id="38"/>
      </w:r>
      <w:commentRangeEnd w:id="39"/>
      <w:r w:rsidR="00D268BC" w:rsidRPr="00DB7FCC">
        <w:rPr>
          <w:rStyle w:val="Refdecomentrio"/>
          <w:b/>
          <w:bCs/>
          <w:sz w:val="24"/>
          <w:szCs w:val="24"/>
          <w:u w:val="none"/>
        </w:rPr>
        <w:commentReference w:id="39"/>
      </w:r>
    </w:p>
    <w:p w14:paraId="51FBA886" w14:textId="77777777" w:rsidR="007C0571" w:rsidRDefault="007C0571" w:rsidP="007C0571">
      <w:pPr>
        <w:pStyle w:val="Pargrafonumerado"/>
        <w:spacing w:after="120"/>
        <w:ind w:left="0" w:firstLine="0"/>
      </w:pPr>
      <w:r>
        <w:t>Daí decorrem os encaminhamentos. O primeiro é a determinação para que o MDA, em 180 dias, apresente plano de ação com responsáveis, prazos e forma de comunicação do cumprimento, destinado a avaliar as situações identificadas e, uma vez confirmadas, promover seu saneamento no âmbito dos dados de entrada, em alinhamento com os critérios de elegibilidade e com a finalidade legal do CAF.</w:t>
      </w:r>
    </w:p>
    <w:p w14:paraId="3E7CECB4" w14:textId="77777777" w:rsidR="007C0571" w:rsidRDefault="007C0571" w:rsidP="007C0571">
      <w:pPr>
        <w:pStyle w:val="Pargrafonumerado"/>
        <w:spacing w:after="120"/>
        <w:ind w:left="0" w:firstLine="0"/>
      </w:pPr>
      <w:r>
        <w:t xml:space="preserve">No plano das recomendações, a resposta deve começar pela prevenção: assegurar que os processos de cadastramento e atualização produzam dados com qualidade suficiente e impeçam a inserção e a permanência de dados inválidos; garantir integridade e consistência dos dados críticos; e estabelecer requisitos mínimos de qualidade técnica para os documentos digitalizados. Complementarmente, </w:t>
      </w:r>
      <w:r>
        <w:t>interoperabilidade com bases oficiais relevantes, gestão de mudanças e monitoramento contínuo formam o ambiente necessário para que a correção não se limite ao estoque atual, mas previna regressões futuras. Todos esses encaminhamentos foram formulados como resultados a alcançar, e não como prescrição fechada de solução.</w:t>
      </w:r>
    </w:p>
    <w:p w14:paraId="59918EEE" w14:textId="77777777" w:rsidR="007C0571" w:rsidRDefault="007C0571" w:rsidP="007C0571">
      <w:pPr>
        <w:keepNext/>
        <w:spacing w:before="240" w:after="120"/>
        <w:jc w:val="center"/>
      </w:pPr>
      <w:commentRangeStart w:id="40"/>
      <w:r>
        <w:rPr>
          <w:b/>
          <w:sz w:val="20"/>
        </w:rPr>
        <w:t xml:space="preserve">Quadro 4 — </w:t>
      </w:r>
      <w:r>
        <w:rPr>
          <w:sz w:val="20"/>
        </w:rPr>
        <w:t>Síntese do Achado 01</w:t>
      </w:r>
      <w:commentRangeEnd w:id="40"/>
      <w:r w:rsidR="00EF05FF">
        <w:rPr>
          <w:rStyle w:val="Refdecomentrio"/>
          <w:sz w:val="24"/>
          <w:szCs w:val="24"/>
        </w:rPr>
        <w:commentReference w:id="40"/>
      </w:r>
    </w:p>
    <w:tbl>
      <w:tblPr>
        <w:tblStyle w:val="Tabelacomgrade"/>
        <w:tblW w:w="0" w:type="auto"/>
        <w:jc w:val="center"/>
        <w:tblLook w:val="04A0" w:firstRow="1" w:lastRow="0" w:firstColumn="1" w:lastColumn="0" w:noHBand="0" w:noVBand="1"/>
      </w:tblPr>
      <w:tblGrid>
        <w:gridCol w:w="4813"/>
        <w:gridCol w:w="4814"/>
      </w:tblGrid>
      <w:tr w:rsidR="007C0571" w14:paraId="125ADEF2" w14:textId="77777777" w:rsidTr="00A62EAB">
        <w:trPr>
          <w:jc w:val="center"/>
        </w:trPr>
        <w:tc>
          <w:tcPr>
            <w:tcW w:w="4818" w:type="dxa"/>
          </w:tcPr>
          <w:p w14:paraId="40251CA0" w14:textId="77777777" w:rsidR="007C0571" w:rsidRDefault="007C0571" w:rsidP="00A62EAB">
            <w:pPr>
              <w:spacing w:before="20" w:after="20"/>
              <w:jc w:val="left"/>
            </w:pPr>
            <w:r>
              <w:rPr>
                <w:b/>
                <w:sz w:val="20"/>
              </w:rPr>
              <w:t>Componente</w:t>
            </w:r>
          </w:p>
        </w:tc>
        <w:tc>
          <w:tcPr>
            <w:tcW w:w="4818" w:type="dxa"/>
          </w:tcPr>
          <w:p w14:paraId="6AC7E9A2" w14:textId="77777777" w:rsidR="007C0571" w:rsidRDefault="007C0571" w:rsidP="00A62EAB">
            <w:pPr>
              <w:spacing w:before="20" w:after="20"/>
              <w:jc w:val="left"/>
            </w:pPr>
            <w:r>
              <w:rPr>
                <w:b/>
                <w:sz w:val="20"/>
              </w:rPr>
              <w:t>Síntese</w:t>
            </w:r>
          </w:p>
        </w:tc>
      </w:tr>
      <w:tr w:rsidR="007C0571" w14:paraId="30BDF464" w14:textId="77777777" w:rsidTr="00A62EAB">
        <w:trPr>
          <w:jc w:val="center"/>
        </w:trPr>
        <w:tc>
          <w:tcPr>
            <w:tcW w:w="4818" w:type="dxa"/>
          </w:tcPr>
          <w:p w14:paraId="43279D64" w14:textId="77777777" w:rsidR="007C0571" w:rsidRDefault="007C0571" w:rsidP="00A62EAB">
            <w:pPr>
              <w:spacing w:before="20" w:after="20"/>
              <w:jc w:val="left"/>
            </w:pPr>
            <w:r>
              <w:rPr>
                <w:sz w:val="20"/>
              </w:rPr>
              <w:t>Situação encontrada</w:t>
            </w:r>
          </w:p>
        </w:tc>
        <w:tc>
          <w:tcPr>
            <w:tcW w:w="4818" w:type="dxa"/>
          </w:tcPr>
          <w:p w14:paraId="61CDD700" w14:textId="77777777" w:rsidR="007C0571" w:rsidRDefault="007C0571" w:rsidP="00A62EAB">
            <w:pPr>
              <w:spacing w:before="20" w:after="20"/>
              <w:jc w:val="left"/>
            </w:pPr>
            <w:r>
              <w:rPr>
                <w:sz w:val="20"/>
              </w:rPr>
              <w:t>27,1% de documentos semanticamente inadequados; 33,33% de tipo documental inadequado; 53,55% de divergência crítica de área; 68,7% de documentos com resolução inferior a 300 DPI</w:t>
            </w:r>
          </w:p>
        </w:tc>
      </w:tr>
      <w:tr w:rsidR="007C0571" w14:paraId="7E961A95" w14:textId="77777777" w:rsidTr="00A62EAB">
        <w:trPr>
          <w:jc w:val="center"/>
        </w:trPr>
        <w:tc>
          <w:tcPr>
            <w:tcW w:w="4818" w:type="dxa"/>
          </w:tcPr>
          <w:p w14:paraId="02556E8F" w14:textId="77777777" w:rsidR="007C0571" w:rsidRDefault="007C0571" w:rsidP="00A62EAB">
            <w:pPr>
              <w:spacing w:before="20" w:after="20"/>
              <w:jc w:val="left"/>
            </w:pPr>
            <w:r>
              <w:rPr>
                <w:sz w:val="20"/>
              </w:rPr>
              <w:t>Critério</w:t>
            </w:r>
          </w:p>
        </w:tc>
        <w:tc>
          <w:tcPr>
            <w:tcW w:w="4818" w:type="dxa"/>
          </w:tcPr>
          <w:p w14:paraId="227F0957" w14:textId="77777777" w:rsidR="007C0571" w:rsidRDefault="007C0571" w:rsidP="00A62EAB">
            <w:pPr>
              <w:spacing w:before="20" w:after="20"/>
              <w:jc w:val="left"/>
            </w:pPr>
            <w:r>
              <w:rPr>
                <w:sz w:val="20"/>
              </w:rPr>
              <w:t>Art. 3º da Lei 11.326/2006; art. 4º do Decreto 9.064/2017; arts. 8º e 22 da Portaria MDA 19/2025</w:t>
            </w:r>
          </w:p>
        </w:tc>
      </w:tr>
      <w:tr w:rsidR="007C0571" w14:paraId="28F61CC0" w14:textId="77777777" w:rsidTr="00A62EAB">
        <w:trPr>
          <w:jc w:val="center"/>
        </w:trPr>
        <w:tc>
          <w:tcPr>
            <w:tcW w:w="4818" w:type="dxa"/>
          </w:tcPr>
          <w:p w14:paraId="5F86BE03" w14:textId="77777777" w:rsidR="007C0571" w:rsidRDefault="007C0571" w:rsidP="00A62EAB">
            <w:pPr>
              <w:spacing w:before="20" w:after="20"/>
              <w:jc w:val="left"/>
            </w:pPr>
            <w:r>
              <w:rPr>
                <w:sz w:val="20"/>
              </w:rPr>
              <w:t>Efeitos potenciais</w:t>
            </w:r>
          </w:p>
        </w:tc>
        <w:tc>
          <w:tcPr>
            <w:tcW w:w="4818" w:type="dxa"/>
          </w:tcPr>
          <w:p w14:paraId="4F346AE8" w14:textId="77777777" w:rsidR="007C0571" w:rsidRDefault="007C0571" w:rsidP="00A62EAB">
            <w:pPr>
              <w:spacing w:before="20" w:after="20"/>
              <w:jc w:val="left"/>
            </w:pPr>
            <w:r>
              <w:rPr>
                <w:sz w:val="20"/>
              </w:rPr>
              <w:t>Redução da capacidade de confirmação documental da elegibilidade; baixa confiabilidade dos dados de área; obstrução à automação e à auditabilidade; risco de direcionamento de recursos a elegibilidade não comprovável</w:t>
            </w:r>
          </w:p>
        </w:tc>
      </w:tr>
      <w:tr w:rsidR="007C0571" w14:paraId="4536FB15" w14:textId="77777777" w:rsidTr="00A62EAB">
        <w:trPr>
          <w:jc w:val="center"/>
        </w:trPr>
        <w:tc>
          <w:tcPr>
            <w:tcW w:w="4818" w:type="dxa"/>
          </w:tcPr>
          <w:p w14:paraId="04B9BCC2" w14:textId="77777777" w:rsidR="007C0571" w:rsidRDefault="007C0571" w:rsidP="00A62EAB">
            <w:pPr>
              <w:spacing w:before="20" w:after="20"/>
              <w:jc w:val="left"/>
            </w:pPr>
            <w:r>
              <w:rPr>
                <w:sz w:val="20"/>
              </w:rPr>
              <w:t>Causas principais</w:t>
            </w:r>
          </w:p>
        </w:tc>
        <w:tc>
          <w:tcPr>
            <w:tcW w:w="4818" w:type="dxa"/>
          </w:tcPr>
          <w:p w14:paraId="648B0B22" w14:textId="6A639130" w:rsidR="007C0571" w:rsidRDefault="00F3180D" w:rsidP="00A62EAB">
            <w:pPr>
              <w:spacing w:before="20" w:after="20"/>
              <w:jc w:val="left"/>
            </w:pPr>
            <w:r>
              <w:rPr>
                <w:sz w:val="20"/>
              </w:rPr>
              <w:t xml:space="preserve">Inserção </w:t>
            </w:r>
            <w:r w:rsidR="007C0571">
              <w:rPr>
                <w:sz w:val="20"/>
              </w:rPr>
              <w:t>desenhada para aceitar arquivos sem validar conteúdo; ausência de controles de consistência de área; falta de requisitos mínimos de digitalização; passivo herdado das transições DAP/CAF 2.0/CAF 3.0</w:t>
            </w:r>
          </w:p>
        </w:tc>
      </w:tr>
      <w:tr w:rsidR="007C0571" w14:paraId="676A9452" w14:textId="77777777" w:rsidTr="00A62EAB">
        <w:trPr>
          <w:jc w:val="center"/>
        </w:trPr>
        <w:tc>
          <w:tcPr>
            <w:tcW w:w="4818" w:type="dxa"/>
          </w:tcPr>
          <w:p w14:paraId="694B2566" w14:textId="77777777" w:rsidR="007C0571" w:rsidRDefault="007C0571" w:rsidP="00A62EAB">
            <w:pPr>
              <w:spacing w:before="20" w:after="20"/>
              <w:jc w:val="left"/>
            </w:pPr>
            <w:r>
              <w:rPr>
                <w:sz w:val="20"/>
              </w:rPr>
              <w:t>Propostas associadas</w:t>
            </w:r>
          </w:p>
        </w:tc>
        <w:tc>
          <w:tcPr>
            <w:tcW w:w="4818" w:type="dxa"/>
          </w:tcPr>
          <w:p w14:paraId="02E6B2EB" w14:textId="77777777" w:rsidR="007C0571" w:rsidRDefault="007C0571" w:rsidP="00A62EAB">
            <w:pPr>
              <w:spacing w:before="20" w:after="20"/>
              <w:jc w:val="left"/>
            </w:pPr>
            <w:r>
              <w:rPr>
                <w:sz w:val="20"/>
              </w:rPr>
              <w:t>Plano de ação em 180 dias; prevenção na entrada; integridade dos dados críticos; requisitos mínimos de qualidade técnica; medidas complementares de interoperabilidade, gestão de mudanças e monitoramento</w:t>
            </w:r>
          </w:p>
        </w:tc>
      </w:tr>
    </w:tbl>
    <w:p w14:paraId="7EC8FB68" w14:textId="77777777" w:rsidR="007C0571" w:rsidRDefault="007C0571" w:rsidP="007C0571">
      <w:pPr>
        <w:spacing w:before="0" w:after="120" w:line="40" w:lineRule="exact"/>
      </w:pPr>
    </w:p>
    <w:p w14:paraId="7F61D204" w14:textId="77777777" w:rsidR="007C0571" w:rsidRPr="00DB7FCC" w:rsidRDefault="007C0571" w:rsidP="007C0571">
      <w:pPr>
        <w:spacing w:before="40" w:after="120"/>
        <w:rPr>
          <w:iCs/>
        </w:rPr>
      </w:pPr>
      <w:r w:rsidRPr="00DB7FCC">
        <w:rPr>
          <w:iCs/>
          <w:sz w:val="20"/>
        </w:rPr>
        <w:t>Fonte: elaboração da equipe de auditoria com base na Matriz de Achados do CAF e nas peças 103, 106, 109, 140 e 150.</w:t>
      </w:r>
    </w:p>
    <w:p w14:paraId="66C2F2CA" w14:textId="77777777" w:rsidR="007C0571" w:rsidRPr="00DB7FCC" w:rsidRDefault="007C0571" w:rsidP="007C0571">
      <w:pPr>
        <w:pStyle w:val="Ttulo3"/>
        <w:rPr>
          <w:b/>
          <w:bCs/>
          <w:u w:val="none"/>
        </w:rPr>
      </w:pPr>
      <w:bookmarkStart w:id="41" w:name="_Toc225413228"/>
      <w:r w:rsidRPr="00DB7FCC">
        <w:rPr>
          <w:b/>
          <w:bCs/>
          <w:u w:val="none"/>
        </w:rPr>
        <w:t>Benefícios esperados</w:t>
      </w:r>
      <w:bookmarkEnd w:id="41"/>
    </w:p>
    <w:p w14:paraId="5FE91BA7" w14:textId="77777777" w:rsidR="007C0571" w:rsidRDefault="007C0571" w:rsidP="007C0571">
      <w:pPr>
        <w:pStyle w:val="Pargrafonumerado"/>
        <w:spacing w:after="120"/>
        <w:ind w:left="0" w:firstLine="0"/>
      </w:pPr>
      <w:r>
        <w:t xml:space="preserve">Os benefícios esperados são proporcionais ao problema e devem ser lidos como recuperação de capacidade institucional. Em termos quantitativos, espera-se reduzir a taxa de inadequação semântica hoje estimada em 27,1%, diminuir a incidência </w:t>
      </w:r>
      <w:r>
        <w:t>de divergências críticas de área hoje em 53,55%, elevar a proporção de documentos com resolução igual ou superior a 300 DPI, atualmente restrita a 31,3% do acervo (peça 106, p. 7), e ampliar a conformidade integral dos registros para patamar superior aos 32% observados no monitoramento próprio do gestor (peça 150, p. 22).</w:t>
      </w:r>
    </w:p>
    <w:p w14:paraId="0CD6C191" w14:textId="77777777" w:rsidR="007C0571" w:rsidRDefault="007C0571" w:rsidP="007C0571">
      <w:pPr>
        <w:pStyle w:val="Pargrafonumerado"/>
        <w:spacing w:after="120"/>
        <w:ind w:left="0" w:firstLine="0"/>
      </w:pPr>
      <w:r>
        <w:t xml:space="preserve">Em termos qualitativos, o ganho principal é recolocar o CAF em condição mais segura para atestar documentalmente a elegibilidade dos beneficiários, melhorar a confiabilidade dos dados de área, viabilizar o uso progressivo de automação e reforçar a auditabilidade do acervo. Para a </w:t>
      </w:r>
      <w:r>
        <w:lastRenderedPageBreak/>
        <w:t xml:space="preserve">sociedade, </w:t>
      </w:r>
      <w:r>
        <w:t>isso significa elevar a probabilidade de que políticas como Pronaf, PAA e PNAE cheguem ao público da agricultura familiar com base em cadastro mais confiável e verificável.</w:t>
      </w:r>
    </w:p>
    <w:p w14:paraId="25CCA0BC" w14:textId="55583015" w:rsidR="007C0571" w:rsidRDefault="007C0571" w:rsidP="007C0571"/>
    <w:p w14:paraId="363F0398" w14:textId="77777777" w:rsidR="007C0571" w:rsidRPr="00DB7FCC" w:rsidRDefault="007C0571" w:rsidP="007C0571">
      <w:pPr>
        <w:pStyle w:val="Ttulo2"/>
        <w:tabs>
          <w:tab w:val="clear" w:pos="567"/>
          <w:tab w:val="left" w:pos="0"/>
        </w:tabs>
        <w:spacing w:before="240" w:after="120"/>
        <w:ind w:left="0" w:firstLine="0"/>
        <w:rPr>
          <w:szCs w:val="24"/>
          <w:u w:val="none"/>
        </w:rPr>
      </w:pPr>
      <w:bookmarkStart w:id="42" w:name="_Toc225413230"/>
      <w:r w:rsidRPr="00DB7FCC">
        <w:rPr>
          <w:b/>
          <w:szCs w:val="24"/>
          <w:u w:val="none"/>
        </w:rPr>
        <w:t>A</w:t>
      </w:r>
      <w:bookmarkEnd w:id="42"/>
      <w:r>
        <w:rPr>
          <w:b/>
          <w:szCs w:val="24"/>
          <w:u w:val="none"/>
        </w:rPr>
        <w:t>chado 02</w:t>
      </w:r>
      <w:r w:rsidRPr="00DB7FCC">
        <w:rPr>
          <w:b/>
          <w:szCs w:val="24"/>
          <w:u w:val="none"/>
        </w:rPr>
        <w:t xml:space="preserve"> – Limitações geoespaciais acumuladas ao longo das transições tecnológicas comprometem a integridade cartográfica e a rastreabilidade do CAF</w:t>
      </w:r>
    </w:p>
    <w:p w14:paraId="2A79BA02" w14:textId="77777777" w:rsidR="007C0571" w:rsidRDefault="007C0571" w:rsidP="007C0571">
      <w:pPr>
        <w:pStyle w:val="Pargrafonumerado"/>
        <w:spacing w:after="120"/>
        <w:ind w:left="0" w:firstLine="0"/>
      </w:pPr>
      <w:r>
        <w:t xml:space="preserve">A auditoria concluiu que as transições tecnológicas do CAF, embora tenham trazido avanços pontuais, acumularam limitações na qualidade geoespacial da base por relaxamento de validações na migração para o CAF 3.0, </w:t>
      </w:r>
      <w:r w:rsidRPr="00522426">
        <w:rPr>
          <w:i/>
          <w:iCs/>
        </w:rPr>
        <w:t>trade-offs</w:t>
      </w:r>
      <w:r>
        <w:t xml:space="preserve"> de interface na adoção do Leaflet e ausência de curadoria estruturada do estoque legado. O resultado é uma base ativa em que a taxa total de erro cartográfico alcançou 45,92% (peça 119, p. 9), as duplicações espaciais permaneceram em 55,27% dos registros de alta precisão (peça 117, p. 14-15), 15,92% das coordenadas recaem fora do município declarado (peça 116, p. 14) e 632 municípios exibem inflação cadastral (peça 121, p. 9), em desacordo com o dever de melhoria da qualidade e fidedignidade dos dados. Esse quadro reduz a confiabilidade das informações de localização, limita a efetividade de validações baseadas em dados cartográficos e pode comprometer a capacidade do CAF de sustentar análises territoriais e cruzamentos com bases georreferenciadas oficiais.</w:t>
      </w:r>
    </w:p>
    <w:p w14:paraId="1AE1A5C3" w14:textId="77777777" w:rsidR="007C0571" w:rsidRPr="00DB7FCC" w:rsidRDefault="007C0571" w:rsidP="007C0571">
      <w:pPr>
        <w:pStyle w:val="Ttulo3"/>
        <w:spacing w:before="240" w:after="120"/>
        <w:rPr>
          <w:b/>
          <w:u w:val="none"/>
        </w:rPr>
      </w:pPr>
      <w:bookmarkStart w:id="43" w:name="_Toc225413231"/>
      <w:r w:rsidRPr="00DB7FCC">
        <w:rPr>
          <w:b/>
          <w:u w:val="none"/>
        </w:rPr>
        <w:t>Qualidade geoespacial do CAF: contexto e referencial de avaliação</w:t>
      </w:r>
      <w:bookmarkEnd w:id="43"/>
    </w:p>
    <w:p w14:paraId="5DA0E4CF" w14:textId="33398340" w:rsidR="007C0571" w:rsidRDefault="007C0571" w:rsidP="007C0571">
      <w:pPr>
        <w:pStyle w:val="Pargrafonumerado"/>
        <w:spacing w:after="120"/>
        <w:ind w:left="0" w:firstLine="0"/>
      </w:pPr>
      <w:r>
        <w:t xml:space="preserve">Os dados geoespaciais do CAF representam a localização do imóvel rural, dão suporte à identificação territorial do beneficiário e ajudam a qualificar a elegibilidade quando a política pública depende de área, município ou inserção territorial. Essa relevância, contudo, precisa ser lida com precisão: conforme sustentado pelo gestor e acolhido pela equipe, o achado não demonstra comprometimento automático da finalidade jurídica do </w:t>
      </w:r>
      <w:r>
        <w:t>cadastro, mas limitação na qualidade dos dados de localização. É nesse ponto que se instala a tensão narrativa do ACH-02. A evolução tecnológica do sistema não foi linear. A base ativa combina registros herdados da DAP e do CAF 2.x com cadastros produzidos já no CAF 3.0 e, mais recentemente, na interface Leaflet. Cada transição resolveu parte do problema, mas deixou passivos ou introduziu novas fragilidades, de modo que a modernização do fluxo corrente convive, hoje, com um estoque heterogêneo de qualidade desigual.</w:t>
      </w:r>
    </w:p>
    <w:p w14:paraId="0076B12B" w14:textId="77777777" w:rsidR="007C0571" w:rsidRDefault="007C0571" w:rsidP="007C0571">
      <w:pPr>
        <w:keepNext/>
        <w:spacing w:before="240" w:after="120"/>
        <w:jc w:val="center"/>
      </w:pPr>
      <w:r>
        <w:rPr>
          <w:b/>
          <w:sz w:val="20"/>
        </w:rPr>
        <w:t xml:space="preserve">Quadro 5 — </w:t>
      </w:r>
      <w:r>
        <w:rPr>
          <w:sz w:val="20"/>
        </w:rPr>
        <w:t>Evolução do georreferenciamento nas transições tecnológicas do CAF</w:t>
      </w:r>
    </w:p>
    <w:tbl>
      <w:tblPr>
        <w:tblStyle w:val="Tabelacomgrade"/>
        <w:tblW w:w="0" w:type="auto"/>
        <w:jc w:val="center"/>
        <w:tblLook w:val="04A0" w:firstRow="1" w:lastRow="0" w:firstColumn="1" w:lastColumn="0" w:noHBand="0" w:noVBand="1"/>
      </w:tblPr>
      <w:tblGrid>
        <w:gridCol w:w="3208"/>
        <w:gridCol w:w="3210"/>
        <w:gridCol w:w="3209"/>
      </w:tblGrid>
      <w:tr w:rsidR="007C0571" w14:paraId="758843D9" w14:textId="77777777" w:rsidTr="00A62EAB">
        <w:trPr>
          <w:jc w:val="center"/>
        </w:trPr>
        <w:tc>
          <w:tcPr>
            <w:tcW w:w="3212" w:type="dxa"/>
          </w:tcPr>
          <w:p w14:paraId="64777B89" w14:textId="77777777" w:rsidR="007C0571" w:rsidRDefault="007C0571" w:rsidP="00A62EAB">
            <w:pPr>
              <w:spacing w:before="20" w:after="20"/>
              <w:jc w:val="left"/>
            </w:pPr>
            <w:r>
              <w:rPr>
                <w:b/>
                <w:sz w:val="20"/>
              </w:rPr>
              <w:t>Etapa</w:t>
            </w:r>
          </w:p>
        </w:tc>
        <w:tc>
          <w:tcPr>
            <w:tcW w:w="3212" w:type="dxa"/>
          </w:tcPr>
          <w:p w14:paraId="56CB2A75" w14:textId="77777777" w:rsidR="007C0571" w:rsidRDefault="007C0571" w:rsidP="00A62EAB">
            <w:pPr>
              <w:spacing w:before="20" w:after="20"/>
              <w:jc w:val="left"/>
            </w:pPr>
            <w:r>
              <w:rPr>
                <w:b/>
                <w:sz w:val="20"/>
              </w:rPr>
              <w:t>Ganho principal</w:t>
            </w:r>
          </w:p>
        </w:tc>
        <w:tc>
          <w:tcPr>
            <w:tcW w:w="3212" w:type="dxa"/>
          </w:tcPr>
          <w:p w14:paraId="4B28C131" w14:textId="77777777" w:rsidR="007C0571" w:rsidRDefault="007C0571" w:rsidP="00A62EAB">
            <w:pPr>
              <w:spacing w:before="20" w:after="20"/>
              <w:jc w:val="left"/>
            </w:pPr>
            <w:r>
              <w:rPr>
                <w:b/>
                <w:sz w:val="20"/>
              </w:rPr>
              <w:t>Passivo ou trade-off remanescente</w:t>
            </w:r>
          </w:p>
        </w:tc>
      </w:tr>
      <w:tr w:rsidR="007C0571" w14:paraId="38475974" w14:textId="77777777" w:rsidTr="00A62EAB">
        <w:trPr>
          <w:jc w:val="center"/>
        </w:trPr>
        <w:tc>
          <w:tcPr>
            <w:tcW w:w="3212" w:type="dxa"/>
          </w:tcPr>
          <w:p w14:paraId="079FCDE0" w14:textId="77777777" w:rsidR="007C0571" w:rsidRDefault="007C0571" w:rsidP="00A62EAB">
            <w:pPr>
              <w:spacing w:before="20" w:after="20"/>
              <w:jc w:val="left"/>
            </w:pPr>
            <w:r>
              <w:rPr>
                <w:sz w:val="20"/>
              </w:rPr>
              <w:t>DAP / legado inicial</w:t>
            </w:r>
          </w:p>
        </w:tc>
        <w:tc>
          <w:tcPr>
            <w:tcW w:w="3212" w:type="dxa"/>
          </w:tcPr>
          <w:p w14:paraId="18A9CF63" w14:textId="77777777" w:rsidR="007C0571" w:rsidRDefault="007C0571" w:rsidP="00A62EAB">
            <w:pPr>
              <w:spacing w:before="20" w:after="20"/>
              <w:jc w:val="left"/>
            </w:pPr>
            <w:r>
              <w:rPr>
                <w:sz w:val="20"/>
              </w:rPr>
              <w:t>Formação do acervo territorial inicial</w:t>
            </w:r>
          </w:p>
        </w:tc>
        <w:tc>
          <w:tcPr>
            <w:tcW w:w="3212" w:type="dxa"/>
          </w:tcPr>
          <w:p w14:paraId="4585C79B" w14:textId="77777777" w:rsidR="007C0571" w:rsidRDefault="007C0571" w:rsidP="00A62EAB">
            <w:pPr>
              <w:spacing w:before="20" w:after="20"/>
              <w:jc w:val="left"/>
            </w:pPr>
            <w:r>
              <w:rPr>
                <w:sz w:val="20"/>
              </w:rPr>
              <w:t>Registros sem curadoria geoespacial uniforme e forte heterogeneidade de origem</w:t>
            </w:r>
          </w:p>
        </w:tc>
      </w:tr>
      <w:tr w:rsidR="007C0571" w14:paraId="59E156AD" w14:textId="77777777" w:rsidTr="00A62EAB">
        <w:trPr>
          <w:jc w:val="center"/>
        </w:trPr>
        <w:tc>
          <w:tcPr>
            <w:tcW w:w="3212" w:type="dxa"/>
          </w:tcPr>
          <w:p w14:paraId="243F904F" w14:textId="77777777" w:rsidR="007C0571" w:rsidRDefault="007C0571" w:rsidP="00A62EAB">
            <w:pPr>
              <w:spacing w:before="20" w:after="20"/>
              <w:jc w:val="left"/>
            </w:pPr>
            <w:r>
              <w:rPr>
                <w:sz w:val="20"/>
              </w:rPr>
              <w:t>CAF 2.x</w:t>
            </w:r>
          </w:p>
        </w:tc>
        <w:tc>
          <w:tcPr>
            <w:tcW w:w="3212" w:type="dxa"/>
          </w:tcPr>
          <w:p w14:paraId="358FE005" w14:textId="77777777" w:rsidR="007C0571" w:rsidRDefault="007C0571" w:rsidP="00A62EAB">
            <w:pPr>
              <w:spacing w:before="20" w:after="20"/>
              <w:jc w:val="left"/>
            </w:pPr>
            <w:r>
              <w:rPr>
                <w:sz w:val="20"/>
              </w:rPr>
              <w:t>Existência de validações mais restritivas de envelope geográfico</w:t>
            </w:r>
          </w:p>
        </w:tc>
        <w:tc>
          <w:tcPr>
            <w:tcW w:w="3212" w:type="dxa"/>
          </w:tcPr>
          <w:p w14:paraId="6B91F7EE" w14:textId="77777777" w:rsidR="007C0571" w:rsidRDefault="007C0571" w:rsidP="00A62EAB">
            <w:pPr>
              <w:spacing w:before="20" w:after="20"/>
              <w:jc w:val="left"/>
            </w:pPr>
            <w:r>
              <w:rPr>
                <w:sz w:val="20"/>
              </w:rPr>
              <w:t>Persistência de duplicações e passivo histórico sem saneamento estruturado</w:t>
            </w:r>
          </w:p>
        </w:tc>
      </w:tr>
      <w:tr w:rsidR="007C0571" w14:paraId="0123C2E5" w14:textId="77777777" w:rsidTr="00A62EAB">
        <w:trPr>
          <w:jc w:val="center"/>
        </w:trPr>
        <w:tc>
          <w:tcPr>
            <w:tcW w:w="3212" w:type="dxa"/>
          </w:tcPr>
          <w:p w14:paraId="34C7165F" w14:textId="77777777" w:rsidR="007C0571" w:rsidRDefault="007C0571" w:rsidP="00A62EAB">
            <w:pPr>
              <w:spacing w:before="20" w:after="20"/>
              <w:jc w:val="left"/>
            </w:pPr>
            <w:r>
              <w:rPr>
                <w:sz w:val="20"/>
              </w:rPr>
              <w:t>CAF 3.0</w:t>
            </w:r>
          </w:p>
        </w:tc>
        <w:tc>
          <w:tcPr>
            <w:tcW w:w="3212" w:type="dxa"/>
          </w:tcPr>
          <w:p w14:paraId="54B20716" w14:textId="77777777" w:rsidR="007C0571" w:rsidRDefault="007C0571" w:rsidP="00A62EAB">
            <w:pPr>
              <w:spacing w:before="20" w:after="20"/>
              <w:jc w:val="left"/>
            </w:pPr>
            <w:r>
              <w:rPr>
                <w:sz w:val="20"/>
              </w:rPr>
              <w:t>Modernização do sistema e melhora funcional geral</w:t>
            </w:r>
          </w:p>
        </w:tc>
        <w:tc>
          <w:tcPr>
            <w:tcW w:w="3212" w:type="dxa"/>
          </w:tcPr>
          <w:p w14:paraId="4CC6C942" w14:textId="77777777" w:rsidR="007C0571" w:rsidRDefault="007C0571" w:rsidP="00A62EAB">
            <w:pPr>
              <w:spacing w:before="20" w:after="20"/>
              <w:jc w:val="left"/>
            </w:pPr>
            <w:r>
              <w:rPr>
                <w:sz w:val="20"/>
              </w:rPr>
              <w:t xml:space="preserve">Relaxamento de validações de </w:t>
            </w:r>
            <w:r w:rsidRPr="0039460D">
              <w:rPr>
                <w:i/>
                <w:iCs/>
                <w:sz w:val="20"/>
              </w:rPr>
              <w:t>bounding box</w:t>
            </w:r>
            <w:r>
              <w:rPr>
                <w:sz w:val="20"/>
              </w:rPr>
              <w:t xml:space="preserve"> e elevação da taxa total de erro para 45,92%</w:t>
            </w:r>
          </w:p>
        </w:tc>
      </w:tr>
      <w:tr w:rsidR="007C0571" w14:paraId="54E115E8" w14:textId="77777777" w:rsidTr="00A62EAB">
        <w:trPr>
          <w:jc w:val="center"/>
        </w:trPr>
        <w:tc>
          <w:tcPr>
            <w:tcW w:w="3212" w:type="dxa"/>
          </w:tcPr>
          <w:p w14:paraId="53F87D78" w14:textId="77777777" w:rsidR="007C0571" w:rsidRDefault="007C0571" w:rsidP="00A62EAB">
            <w:pPr>
              <w:spacing w:before="20" w:after="20"/>
              <w:jc w:val="left"/>
            </w:pPr>
            <w:r>
              <w:rPr>
                <w:sz w:val="20"/>
              </w:rPr>
              <w:t>Leaflet</w:t>
            </w:r>
          </w:p>
        </w:tc>
        <w:tc>
          <w:tcPr>
            <w:tcW w:w="3212" w:type="dxa"/>
          </w:tcPr>
          <w:p w14:paraId="7EF239DC" w14:textId="77777777" w:rsidR="007C0571" w:rsidRDefault="007C0571" w:rsidP="00A62EAB">
            <w:pPr>
              <w:spacing w:before="20" w:after="20"/>
              <w:jc w:val="left"/>
            </w:pPr>
            <w:commentRangeStart w:id="44"/>
            <w:r>
              <w:rPr>
                <w:sz w:val="20"/>
              </w:rPr>
              <w:t>Redução de duplicações em novos cadastros e eliminação quase total dos erros algorítmicos</w:t>
            </w:r>
            <w:commentRangeEnd w:id="44"/>
            <w:r w:rsidR="0039460D">
              <w:rPr>
                <w:rStyle w:val="Refdecomentrio"/>
                <w:sz w:val="24"/>
                <w:szCs w:val="24"/>
              </w:rPr>
              <w:commentReference w:id="44"/>
            </w:r>
          </w:p>
        </w:tc>
        <w:tc>
          <w:tcPr>
            <w:tcW w:w="3212" w:type="dxa"/>
          </w:tcPr>
          <w:p w14:paraId="2DA2AD5A" w14:textId="77777777" w:rsidR="007C0571" w:rsidRDefault="007C0571" w:rsidP="00A62EAB">
            <w:pPr>
              <w:spacing w:before="20" w:after="20"/>
              <w:jc w:val="left"/>
            </w:pPr>
            <w:r>
              <w:rPr>
                <w:sz w:val="20"/>
              </w:rPr>
              <w:t>Aumento de erros geoespaciais, perda de precisão decimal e permanência do passivo histórico</w:t>
            </w:r>
          </w:p>
        </w:tc>
      </w:tr>
    </w:tbl>
    <w:p w14:paraId="5A1258AB" w14:textId="77777777" w:rsidR="007C0571" w:rsidRDefault="007C0571" w:rsidP="007C0571">
      <w:pPr>
        <w:spacing w:before="0" w:after="120" w:line="40" w:lineRule="exact"/>
      </w:pPr>
    </w:p>
    <w:p w14:paraId="0CE08DD6" w14:textId="77777777" w:rsidR="007C0571" w:rsidRDefault="007C0571" w:rsidP="007C0571">
      <w:pPr>
        <w:spacing w:before="40" w:after="120"/>
      </w:pPr>
      <w:r>
        <w:rPr>
          <w:i/>
          <w:sz w:val="20"/>
        </w:rPr>
        <w:t>Fonte: elaboração da equipe de auditoria com base nas peças 117, 118, 119, 121, 150 e Matriz de Achados do CAF.</w:t>
      </w:r>
    </w:p>
    <w:p w14:paraId="1DAE0BEF" w14:textId="77777777" w:rsidR="007C0571" w:rsidRDefault="007C0571" w:rsidP="007C0571">
      <w:pPr>
        <w:pStyle w:val="Pargrafonumerado"/>
        <w:spacing w:after="120"/>
        <w:ind w:left="0" w:firstLine="0"/>
      </w:pPr>
      <w:r>
        <w:t>A análise da qualidade geoespacial do CAF apoia-se em dois referenciais complementares. O primeiro é a ISO 19157-1:2023, norma internacional de qualidade de dados geográficos (peça 83), que estrutura a avaliação em elementos como exatidão posicional (</w:t>
      </w:r>
      <w:r w:rsidRPr="00F82262">
        <w:rPr>
          <w:i/>
          <w:iCs/>
        </w:rPr>
        <w:t>positional accuracy</w:t>
      </w:r>
      <w:r>
        <w:t>), consistência lógica (</w:t>
      </w:r>
      <w:r w:rsidRPr="00F82262">
        <w:rPr>
          <w:i/>
          <w:iCs/>
        </w:rPr>
        <w:t>logical consistency</w:t>
      </w:r>
      <w:r>
        <w:t>) e completude (</w:t>
      </w:r>
      <w:r w:rsidRPr="00F82262">
        <w:rPr>
          <w:i/>
          <w:iCs/>
        </w:rPr>
        <w:t>completeness</w:t>
      </w:r>
      <w:r>
        <w:t xml:space="preserve">). O segundo é o DAMA-DMBOK v2, que trata de dimensões transversais como acurácia, unicidade, consistência e </w:t>
      </w:r>
      <w:r>
        <w:lastRenderedPageBreak/>
        <w:t>gestão do ciclo de vida (peça 86, Cap. 13). A convergência entre os dois referenciais permite organizar as constatações em cinco dimensões de qualidade geoespacial: exatidão posicional, unicidade espacial, consistência municipal, integridade territorial e gestão de transições tecnológicas.</w:t>
      </w:r>
    </w:p>
    <w:p w14:paraId="390C845A" w14:textId="77777777" w:rsidR="007C0571" w:rsidRDefault="007C0571" w:rsidP="007C0571">
      <w:pPr>
        <w:pStyle w:val="Pargrafonumerado"/>
        <w:spacing w:after="120"/>
        <w:ind w:left="0" w:firstLine="0"/>
      </w:pPr>
      <w:r>
        <w:t>Para manter comparabilidade com o ACH-01, a equipe adota a mesma escala sintética de maturidade: 0 = ad-hoc; 1 = inicial; 2 = repetível; 3 = definido; 4 = gerenciado; 5 = otimizado. Trata-se de escala analítica adaptada do DAMA-DMBOK e do CMMI-DMM, não de aplicação literal da taxonomia de nenhum desses referenciais. O propósito é apenas situar o estágio observado em cada dimensão da qualidade geoespacial.</w:t>
      </w:r>
    </w:p>
    <w:p w14:paraId="303E30D6" w14:textId="77777777" w:rsidR="007C0571" w:rsidRPr="00DB7FCC" w:rsidRDefault="007C0571" w:rsidP="007C0571">
      <w:pPr>
        <w:spacing w:before="60" w:after="60"/>
        <w:rPr>
          <w:b/>
          <w:bCs/>
        </w:rPr>
      </w:pPr>
      <w:r w:rsidRPr="00DB7FCC">
        <w:rPr>
          <w:b/>
          <w:bCs/>
        </w:rPr>
        <w:t>Dimensão 1 — Exatidão posicional (erro cartográfico)</w:t>
      </w:r>
    </w:p>
    <w:p w14:paraId="5CE447CC" w14:textId="77777777" w:rsidR="007C0571" w:rsidRDefault="007C0571" w:rsidP="007C0571">
      <w:pPr>
        <w:pStyle w:val="Pargrafonumerado"/>
        <w:spacing w:after="120"/>
        <w:ind w:left="0" w:firstLine="0"/>
      </w:pPr>
      <w:r>
        <w:t>A dimensão quantitativa do problema é expressiva. A população analisada compreende 3.175.345 imóveis rurais da base ativa, examinados por amostra estratificada temporal de 63.588 registros, com intervalo de confiança de 99% e margem de erro efetiva de ±0,40 ponto percentual (peça 110, p. 4). A primeira evidência foi a piora global da taxa de erro cartográfico na transição para o CAF 3.0: o indicador subiu de 32,66% para 45,92%, afetando aproximadamente 1,46 milhão de imóveis (peça 119, p. 9). O agravamento decorreu, sobretudo, do relaxamento das validações de envelope geográfico (</w:t>
      </w:r>
      <w:r w:rsidRPr="00F82262">
        <w:rPr>
          <w:i/>
          <w:iCs/>
        </w:rPr>
        <w:t>bounding box</w:t>
      </w:r>
      <w:r>
        <w:t>). Enquanto a versão anterior rejeitava coordenadas fora dos limites territoriais esperados para o Brasil, o CAF 3.0 passou a aceitar coordenadas em qualquer ponto do intervalo mundial válido, sem verificar pertinência ao território brasileiro (peça 119, p. 34).</w:t>
      </w:r>
    </w:p>
    <w:p w14:paraId="3CA356F1" w14:textId="77777777" w:rsidR="007C0571" w:rsidRDefault="007C0571" w:rsidP="007C0571">
      <w:pPr>
        <w:pStyle w:val="Pargrafonumerado"/>
        <w:spacing w:after="120"/>
        <w:ind w:left="0" w:firstLine="0"/>
      </w:pPr>
      <w:r>
        <w:t>Na linguagem da ISO 19157-1:2023, trata-se de comprometimento da exatidão posicional absoluta, o atributo que mede a proximidade entre os valores de coordenadas informados e os valores aceitos como verdadeiros.</w:t>
      </w:r>
    </w:p>
    <w:p w14:paraId="614B42BA" w14:textId="77777777" w:rsidR="007C0571" w:rsidRDefault="007C0571" w:rsidP="007C0571">
      <w:pPr>
        <w:pStyle w:val="Pargrafonumerado"/>
        <w:spacing w:after="120"/>
        <w:ind w:left="0" w:firstLine="0"/>
      </w:pPr>
      <w:r>
        <w:t xml:space="preserve">Em termos de maturidade, a situação é </w:t>
      </w:r>
      <w:r>
        <w:rPr>
          <w:b/>
        </w:rPr>
        <w:t>Ad-hoc (0)</w:t>
      </w:r>
      <w:r>
        <w:t>: a migração de versão não incorporou testes de regressão aptos a proteger o controle posicional existente.</w:t>
      </w:r>
    </w:p>
    <w:p w14:paraId="1F4BB7FB" w14:textId="77777777" w:rsidR="007C0571" w:rsidRPr="00DB7FCC" w:rsidRDefault="007C0571" w:rsidP="007C0571">
      <w:pPr>
        <w:spacing w:before="60" w:after="60"/>
        <w:rPr>
          <w:b/>
          <w:bCs/>
        </w:rPr>
      </w:pPr>
      <w:r w:rsidRPr="00DB7FCC">
        <w:rPr>
          <w:b/>
          <w:bCs/>
        </w:rPr>
        <w:t>Dimensão 2 — Unicidade espacial (duplicações)</w:t>
      </w:r>
    </w:p>
    <w:p w14:paraId="36DDECEE" w14:textId="77777777" w:rsidR="007C0571" w:rsidRDefault="007C0571" w:rsidP="007C0571">
      <w:pPr>
        <w:pStyle w:val="Pargrafonumerado"/>
        <w:spacing w:after="120"/>
        <w:ind w:left="0" w:firstLine="0"/>
      </w:pPr>
      <w:r>
        <w:t xml:space="preserve">A segunda evidência veio da unicidade espacial: entre 43.812 registros de alta precisão, 55,27% compartilham coordenadas idênticas com outros imóveis, projetando-se aproximadamente 1,75 milhão de casos na população (peça 117, p. 14-15). O caso de Salvador/BA materializa o </w:t>
      </w:r>
      <w:r>
        <w:t>problema: 6.644 imóveis foram cadastrados no mesmo ponto do Centro Histórico, área urbana em que a existência de milhares de propriedades rurais distintas é fisicamente impossível (peça 123, p. 2-3). A observação do gestor de que duplicação espacial não equivale, por si, a duplicidade jurídica de beneficiários é correta e foi incorporada ao texto: famílias agregadas, assentamentos e comunidades tradicionais podem explicar parte das coincidências. Ainda assim, o patamar de 55,27% confirma limitação relevante de rastreabilidade espacial.</w:t>
      </w:r>
    </w:p>
    <w:p w14:paraId="7AD72AA4" w14:textId="64EC639D" w:rsidR="007C0571" w:rsidRDefault="007C0571" w:rsidP="007C0571">
      <w:pPr>
        <w:pStyle w:val="Pargrafonumerado"/>
        <w:spacing w:after="120"/>
        <w:ind w:left="0" w:firstLine="0"/>
      </w:pPr>
      <w:r>
        <w:t>O Leaflet reduziu a taxa de duplicações em novos cadastros de 92,36% para 16,59% (peça 117, p. 1</w:t>
      </w:r>
      <w:r w:rsidR="00615512">
        <w:t>4</w:t>
      </w:r>
      <w:r>
        <w:t xml:space="preserve">), avanço significativo que demonstra capacidade de reação institucional, mas o passivo histórico de duplicações permanece ativo na base sem curadoria estruturada. Em termos de maturidade, a prática é </w:t>
      </w:r>
      <w:r>
        <w:rPr>
          <w:b/>
        </w:rPr>
        <w:t>Inicial (1)</w:t>
      </w:r>
      <w:r>
        <w:t>: o Leaflet contém o fluxo corrente, mas o estoque pré-Leaflet permanece aberto e sem programa de saneamento.</w:t>
      </w:r>
    </w:p>
    <w:p w14:paraId="2B8BE105" w14:textId="77777777" w:rsidR="007C0571" w:rsidRDefault="007C0571" w:rsidP="007C0571">
      <w:pPr>
        <w:keepNext/>
        <w:spacing w:before="240" w:after="120"/>
        <w:jc w:val="center"/>
      </w:pPr>
      <w:r>
        <w:rPr>
          <w:b/>
          <w:sz w:val="20"/>
        </w:rPr>
        <w:t xml:space="preserve">Tabela 3 — </w:t>
      </w:r>
      <w:r>
        <w:rPr>
          <w:sz w:val="20"/>
        </w:rPr>
        <w:t>Síntese quantitativa das limitações geoespaciais do ACH-02</w:t>
      </w:r>
    </w:p>
    <w:tbl>
      <w:tblPr>
        <w:tblStyle w:val="Tabelacomgrade"/>
        <w:tblW w:w="0" w:type="auto"/>
        <w:jc w:val="center"/>
        <w:tblLook w:val="04A0" w:firstRow="1" w:lastRow="0" w:firstColumn="1" w:lastColumn="0" w:noHBand="0" w:noVBand="1"/>
      </w:tblPr>
      <w:tblGrid>
        <w:gridCol w:w="3209"/>
        <w:gridCol w:w="3209"/>
        <w:gridCol w:w="3209"/>
      </w:tblGrid>
      <w:tr w:rsidR="007C0571" w14:paraId="330BD088" w14:textId="77777777" w:rsidTr="00A62EAB">
        <w:trPr>
          <w:jc w:val="center"/>
        </w:trPr>
        <w:tc>
          <w:tcPr>
            <w:tcW w:w="3212" w:type="dxa"/>
          </w:tcPr>
          <w:p w14:paraId="30445801" w14:textId="77777777" w:rsidR="007C0571" w:rsidRDefault="007C0571" w:rsidP="00A62EAB">
            <w:pPr>
              <w:spacing w:before="20" w:after="20"/>
              <w:jc w:val="left"/>
            </w:pPr>
            <w:r>
              <w:rPr>
                <w:b/>
                <w:sz w:val="20"/>
              </w:rPr>
              <w:t>Dimensão</w:t>
            </w:r>
          </w:p>
        </w:tc>
        <w:tc>
          <w:tcPr>
            <w:tcW w:w="3212" w:type="dxa"/>
          </w:tcPr>
          <w:p w14:paraId="48F0FA60" w14:textId="77777777" w:rsidR="007C0571" w:rsidRDefault="007C0571" w:rsidP="00A62EAB">
            <w:pPr>
              <w:spacing w:before="20" w:after="20"/>
              <w:jc w:val="left"/>
            </w:pPr>
            <w:r>
              <w:rPr>
                <w:b/>
                <w:sz w:val="20"/>
              </w:rPr>
              <w:t>Indicador</w:t>
            </w:r>
          </w:p>
        </w:tc>
        <w:tc>
          <w:tcPr>
            <w:tcW w:w="3212" w:type="dxa"/>
          </w:tcPr>
          <w:p w14:paraId="5FC210CF" w14:textId="77777777" w:rsidR="007C0571" w:rsidRDefault="007C0571" w:rsidP="00A62EAB">
            <w:pPr>
              <w:spacing w:before="20" w:after="20"/>
              <w:jc w:val="right"/>
            </w:pPr>
            <w:r>
              <w:rPr>
                <w:b/>
                <w:sz w:val="20"/>
              </w:rPr>
              <w:t>Resultado</w:t>
            </w:r>
          </w:p>
        </w:tc>
      </w:tr>
      <w:tr w:rsidR="007C0571" w14:paraId="696349CD" w14:textId="77777777" w:rsidTr="00A62EAB">
        <w:trPr>
          <w:jc w:val="center"/>
        </w:trPr>
        <w:tc>
          <w:tcPr>
            <w:tcW w:w="3212" w:type="dxa"/>
          </w:tcPr>
          <w:p w14:paraId="674BCA7E" w14:textId="77777777" w:rsidR="007C0571" w:rsidRDefault="007C0571" w:rsidP="00A62EAB">
            <w:pPr>
              <w:spacing w:before="20" w:after="20"/>
              <w:jc w:val="left"/>
            </w:pPr>
            <w:r>
              <w:rPr>
                <w:sz w:val="20"/>
              </w:rPr>
              <w:t>Erro cartográfico global</w:t>
            </w:r>
          </w:p>
        </w:tc>
        <w:tc>
          <w:tcPr>
            <w:tcW w:w="3212" w:type="dxa"/>
          </w:tcPr>
          <w:p w14:paraId="61A442DA" w14:textId="77777777" w:rsidR="007C0571" w:rsidRDefault="007C0571" w:rsidP="00A62EAB">
            <w:pPr>
              <w:spacing w:before="20" w:after="20"/>
              <w:jc w:val="left"/>
            </w:pPr>
            <w:r>
              <w:rPr>
                <w:sz w:val="20"/>
              </w:rPr>
              <w:t>Taxa total de erro após CAF 3.0</w:t>
            </w:r>
          </w:p>
        </w:tc>
        <w:tc>
          <w:tcPr>
            <w:tcW w:w="3212" w:type="dxa"/>
          </w:tcPr>
          <w:p w14:paraId="75A5816E" w14:textId="77777777" w:rsidR="007C0571" w:rsidRDefault="007C0571" w:rsidP="00A62EAB">
            <w:pPr>
              <w:spacing w:before="20" w:after="20"/>
              <w:jc w:val="right"/>
            </w:pPr>
            <w:r>
              <w:rPr>
                <w:sz w:val="20"/>
              </w:rPr>
              <w:t>45,92%</w:t>
            </w:r>
          </w:p>
        </w:tc>
      </w:tr>
      <w:tr w:rsidR="007C0571" w14:paraId="7EC3896A" w14:textId="77777777" w:rsidTr="00A62EAB">
        <w:trPr>
          <w:jc w:val="center"/>
        </w:trPr>
        <w:tc>
          <w:tcPr>
            <w:tcW w:w="3212" w:type="dxa"/>
          </w:tcPr>
          <w:p w14:paraId="21132C72" w14:textId="77777777" w:rsidR="007C0571" w:rsidRDefault="007C0571" w:rsidP="00A62EAB">
            <w:pPr>
              <w:spacing w:before="20" w:after="20"/>
              <w:jc w:val="left"/>
            </w:pPr>
            <w:r>
              <w:rPr>
                <w:sz w:val="20"/>
              </w:rPr>
              <w:t>Erro cartográfico global</w:t>
            </w:r>
          </w:p>
        </w:tc>
        <w:tc>
          <w:tcPr>
            <w:tcW w:w="3212" w:type="dxa"/>
          </w:tcPr>
          <w:p w14:paraId="779CC543" w14:textId="77777777" w:rsidR="007C0571" w:rsidRDefault="007C0571" w:rsidP="00A62EAB">
            <w:pPr>
              <w:spacing w:before="20" w:after="20"/>
              <w:jc w:val="left"/>
            </w:pPr>
            <w:r>
              <w:rPr>
                <w:sz w:val="20"/>
              </w:rPr>
              <w:t>Imóveis potencialmente afetados</w:t>
            </w:r>
          </w:p>
        </w:tc>
        <w:tc>
          <w:tcPr>
            <w:tcW w:w="3212" w:type="dxa"/>
          </w:tcPr>
          <w:p w14:paraId="54488FDA" w14:textId="77777777" w:rsidR="007C0571" w:rsidRDefault="007C0571" w:rsidP="00A62EAB">
            <w:pPr>
              <w:spacing w:before="20" w:after="20"/>
              <w:jc w:val="right"/>
            </w:pPr>
            <w:r>
              <w:rPr>
                <w:sz w:val="20"/>
              </w:rPr>
              <w:t>~1,46 milhão</w:t>
            </w:r>
          </w:p>
        </w:tc>
      </w:tr>
      <w:tr w:rsidR="007C0571" w14:paraId="22981AA8" w14:textId="77777777" w:rsidTr="00A62EAB">
        <w:trPr>
          <w:jc w:val="center"/>
        </w:trPr>
        <w:tc>
          <w:tcPr>
            <w:tcW w:w="3212" w:type="dxa"/>
          </w:tcPr>
          <w:p w14:paraId="2E7BA4F0" w14:textId="77777777" w:rsidR="007C0571" w:rsidRDefault="007C0571" w:rsidP="00A62EAB">
            <w:pPr>
              <w:spacing w:before="20" w:after="20"/>
              <w:jc w:val="left"/>
            </w:pPr>
            <w:r>
              <w:rPr>
                <w:sz w:val="20"/>
              </w:rPr>
              <w:t>Duplicações espaciais</w:t>
            </w:r>
          </w:p>
        </w:tc>
        <w:tc>
          <w:tcPr>
            <w:tcW w:w="3212" w:type="dxa"/>
          </w:tcPr>
          <w:p w14:paraId="58736793" w14:textId="77777777" w:rsidR="007C0571" w:rsidRDefault="007C0571" w:rsidP="00A62EAB">
            <w:pPr>
              <w:spacing w:before="20" w:after="20"/>
              <w:jc w:val="left"/>
            </w:pPr>
            <w:r>
              <w:rPr>
                <w:sz w:val="20"/>
              </w:rPr>
              <w:t>Registros de alta precisão com coordenadas idênticas</w:t>
            </w:r>
          </w:p>
        </w:tc>
        <w:tc>
          <w:tcPr>
            <w:tcW w:w="3212" w:type="dxa"/>
          </w:tcPr>
          <w:p w14:paraId="5E594AD1" w14:textId="77777777" w:rsidR="007C0571" w:rsidRDefault="007C0571" w:rsidP="00A62EAB">
            <w:pPr>
              <w:spacing w:before="20" w:after="20"/>
              <w:jc w:val="right"/>
            </w:pPr>
            <w:r>
              <w:rPr>
                <w:sz w:val="20"/>
              </w:rPr>
              <w:t>55,27%</w:t>
            </w:r>
          </w:p>
        </w:tc>
      </w:tr>
      <w:tr w:rsidR="007C0571" w14:paraId="7A921B2D" w14:textId="77777777" w:rsidTr="00A62EAB">
        <w:trPr>
          <w:jc w:val="center"/>
        </w:trPr>
        <w:tc>
          <w:tcPr>
            <w:tcW w:w="3212" w:type="dxa"/>
          </w:tcPr>
          <w:p w14:paraId="404353A2" w14:textId="77777777" w:rsidR="007C0571" w:rsidRDefault="007C0571" w:rsidP="00A62EAB">
            <w:pPr>
              <w:spacing w:before="20" w:after="20"/>
              <w:jc w:val="left"/>
            </w:pPr>
            <w:r>
              <w:rPr>
                <w:sz w:val="20"/>
              </w:rPr>
              <w:t>Duplicações espaciais</w:t>
            </w:r>
          </w:p>
        </w:tc>
        <w:tc>
          <w:tcPr>
            <w:tcW w:w="3212" w:type="dxa"/>
          </w:tcPr>
          <w:p w14:paraId="71EC34F5" w14:textId="77777777" w:rsidR="007C0571" w:rsidRDefault="007C0571" w:rsidP="00A62EAB">
            <w:pPr>
              <w:spacing w:before="20" w:after="20"/>
              <w:jc w:val="left"/>
            </w:pPr>
            <w:r>
              <w:rPr>
                <w:sz w:val="20"/>
              </w:rPr>
              <w:t>Projeção populacional de duplicações</w:t>
            </w:r>
          </w:p>
        </w:tc>
        <w:tc>
          <w:tcPr>
            <w:tcW w:w="3212" w:type="dxa"/>
          </w:tcPr>
          <w:p w14:paraId="0DB8834F" w14:textId="77777777" w:rsidR="007C0571" w:rsidRDefault="007C0571" w:rsidP="00A62EAB">
            <w:pPr>
              <w:spacing w:before="20" w:after="20"/>
              <w:jc w:val="right"/>
            </w:pPr>
            <w:r>
              <w:rPr>
                <w:sz w:val="20"/>
              </w:rPr>
              <w:t>~1,75 milhão</w:t>
            </w:r>
          </w:p>
        </w:tc>
      </w:tr>
      <w:tr w:rsidR="007C0571" w14:paraId="5ED731EA" w14:textId="77777777" w:rsidTr="00A62EAB">
        <w:trPr>
          <w:jc w:val="center"/>
        </w:trPr>
        <w:tc>
          <w:tcPr>
            <w:tcW w:w="3212" w:type="dxa"/>
          </w:tcPr>
          <w:p w14:paraId="5229975D" w14:textId="77777777" w:rsidR="007C0571" w:rsidRDefault="007C0571" w:rsidP="00A62EAB">
            <w:pPr>
              <w:spacing w:before="20" w:after="20"/>
              <w:jc w:val="left"/>
            </w:pPr>
            <w:r>
              <w:rPr>
                <w:sz w:val="20"/>
              </w:rPr>
              <w:lastRenderedPageBreak/>
              <w:t>Consistência municipal</w:t>
            </w:r>
          </w:p>
        </w:tc>
        <w:tc>
          <w:tcPr>
            <w:tcW w:w="3212" w:type="dxa"/>
          </w:tcPr>
          <w:p w14:paraId="20A0BAF4" w14:textId="77777777" w:rsidR="007C0571" w:rsidRDefault="007C0571" w:rsidP="00A62EAB">
            <w:pPr>
              <w:spacing w:before="20" w:after="20"/>
              <w:jc w:val="left"/>
            </w:pPr>
            <w:r>
              <w:rPr>
                <w:sz w:val="20"/>
              </w:rPr>
              <w:t>Coordenadas fora do município declarado</w:t>
            </w:r>
          </w:p>
        </w:tc>
        <w:tc>
          <w:tcPr>
            <w:tcW w:w="3212" w:type="dxa"/>
          </w:tcPr>
          <w:p w14:paraId="5130F942" w14:textId="77777777" w:rsidR="007C0571" w:rsidRDefault="007C0571" w:rsidP="00A62EAB">
            <w:pPr>
              <w:spacing w:before="20" w:after="20"/>
              <w:jc w:val="right"/>
            </w:pPr>
            <w:r>
              <w:rPr>
                <w:sz w:val="20"/>
              </w:rPr>
              <w:t>15,92%</w:t>
            </w:r>
          </w:p>
        </w:tc>
      </w:tr>
      <w:tr w:rsidR="007C0571" w14:paraId="2E8CD566" w14:textId="77777777" w:rsidTr="00A62EAB">
        <w:trPr>
          <w:jc w:val="center"/>
        </w:trPr>
        <w:tc>
          <w:tcPr>
            <w:tcW w:w="3212" w:type="dxa"/>
          </w:tcPr>
          <w:p w14:paraId="00A2CF27" w14:textId="77777777" w:rsidR="007C0571" w:rsidRDefault="007C0571" w:rsidP="00A62EAB">
            <w:pPr>
              <w:spacing w:before="20" w:after="20"/>
              <w:jc w:val="left"/>
            </w:pPr>
            <w:r>
              <w:rPr>
                <w:sz w:val="20"/>
              </w:rPr>
              <w:t>Inflação cadastral</w:t>
            </w:r>
          </w:p>
        </w:tc>
        <w:tc>
          <w:tcPr>
            <w:tcW w:w="3212" w:type="dxa"/>
          </w:tcPr>
          <w:p w14:paraId="00F1C94A" w14:textId="77777777" w:rsidR="007C0571" w:rsidRDefault="007C0571" w:rsidP="00A62EAB">
            <w:pPr>
              <w:spacing w:before="20" w:after="20"/>
              <w:jc w:val="left"/>
            </w:pPr>
            <w:r>
              <w:rPr>
                <w:sz w:val="20"/>
              </w:rPr>
              <w:t>Municípios com área CAF superior à área oficial</w:t>
            </w:r>
          </w:p>
        </w:tc>
        <w:tc>
          <w:tcPr>
            <w:tcW w:w="3212" w:type="dxa"/>
          </w:tcPr>
          <w:p w14:paraId="56C3BF40" w14:textId="77777777" w:rsidR="007C0571" w:rsidRDefault="007C0571" w:rsidP="00A62EAB">
            <w:pPr>
              <w:spacing w:before="20" w:after="20"/>
              <w:jc w:val="right"/>
            </w:pPr>
            <w:r>
              <w:rPr>
                <w:sz w:val="20"/>
              </w:rPr>
              <w:t>632</w:t>
            </w:r>
          </w:p>
        </w:tc>
      </w:tr>
      <w:tr w:rsidR="007C0571" w14:paraId="42236949" w14:textId="77777777" w:rsidTr="00A62EAB">
        <w:trPr>
          <w:jc w:val="center"/>
        </w:trPr>
        <w:tc>
          <w:tcPr>
            <w:tcW w:w="3212" w:type="dxa"/>
          </w:tcPr>
          <w:p w14:paraId="6BE37ECC" w14:textId="77777777" w:rsidR="007C0571" w:rsidRDefault="007C0571" w:rsidP="00A62EAB">
            <w:pPr>
              <w:spacing w:before="20" w:after="20"/>
              <w:jc w:val="left"/>
            </w:pPr>
            <w:r>
              <w:rPr>
                <w:sz w:val="20"/>
              </w:rPr>
              <w:t>Reanálise ministerial</w:t>
            </w:r>
          </w:p>
        </w:tc>
        <w:tc>
          <w:tcPr>
            <w:tcW w:w="3212" w:type="dxa"/>
          </w:tcPr>
          <w:p w14:paraId="118442A9" w14:textId="77777777" w:rsidR="007C0571" w:rsidRDefault="007C0571" w:rsidP="00A62EAB">
            <w:pPr>
              <w:spacing w:before="20" w:after="20"/>
              <w:jc w:val="left"/>
            </w:pPr>
            <w:r>
              <w:rPr>
                <w:sz w:val="20"/>
              </w:rPr>
              <w:t>Municípios com materialidade residual</w:t>
            </w:r>
          </w:p>
        </w:tc>
        <w:tc>
          <w:tcPr>
            <w:tcW w:w="3212" w:type="dxa"/>
          </w:tcPr>
          <w:p w14:paraId="19FE0C1D" w14:textId="77777777" w:rsidR="007C0571" w:rsidRDefault="007C0571" w:rsidP="00A62EAB">
            <w:pPr>
              <w:spacing w:before="20" w:after="20"/>
              <w:jc w:val="right"/>
            </w:pPr>
            <w:r>
              <w:rPr>
                <w:sz w:val="20"/>
              </w:rPr>
              <w:t>50</w:t>
            </w:r>
          </w:p>
        </w:tc>
      </w:tr>
    </w:tbl>
    <w:p w14:paraId="638AEA90" w14:textId="77777777" w:rsidR="007C0571" w:rsidRDefault="007C0571" w:rsidP="007C0571">
      <w:pPr>
        <w:spacing w:before="0" w:after="120" w:line="40" w:lineRule="exact"/>
      </w:pPr>
    </w:p>
    <w:p w14:paraId="6355765E" w14:textId="77777777" w:rsidR="007C0571" w:rsidRPr="00DB7FCC" w:rsidRDefault="007C0571" w:rsidP="007C0571">
      <w:pPr>
        <w:spacing w:before="40" w:after="120"/>
        <w:rPr>
          <w:iCs/>
        </w:rPr>
      </w:pPr>
      <w:r w:rsidRPr="00DB7FCC">
        <w:rPr>
          <w:iCs/>
          <w:sz w:val="20"/>
        </w:rPr>
        <w:t>Fonte: elaboração da equipe de auditoria com base nas peças 116, 117, 119, 121 e 161.</w:t>
      </w:r>
    </w:p>
    <w:p w14:paraId="60AAEF1B" w14:textId="77777777" w:rsidR="007C0571" w:rsidRPr="00DB7FCC" w:rsidRDefault="007C0571" w:rsidP="007C0571">
      <w:pPr>
        <w:spacing w:before="60" w:after="60"/>
        <w:rPr>
          <w:b/>
          <w:bCs/>
        </w:rPr>
      </w:pPr>
      <w:r w:rsidRPr="00DB7FCC">
        <w:rPr>
          <w:b/>
          <w:bCs/>
        </w:rPr>
        <w:t>Dimensão 3 — Consistência municipal (coordenadas × município declarado)</w:t>
      </w:r>
    </w:p>
    <w:p w14:paraId="18A3BB6C" w14:textId="0243E547" w:rsidR="007C0571" w:rsidRDefault="007C0571" w:rsidP="007C0571">
      <w:pPr>
        <w:pStyle w:val="Pargrafonumerado"/>
        <w:spacing w:after="120"/>
        <w:ind w:left="0" w:firstLine="0"/>
      </w:pPr>
      <w:r>
        <w:t xml:space="preserve">A terceira frente do </w:t>
      </w:r>
      <w:r w:rsidR="00615512">
        <w:t xml:space="preserve">problema </w:t>
      </w:r>
      <w:r>
        <w:t>é a consistência territorial. A análise identificou que 15,92% dos registros de alta precisão têm coordenadas fora do município declarado, com subconjunto de 722 casos apontando para unidade da federação completamente diversa da informada (peça 116, p. 14). A ISO 19157-1:2023 trata esse tipo de falha sob o elemento de consistência lógica, especificamente a consistência de domínio, que avalia se os valores de um atributo recaem dentro do domínio esperado. Aqui, o domínio é o território do município declarado; 15,92% dos registros o violam. O Leaflet, ao substituir digitação manual por seleção visual em mapa sem validação de aderência municipal, contribuiu para a elevação dos erros geoespaciais em 174% (peça 118, p. 1</w:t>
      </w:r>
      <w:r w:rsidR="00420596">
        <w:t>8</w:t>
      </w:r>
      <w:r>
        <w:t xml:space="preserve">). Em termos de maturidade, a situação é </w:t>
      </w:r>
      <w:r>
        <w:rPr>
          <w:b/>
        </w:rPr>
        <w:t>Ad-hoc (0)</w:t>
      </w:r>
      <w:r>
        <w:t>: não há validação automática de consistência entre coordenada e município na entrada do cadastro.</w:t>
      </w:r>
    </w:p>
    <w:p w14:paraId="5C59E531" w14:textId="77777777" w:rsidR="007C0571" w:rsidRPr="00DB7FCC" w:rsidRDefault="007C0571" w:rsidP="007C0571">
      <w:pPr>
        <w:spacing w:before="60" w:after="60"/>
        <w:rPr>
          <w:b/>
          <w:bCs/>
        </w:rPr>
      </w:pPr>
      <w:r w:rsidRPr="00DB7FCC">
        <w:rPr>
          <w:b/>
          <w:bCs/>
        </w:rPr>
        <w:t>Dimensão 4 — Integridade territorial (inflação cadastral)</w:t>
      </w:r>
    </w:p>
    <w:p w14:paraId="7FBA6329" w14:textId="77777777" w:rsidR="007C0571" w:rsidRDefault="007C0571" w:rsidP="007C0571">
      <w:pPr>
        <w:pStyle w:val="Pargrafonumerado"/>
        <w:spacing w:after="120"/>
        <w:ind w:left="0" w:firstLine="0"/>
      </w:pPr>
      <w:r>
        <w:t>A análise censitária encontrou 632 municípios em que a área total cadastrada no CAF supera a área oficial do município, tendo Penalva/MA como caso extremo, com área cadastrada 2.248 vezes maior que a área oficial (peça 121, p. 9). Desses 632, o subconjunto mais crítico era formado por 608 municípios com cobertura igual ou superior a 100% da área oficial. É sobre esse grupo que incidiu a reanálise ministerial (peça 161, p. 1-4), que reclassificou 558 casos como improcedentes e deixou 50 municípios com materialidade residual, dos quais 10 com indício de plausibilidade e 40 dependentes de averiguação complementar. Isso não elimina o problema; apenas redefine seu alcance probatório.</w:t>
      </w:r>
    </w:p>
    <w:p w14:paraId="2C7B1E59" w14:textId="77777777" w:rsidR="007C0571" w:rsidRDefault="007C0571" w:rsidP="007C0571">
      <w:pPr>
        <w:pStyle w:val="Pargrafonumerado"/>
        <w:spacing w:after="120"/>
        <w:ind w:left="0" w:firstLine="0"/>
      </w:pPr>
      <w:r>
        <w:t>A inflação municipal funciona como triagem exploratória de risco, não como conclusão automática de impropriedade cadastral. A integração com o PNRA/Incra introduziu, em parte dos registros, a área total do assentamento sem discriminação da fração ideal por beneficiário, produzindo excesso nominal na leitura agregada por município (peça 161, p. 2-3), o que é, em si, problema de interoperabilidade que reforça a pertinência de aprimorar a harmonização de dados.</w:t>
      </w:r>
    </w:p>
    <w:p w14:paraId="0A47F8F4" w14:textId="77777777" w:rsidR="007C0571" w:rsidRDefault="007C0571" w:rsidP="007C0571">
      <w:pPr>
        <w:pStyle w:val="Pargrafonumerado"/>
        <w:spacing w:after="120"/>
        <w:ind w:left="0" w:firstLine="0"/>
      </w:pPr>
      <w:r>
        <w:t xml:space="preserve">Em termos de maturidade, a situação é </w:t>
      </w:r>
      <w:r>
        <w:rPr>
          <w:b/>
        </w:rPr>
        <w:t>Ad-hoc (0)</w:t>
      </w:r>
      <w:r>
        <w:t>: não há alerta automático para anomalias territoriais na base.</w:t>
      </w:r>
    </w:p>
    <w:p w14:paraId="06265A19" w14:textId="77777777" w:rsidR="007C0571" w:rsidRPr="00DB7FCC" w:rsidRDefault="007C0571" w:rsidP="007C0571">
      <w:pPr>
        <w:spacing w:before="60" w:after="60"/>
        <w:rPr>
          <w:b/>
          <w:bCs/>
        </w:rPr>
      </w:pPr>
      <w:r w:rsidRPr="00DB7FCC">
        <w:rPr>
          <w:b/>
          <w:bCs/>
        </w:rPr>
        <w:t>Dimensão 5 — Gestão de transições tecnológicas</w:t>
      </w:r>
    </w:p>
    <w:p w14:paraId="085B2011" w14:textId="01BF81C1" w:rsidR="007C0571" w:rsidRDefault="007C0571" w:rsidP="007C0571">
      <w:pPr>
        <w:pStyle w:val="Pargrafonumerado"/>
        <w:spacing w:after="120"/>
        <w:ind w:left="0" w:firstLine="0"/>
      </w:pPr>
      <w:r>
        <w:t xml:space="preserve">A quinta dimensão torna visível problema que, no texto corrido anterior, aparecia diluído nas causas </w:t>
      </w:r>
      <w:commentRangeStart w:id="45"/>
      <w:r>
        <w:t>(§§30-31</w:t>
      </w:r>
      <w:commentRangeEnd w:id="45"/>
      <w:r w:rsidR="00FD6F5A">
        <w:rPr>
          <w:rStyle w:val="Refdecomentrio"/>
          <w:sz w:val="24"/>
          <w:szCs w:val="24"/>
        </w:rPr>
        <w:commentReference w:id="45"/>
      </w:r>
      <w:r>
        <w:t xml:space="preserve">). Cada transição tecnológica do CAF (DAP → CAF 2.x → CAF 3.0 → Leaflet) alterou o modelo de georreferenciamento, mas nenhuma delas foi precedida de testes de regressão aptos a verificar se a qualidade do estoque seria preservada. O caso mais ilustrativo é o </w:t>
      </w:r>
      <w:r w:rsidRPr="00D326B7">
        <w:rPr>
          <w:i/>
          <w:iCs/>
        </w:rPr>
        <w:t>trade-off</w:t>
      </w:r>
      <w:r>
        <w:t xml:space="preserve"> do Leaflet: a interface praticamente zerou os erros algorítmicos (de 22,22% para 0,01%), mas elevou em 174% os erros geoespaciais (peça 118, p. 1</w:t>
      </w:r>
      <w:r w:rsidR="00FD6F5A">
        <w:t>8</w:t>
      </w:r>
      <w:r>
        <w:t xml:space="preserve">) e reduziu em 14,33 pontos percentuais a proporção de registros com alta precisão decimal (peça 115, p. </w:t>
      </w:r>
      <w:r w:rsidR="00FD6F5A">
        <w:t>1</w:t>
      </w:r>
      <w:r>
        <w:t xml:space="preserve">6). A tabela abaixo sintetiza o </w:t>
      </w:r>
      <w:r w:rsidRPr="00D326B7">
        <w:rPr>
          <w:i/>
          <w:iCs/>
        </w:rPr>
        <w:t>trade-off</w:t>
      </w:r>
      <w:r>
        <w:t>.</w:t>
      </w:r>
    </w:p>
    <w:p w14:paraId="2AE9DB62" w14:textId="77777777" w:rsidR="007C0571" w:rsidRDefault="007C0571" w:rsidP="007C0571">
      <w:pPr>
        <w:keepNext/>
        <w:spacing w:before="240" w:after="120"/>
        <w:jc w:val="center"/>
      </w:pPr>
      <w:r>
        <w:rPr>
          <w:b/>
          <w:sz w:val="20"/>
        </w:rPr>
        <w:t xml:space="preserve">Tabela 4 — </w:t>
      </w:r>
      <w:r>
        <w:rPr>
          <w:sz w:val="20"/>
        </w:rPr>
        <w:t>Trade-off da transição Leaflet</w:t>
      </w:r>
    </w:p>
    <w:tbl>
      <w:tblPr>
        <w:tblStyle w:val="Tabelacomgrade"/>
        <w:tblW w:w="0" w:type="auto"/>
        <w:jc w:val="center"/>
        <w:tblLook w:val="04A0" w:firstRow="1" w:lastRow="0" w:firstColumn="1" w:lastColumn="0" w:noHBand="0" w:noVBand="1"/>
      </w:tblPr>
      <w:tblGrid>
        <w:gridCol w:w="2407"/>
        <w:gridCol w:w="2407"/>
        <w:gridCol w:w="2407"/>
        <w:gridCol w:w="2406"/>
      </w:tblGrid>
      <w:tr w:rsidR="007C0571" w14:paraId="23DBC0F2" w14:textId="77777777" w:rsidTr="00A62EAB">
        <w:trPr>
          <w:jc w:val="center"/>
        </w:trPr>
        <w:tc>
          <w:tcPr>
            <w:tcW w:w="2409" w:type="dxa"/>
          </w:tcPr>
          <w:p w14:paraId="689202B6" w14:textId="77777777" w:rsidR="007C0571" w:rsidRDefault="007C0571" w:rsidP="00A62EAB">
            <w:pPr>
              <w:spacing w:before="20" w:after="20"/>
              <w:jc w:val="left"/>
            </w:pPr>
            <w:r>
              <w:rPr>
                <w:b/>
                <w:sz w:val="20"/>
              </w:rPr>
              <w:t>Período</w:t>
            </w:r>
          </w:p>
        </w:tc>
        <w:tc>
          <w:tcPr>
            <w:tcW w:w="2409" w:type="dxa"/>
          </w:tcPr>
          <w:p w14:paraId="447EDE3A" w14:textId="77777777" w:rsidR="007C0571" w:rsidRDefault="007C0571" w:rsidP="00A62EAB">
            <w:pPr>
              <w:spacing w:before="20" w:after="20"/>
              <w:jc w:val="right"/>
            </w:pPr>
            <w:r>
              <w:rPr>
                <w:b/>
                <w:sz w:val="20"/>
              </w:rPr>
              <w:t>Erros algorítmicos</w:t>
            </w:r>
          </w:p>
        </w:tc>
        <w:tc>
          <w:tcPr>
            <w:tcW w:w="2409" w:type="dxa"/>
          </w:tcPr>
          <w:p w14:paraId="5220364E" w14:textId="77777777" w:rsidR="007C0571" w:rsidRDefault="007C0571" w:rsidP="00A62EAB">
            <w:pPr>
              <w:spacing w:before="20" w:after="20"/>
              <w:jc w:val="right"/>
            </w:pPr>
            <w:r>
              <w:rPr>
                <w:b/>
                <w:sz w:val="20"/>
              </w:rPr>
              <w:t>Erros geoespaciais</w:t>
            </w:r>
          </w:p>
        </w:tc>
        <w:tc>
          <w:tcPr>
            <w:tcW w:w="2409" w:type="dxa"/>
          </w:tcPr>
          <w:p w14:paraId="38D02301" w14:textId="77777777" w:rsidR="007C0571" w:rsidRDefault="007C0571" w:rsidP="00A62EAB">
            <w:pPr>
              <w:spacing w:before="20" w:after="20"/>
              <w:jc w:val="right"/>
            </w:pPr>
            <w:r>
              <w:rPr>
                <w:b/>
                <w:sz w:val="20"/>
              </w:rPr>
              <w:t>Taxa total de erro</w:t>
            </w:r>
          </w:p>
        </w:tc>
      </w:tr>
      <w:tr w:rsidR="007C0571" w14:paraId="6794B9FB" w14:textId="77777777" w:rsidTr="00A62EAB">
        <w:trPr>
          <w:jc w:val="center"/>
        </w:trPr>
        <w:tc>
          <w:tcPr>
            <w:tcW w:w="2409" w:type="dxa"/>
          </w:tcPr>
          <w:p w14:paraId="4085C6C0" w14:textId="77777777" w:rsidR="007C0571" w:rsidRDefault="007C0571" w:rsidP="00A62EAB">
            <w:pPr>
              <w:spacing w:before="20" w:after="20"/>
              <w:jc w:val="left"/>
            </w:pPr>
            <w:r>
              <w:rPr>
                <w:sz w:val="20"/>
              </w:rPr>
              <w:t>Pré-Leaflet</w:t>
            </w:r>
          </w:p>
        </w:tc>
        <w:tc>
          <w:tcPr>
            <w:tcW w:w="2409" w:type="dxa"/>
          </w:tcPr>
          <w:p w14:paraId="67268E7C" w14:textId="77777777" w:rsidR="007C0571" w:rsidRDefault="007C0571" w:rsidP="00A62EAB">
            <w:pPr>
              <w:spacing w:before="20" w:after="20"/>
              <w:jc w:val="right"/>
            </w:pPr>
            <w:r>
              <w:rPr>
                <w:sz w:val="20"/>
              </w:rPr>
              <w:t>22,22%</w:t>
            </w:r>
          </w:p>
        </w:tc>
        <w:tc>
          <w:tcPr>
            <w:tcW w:w="2409" w:type="dxa"/>
          </w:tcPr>
          <w:p w14:paraId="4D3529FA" w14:textId="77777777" w:rsidR="007C0571" w:rsidRDefault="007C0571" w:rsidP="00A62EAB">
            <w:pPr>
              <w:spacing w:before="20" w:after="20"/>
              <w:jc w:val="right"/>
            </w:pPr>
            <w:r>
              <w:rPr>
                <w:sz w:val="20"/>
              </w:rPr>
              <w:t>11,83%</w:t>
            </w:r>
          </w:p>
        </w:tc>
        <w:tc>
          <w:tcPr>
            <w:tcW w:w="2409" w:type="dxa"/>
          </w:tcPr>
          <w:p w14:paraId="0B982A20" w14:textId="77777777" w:rsidR="007C0571" w:rsidRDefault="007C0571" w:rsidP="00A62EAB">
            <w:pPr>
              <w:spacing w:before="20" w:after="20"/>
              <w:jc w:val="right"/>
            </w:pPr>
            <w:r>
              <w:rPr>
                <w:sz w:val="20"/>
              </w:rPr>
              <w:t>34,05%</w:t>
            </w:r>
          </w:p>
        </w:tc>
      </w:tr>
      <w:tr w:rsidR="007C0571" w14:paraId="7B9AFDF6" w14:textId="77777777" w:rsidTr="00A62EAB">
        <w:trPr>
          <w:jc w:val="center"/>
        </w:trPr>
        <w:tc>
          <w:tcPr>
            <w:tcW w:w="2409" w:type="dxa"/>
          </w:tcPr>
          <w:p w14:paraId="4FAFC067" w14:textId="77777777" w:rsidR="007C0571" w:rsidRDefault="007C0571" w:rsidP="00A62EAB">
            <w:pPr>
              <w:spacing w:before="20" w:after="20"/>
              <w:jc w:val="left"/>
            </w:pPr>
            <w:r>
              <w:rPr>
                <w:sz w:val="20"/>
              </w:rPr>
              <w:t>Pós-Leaflet</w:t>
            </w:r>
          </w:p>
        </w:tc>
        <w:tc>
          <w:tcPr>
            <w:tcW w:w="2409" w:type="dxa"/>
          </w:tcPr>
          <w:p w14:paraId="247510AD" w14:textId="77777777" w:rsidR="007C0571" w:rsidRDefault="007C0571" w:rsidP="00A62EAB">
            <w:pPr>
              <w:spacing w:before="20" w:after="20"/>
              <w:jc w:val="right"/>
            </w:pPr>
            <w:r>
              <w:rPr>
                <w:sz w:val="20"/>
              </w:rPr>
              <w:t>0,01%</w:t>
            </w:r>
          </w:p>
        </w:tc>
        <w:tc>
          <w:tcPr>
            <w:tcW w:w="2409" w:type="dxa"/>
          </w:tcPr>
          <w:p w14:paraId="3A0D8DD9" w14:textId="77777777" w:rsidR="007C0571" w:rsidRDefault="007C0571" w:rsidP="00A62EAB">
            <w:pPr>
              <w:spacing w:before="20" w:after="20"/>
              <w:jc w:val="right"/>
            </w:pPr>
            <w:r>
              <w:rPr>
                <w:sz w:val="20"/>
              </w:rPr>
              <w:t>32,46%</w:t>
            </w:r>
          </w:p>
        </w:tc>
        <w:tc>
          <w:tcPr>
            <w:tcW w:w="2409" w:type="dxa"/>
          </w:tcPr>
          <w:p w14:paraId="35077EDF" w14:textId="77777777" w:rsidR="007C0571" w:rsidRDefault="007C0571" w:rsidP="00A62EAB">
            <w:pPr>
              <w:spacing w:before="20" w:after="20"/>
              <w:jc w:val="right"/>
            </w:pPr>
            <w:r>
              <w:rPr>
                <w:sz w:val="20"/>
              </w:rPr>
              <w:t>32,47%</w:t>
            </w:r>
          </w:p>
        </w:tc>
      </w:tr>
      <w:tr w:rsidR="007C0571" w14:paraId="3D5424EB" w14:textId="77777777" w:rsidTr="00A62EAB">
        <w:trPr>
          <w:jc w:val="center"/>
        </w:trPr>
        <w:tc>
          <w:tcPr>
            <w:tcW w:w="2409" w:type="dxa"/>
          </w:tcPr>
          <w:p w14:paraId="040DB51D" w14:textId="77777777" w:rsidR="007C0571" w:rsidRDefault="007C0571" w:rsidP="00A62EAB">
            <w:pPr>
              <w:spacing w:before="20" w:after="20"/>
              <w:jc w:val="left"/>
            </w:pPr>
            <w:r>
              <w:rPr>
                <w:sz w:val="20"/>
              </w:rPr>
              <w:lastRenderedPageBreak/>
              <w:t>Variação</w:t>
            </w:r>
          </w:p>
        </w:tc>
        <w:tc>
          <w:tcPr>
            <w:tcW w:w="2409" w:type="dxa"/>
          </w:tcPr>
          <w:p w14:paraId="1CE9DED9" w14:textId="77777777" w:rsidR="007C0571" w:rsidRDefault="007C0571" w:rsidP="00A62EAB">
            <w:pPr>
              <w:spacing w:before="20" w:after="20"/>
              <w:jc w:val="right"/>
            </w:pPr>
            <w:r>
              <w:rPr>
                <w:sz w:val="20"/>
              </w:rPr>
              <w:t>-22,21 p.p.</w:t>
            </w:r>
          </w:p>
        </w:tc>
        <w:tc>
          <w:tcPr>
            <w:tcW w:w="2409" w:type="dxa"/>
          </w:tcPr>
          <w:p w14:paraId="5316DEFB" w14:textId="77777777" w:rsidR="007C0571" w:rsidRDefault="007C0571" w:rsidP="00A62EAB">
            <w:pPr>
              <w:spacing w:before="20" w:after="20"/>
              <w:jc w:val="right"/>
            </w:pPr>
            <w:r>
              <w:rPr>
                <w:sz w:val="20"/>
              </w:rPr>
              <w:t>+20,63 p.p.</w:t>
            </w:r>
          </w:p>
        </w:tc>
        <w:tc>
          <w:tcPr>
            <w:tcW w:w="2409" w:type="dxa"/>
          </w:tcPr>
          <w:p w14:paraId="2F752D35" w14:textId="77777777" w:rsidR="007C0571" w:rsidRDefault="007C0571" w:rsidP="00A62EAB">
            <w:pPr>
              <w:spacing w:before="20" w:after="20"/>
              <w:jc w:val="right"/>
            </w:pPr>
            <w:r>
              <w:rPr>
                <w:sz w:val="20"/>
              </w:rPr>
              <w:t>-1,58 p.p.</w:t>
            </w:r>
          </w:p>
        </w:tc>
      </w:tr>
    </w:tbl>
    <w:p w14:paraId="60191CF7" w14:textId="77777777" w:rsidR="007C0571" w:rsidRDefault="007C0571" w:rsidP="007C0571">
      <w:pPr>
        <w:spacing w:before="0" w:after="120" w:line="40" w:lineRule="exact"/>
      </w:pPr>
    </w:p>
    <w:p w14:paraId="3E792884" w14:textId="77777777" w:rsidR="007C0571" w:rsidRPr="00DB7FCC" w:rsidRDefault="007C0571" w:rsidP="007C0571">
      <w:pPr>
        <w:spacing w:before="40" w:after="120"/>
        <w:rPr>
          <w:iCs/>
        </w:rPr>
      </w:pPr>
      <w:r w:rsidRPr="00DB7FCC">
        <w:rPr>
          <w:iCs/>
          <w:sz w:val="20"/>
        </w:rPr>
        <w:t>Fonte: elaboração da equipe de auditoria com base na peça 118, p. 16. Amostra estratificada temporal com IC 99%.</w:t>
      </w:r>
    </w:p>
    <w:p w14:paraId="4914224D" w14:textId="77777777" w:rsidR="007C0571" w:rsidRDefault="007C0571" w:rsidP="007C0571">
      <w:pPr>
        <w:pStyle w:val="Pargrafonumerado"/>
        <w:spacing w:after="120"/>
        <w:ind w:left="0" w:firstLine="0"/>
      </w:pPr>
      <w:r>
        <w:t xml:space="preserve">O DAMA-DMBOK trata a gestão de mudanças como função de governança essencial para que alterações em sistemas não comprometam a integridade dos dados existentes (peça 86, Cap. 13). No caso do CAF, o resultado foi que a modernização do fluxo de entrada coexiste com um estoque herdado cuja qualidade não foi objeto de curadoria estruturada. Além disso, a base não incorpora metadados de origem que permitam distinguir qual versão tecnológica produziu cada registro, informação necessária para priorizar o saneamento por estrato temporal. Em termos de maturidade, a situação é </w:t>
      </w:r>
      <w:r>
        <w:rPr>
          <w:b/>
        </w:rPr>
        <w:t>Ad-hoc (0)</w:t>
      </w:r>
      <w:r>
        <w:t>: não há política formal de gestão de mudanças que incorpore qualidade de dados geoespaciais como requisito.</w:t>
      </w:r>
    </w:p>
    <w:p w14:paraId="2474AF5A" w14:textId="77777777" w:rsidR="007C0571" w:rsidRDefault="007C0571" w:rsidP="007C0571">
      <w:pPr>
        <w:keepNext/>
        <w:spacing w:before="240" w:after="120"/>
        <w:jc w:val="center"/>
      </w:pPr>
      <w:r>
        <w:rPr>
          <w:b/>
          <w:sz w:val="20"/>
        </w:rPr>
        <w:t xml:space="preserve">Quadro 6 — </w:t>
      </w:r>
      <w:r>
        <w:rPr>
          <w:sz w:val="20"/>
        </w:rPr>
        <w:t>Maturidade da qualidade geoespacial do CAF</w:t>
      </w:r>
    </w:p>
    <w:tbl>
      <w:tblPr>
        <w:tblStyle w:val="Tabelacomgrade"/>
        <w:tblW w:w="0" w:type="auto"/>
        <w:jc w:val="center"/>
        <w:tblLook w:val="04A0" w:firstRow="1" w:lastRow="0" w:firstColumn="1" w:lastColumn="0" w:noHBand="0" w:noVBand="1"/>
      </w:tblPr>
      <w:tblGrid>
        <w:gridCol w:w="2405"/>
        <w:gridCol w:w="2409"/>
        <w:gridCol w:w="2407"/>
        <w:gridCol w:w="2406"/>
      </w:tblGrid>
      <w:tr w:rsidR="007C0571" w14:paraId="171BFDA0" w14:textId="77777777" w:rsidTr="00A62EAB">
        <w:trPr>
          <w:jc w:val="center"/>
        </w:trPr>
        <w:tc>
          <w:tcPr>
            <w:tcW w:w="2409" w:type="dxa"/>
          </w:tcPr>
          <w:p w14:paraId="2B77DF32" w14:textId="77777777" w:rsidR="007C0571" w:rsidRDefault="007C0571" w:rsidP="00A62EAB">
            <w:pPr>
              <w:spacing w:before="20" w:after="20"/>
              <w:jc w:val="left"/>
            </w:pPr>
            <w:r>
              <w:rPr>
                <w:b/>
                <w:sz w:val="20"/>
              </w:rPr>
              <w:t>Dimensão (referencial)</w:t>
            </w:r>
          </w:p>
        </w:tc>
        <w:tc>
          <w:tcPr>
            <w:tcW w:w="2409" w:type="dxa"/>
          </w:tcPr>
          <w:p w14:paraId="30BA504A" w14:textId="77777777" w:rsidR="007C0571" w:rsidRDefault="007C0571" w:rsidP="00A62EAB">
            <w:pPr>
              <w:spacing w:before="20" w:after="20"/>
              <w:jc w:val="left"/>
            </w:pPr>
            <w:r>
              <w:rPr>
                <w:b/>
                <w:sz w:val="20"/>
              </w:rPr>
              <w:t>Indicador-chave</w:t>
            </w:r>
          </w:p>
        </w:tc>
        <w:tc>
          <w:tcPr>
            <w:tcW w:w="2409" w:type="dxa"/>
          </w:tcPr>
          <w:p w14:paraId="76A6F987" w14:textId="77777777" w:rsidR="007C0571" w:rsidRDefault="007C0571" w:rsidP="00A62EAB">
            <w:pPr>
              <w:spacing w:before="20" w:after="20"/>
              <w:jc w:val="left"/>
            </w:pPr>
            <w:r>
              <w:rPr>
                <w:b/>
                <w:sz w:val="20"/>
              </w:rPr>
              <w:t>Prática observada</w:t>
            </w:r>
          </w:p>
        </w:tc>
        <w:tc>
          <w:tcPr>
            <w:tcW w:w="2409" w:type="dxa"/>
          </w:tcPr>
          <w:p w14:paraId="7EBF974A" w14:textId="77777777" w:rsidR="007C0571" w:rsidRDefault="007C0571" w:rsidP="00A62EAB">
            <w:pPr>
              <w:spacing w:before="20" w:after="20"/>
              <w:jc w:val="left"/>
            </w:pPr>
            <w:r>
              <w:rPr>
                <w:b/>
                <w:sz w:val="20"/>
              </w:rPr>
              <w:t>Nível</w:t>
            </w:r>
          </w:p>
        </w:tc>
      </w:tr>
      <w:tr w:rsidR="007C0571" w14:paraId="7D1F3233" w14:textId="77777777" w:rsidTr="00A62EAB">
        <w:trPr>
          <w:jc w:val="center"/>
        </w:trPr>
        <w:tc>
          <w:tcPr>
            <w:tcW w:w="2409" w:type="dxa"/>
          </w:tcPr>
          <w:p w14:paraId="27DDB3D3" w14:textId="77777777" w:rsidR="007C0571" w:rsidRDefault="007C0571" w:rsidP="00A62EAB">
            <w:pPr>
              <w:spacing w:before="20" w:after="20"/>
              <w:jc w:val="left"/>
            </w:pPr>
            <w:r>
              <w:rPr>
                <w:sz w:val="20"/>
              </w:rPr>
              <w:t>Exatidão posicional (ISO 19157)</w:t>
            </w:r>
          </w:p>
        </w:tc>
        <w:tc>
          <w:tcPr>
            <w:tcW w:w="2409" w:type="dxa"/>
          </w:tcPr>
          <w:p w14:paraId="7F48712D" w14:textId="77777777" w:rsidR="007C0571" w:rsidRDefault="007C0571" w:rsidP="00A62EAB">
            <w:pPr>
              <w:spacing w:before="20" w:after="20"/>
              <w:jc w:val="left"/>
            </w:pPr>
            <w:r>
              <w:rPr>
                <w:sz w:val="20"/>
              </w:rPr>
              <w:t>45,92% de erro cartográfico</w:t>
            </w:r>
          </w:p>
        </w:tc>
        <w:tc>
          <w:tcPr>
            <w:tcW w:w="2409" w:type="dxa"/>
          </w:tcPr>
          <w:p w14:paraId="192ACF26" w14:textId="77777777" w:rsidR="007C0571" w:rsidRDefault="007C0571" w:rsidP="00A62EAB">
            <w:pPr>
              <w:spacing w:before="20" w:after="20"/>
              <w:jc w:val="left"/>
            </w:pPr>
            <w:r>
              <w:rPr>
                <w:sz w:val="20"/>
              </w:rPr>
              <w:t>Migração sem teste de regressão; bounding box relaxado</w:t>
            </w:r>
          </w:p>
        </w:tc>
        <w:tc>
          <w:tcPr>
            <w:tcW w:w="2409" w:type="dxa"/>
          </w:tcPr>
          <w:p w14:paraId="1A59ABC4" w14:textId="77777777" w:rsidR="007C0571" w:rsidRDefault="007C0571" w:rsidP="00A62EAB">
            <w:pPr>
              <w:spacing w:before="20" w:after="20"/>
              <w:jc w:val="left"/>
            </w:pPr>
            <w:r>
              <w:rPr>
                <w:sz w:val="20"/>
              </w:rPr>
              <w:t>Ad-hoc (0)</w:t>
            </w:r>
          </w:p>
        </w:tc>
      </w:tr>
      <w:tr w:rsidR="007C0571" w14:paraId="0C14DFA4" w14:textId="77777777" w:rsidTr="00A62EAB">
        <w:trPr>
          <w:jc w:val="center"/>
        </w:trPr>
        <w:tc>
          <w:tcPr>
            <w:tcW w:w="2409" w:type="dxa"/>
          </w:tcPr>
          <w:p w14:paraId="30D5D0FB" w14:textId="77777777" w:rsidR="007C0571" w:rsidRDefault="007C0571" w:rsidP="00A62EAB">
            <w:pPr>
              <w:spacing w:before="20" w:after="20"/>
              <w:jc w:val="left"/>
            </w:pPr>
            <w:r>
              <w:rPr>
                <w:sz w:val="20"/>
              </w:rPr>
              <w:t>Unicidade espacial (DAMA-DMBOK)</w:t>
            </w:r>
          </w:p>
        </w:tc>
        <w:tc>
          <w:tcPr>
            <w:tcW w:w="2409" w:type="dxa"/>
          </w:tcPr>
          <w:p w14:paraId="15BEE9CE" w14:textId="77777777" w:rsidR="007C0571" w:rsidRDefault="007C0571" w:rsidP="00A62EAB">
            <w:pPr>
              <w:spacing w:before="20" w:after="20"/>
              <w:jc w:val="left"/>
            </w:pPr>
            <w:r>
              <w:rPr>
                <w:sz w:val="20"/>
              </w:rPr>
              <w:t>55,27% de duplicações</w:t>
            </w:r>
          </w:p>
        </w:tc>
        <w:tc>
          <w:tcPr>
            <w:tcW w:w="2409" w:type="dxa"/>
          </w:tcPr>
          <w:p w14:paraId="581C354A" w14:textId="77777777" w:rsidR="007C0571" w:rsidRDefault="007C0571" w:rsidP="00A62EAB">
            <w:pPr>
              <w:spacing w:before="20" w:after="20"/>
              <w:jc w:val="left"/>
            </w:pPr>
            <w:r>
              <w:rPr>
                <w:sz w:val="20"/>
              </w:rPr>
              <w:t>Nova interface de cadastramento reduziu duplicações em novos registros (92,36%→16,59%); estoque sem curadoria</w:t>
            </w:r>
          </w:p>
        </w:tc>
        <w:tc>
          <w:tcPr>
            <w:tcW w:w="2409" w:type="dxa"/>
          </w:tcPr>
          <w:p w14:paraId="4D352D3A" w14:textId="77777777" w:rsidR="007C0571" w:rsidRDefault="007C0571" w:rsidP="00A62EAB">
            <w:pPr>
              <w:spacing w:before="20" w:after="20"/>
              <w:jc w:val="left"/>
            </w:pPr>
            <w:r>
              <w:rPr>
                <w:sz w:val="20"/>
              </w:rPr>
              <w:t>Inicial (1)</w:t>
            </w:r>
          </w:p>
        </w:tc>
      </w:tr>
      <w:tr w:rsidR="007C0571" w14:paraId="56AB2A0B" w14:textId="77777777" w:rsidTr="00A62EAB">
        <w:trPr>
          <w:jc w:val="center"/>
        </w:trPr>
        <w:tc>
          <w:tcPr>
            <w:tcW w:w="2409" w:type="dxa"/>
          </w:tcPr>
          <w:p w14:paraId="17D45AB1" w14:textId="77777777" w:rsidR="007C0571" w:rsidRDefault="007C0571" w:rsidP="00A62EAB">
            <w:pPr>
              <w:spacing w:before="20" w:after="20"/>
              <w:jc w:val="left"/>
            </w:pPr>
            <w:r>
              <w:rPr>
                <w:sz w:val="20"/>
              </w:rPr>
              <w:t>Consistência lógica territorial (ISO 19157 adaptada)</w:t>
            </w:r>
          </w:p>
        </w:tc>
        <w:tc>
          <w:tcPr>
            <w:tcW w:w="2409" w:type="dxa"/>
          </w:tcPr>
          <w:p w14:paraId="48A7F00C" w14:textId="77777777" w:rsidR="007C0571" w:rsidRDefault="007C0571" w:rsidP="00A62EAB">
            <w:pPr>
              <w:spacing w:before="20" w:after="20"/>
              <w:jc w:val="left"/>
            </w:pPr>
            <w:r>
              <w:rPr>
                <w:sz w:val="20"/>
              </w:rPr>
              <w:t>15,92% fora do município</w:t>
            </w:r>
          </w:p>
        </w:tc>
        <w:tc>
          <w:tcPr>
            <w:tcW w:w="2409" w:type="dxa"/>
          </w:tcPr>
          <w:p w14:paraId="6DB0DB97" w14:textId="77777777" w:rsidR="007C0571" w:rsidRDefault="007C0571" w:rsidP="00A62EAB">
            <w:pPr>
              <w:spacing w:before="20" w:after="20"/>
              <w:jc w:val="left"/>
            </w:pPr>
            <w:r>
              <w:rPr>
                <w:sz w:val="20"/>
              </w:rPr>
              <w:t>Sem validação de aderência municipal na entrada</w:t>
            </w:r>
          </w:p>
        </w:tc>
        <w:tc>
          <w:tcPr>
            <w:tcW w:w="2409" w:type="dxa"/>
          </w:tcPr>
          <w:p w14:paraId="34E52AE4" w14:textId="77777777" w:rsidR="007C0571" w:rsidRDefault="007C0571" w:rsidP="00A62EAB">
            <w:pPr>
              <w:spacing w:before="20" w:after="20"/>
              <w:jc w:val="left"/>
            </w:pPr>
            <w:r>
              <w:rPr>
                <w:sz w:val="20"/>
              </w:rPr>
              <w:t>Ad-hoc (0)</w:t>
            </w:r>
          </w:p>
        </w:tc>
      </w:tr>
      <w:tr w:rsidR="007C0571" w14:paraId="3ABA88F2" w14:textId="77777777" w:rsidTr="00A62EAB">
        <w:trPr>
          <w:jc w:val="center"/>
        </w:trPr>
        <w:tc>
          <w:tcPr>
            <w:tcW w:w="2409" w:type="dxa"/>
          </w:tcPr>
          <w:p w14:paraId="7F78D131" w14:textId="77777777" w:rsidR="007C0571" w:rsidRDefault="007C0571" w:rsidP="00A62EAB">
            <w:pPr>
              <w:spacing w:before="20" w:after="20"/>
              <w:jc w:val="left"/>
            </w:pPr>
            <w:r>
              <w:rPr>
                <w:sz w:val="20"/>
              </w:rPr>
              <w:t>Completude territorial (ISO 19157 adaptada)</w:t>
            </w:r>
          </w:p>
        </w:tc>
        <w:tc>
          <w:tcPr>
            <w:tcW w:w="2409" w:type="dxa"/>
          </w:tcPr>
          <w:p w14:paraId="58FE45E7" w14:textId="77777777" w:rsidR="007C0571" w:rsidRDefault="007C0571" w:rsidP="00A62EAB">
            <w:pPr>
              <w:spacing w:before="20" w:after="20"/>
              <w:jc w:val="left"/>
            </w:pPr>
            <w:r>
              <w:rPr>
                <w:sz w:val="20"/>
              </w:rPr>
              <w:t>632 municípios &gt; IBGE</w:t>
            </w:r>
          </w:p>
        </w:tc>
        <w:tc>
          <w:tcPr>
            <w:tcW w:w="2409" w:type="dxa"/>
          </w:tcPr>
          <w:p w14:paraId="2DCC878F" w14:textId="77777777" w:rsidR="007C0571" w:rsidRDefault="007C0571" w:rsidP="00A62EAB">
            <w:pPr>
              <w:spacing w:before="20" w:after="20"/>
              <w:jc w:val="left"/>
            </w:pPr>
            <w:r>
              <w:rPr>
                <w:sz w:val="20"/>
              </w:rPr>
              <w:t>Sem alerta automático para anomalias territoriais</w:t>
            </w:r>
          </w:p>
        </w:tc>
        <w:tc>
          <w:tcPr>
            <w:tcW w:w="2409" w:type="dxa"/>
          </w:tcPr>
          <w:p w14:paraId="1A794E38" w14:textId="77777777" w:rsidR="007C0571" w:rsidRDefault="007C0571" w:rsidP="00A62EAB">
            <w:pPr>
              <w:spacing w:before="20" w:after="20"/>
              <w:jc w:val="left"/>
            </w:pPr>
            <w:r>
              <w:rPr>
                <w:sz w:val="20"/>
              </w:rPr>
              <w:t>Ad-hoc (0)</w:t>
            </w:r>
          </w:p>
        </w:tc>
      </w:tr>
      <w:tr w:rsidR="007C0571" w14:paraId="7BF0748C" w14:textId="77777777" w:rsidTr="00A62EAB">
        <w:trPr>
          <w:jc w:val="center"/>
        </w:trPr>
        <w:tc>
          <w:tcPr>
            <w:tcW w:w="2409" w:type="dxa"/>
          </w:tcPr>
          <w:p w14:paraId="21247426" w14:textId="77777777" w:rsidR="007C0571" w:rsidRDefault="007C0571" w:rsidP="00A62EAB">
            <w:pPr>
              <w:spacing w:before="20" w:after="20"/>
              <w:jc w:val="left"/>
            </w:pPr>
            <w:r>
              <w:rPr>
                <w:sz w:val="20"/>
              </w:rPr>
              <w:t>Gestão de transições (DAMA-DMBOK / COBIT)</w:t>
            </w:r>
          </w:p>
        </w:tc>
        <w:tc>
          <w:tcPr>
            <w:tcW w:w="2409" w:type="dxa"/>
          </w:tcPr>
          <w:p w14:paraId="0E888D2E" w14:textId="77777777" w:rsidR="007C0571" w:rsidRDefault="007C0571" w:rsidP="00A62EAB">
            <w:pPr>
              <w:spacing w:before="20" w:after="20"/>
              <w:jc w:val="left"/>
            </w:pPr>
            <w:r>
              <w:rPr>
                <w:sz w:val="20"/>
              </w:rPr>
              <w:t>DAP→CAF2→3→Leaflet sem regressão</w:t>
            </w:r>
          </w:p>
        </w:tc>
        <w:tc>
          <w:tcPr>
            <w:tcW w:w="2409" w:type="dxa"/>
          </w:tcPr>
          <w:p w14:paraId="279CDA1B" w14:textId="77777777" w:rsidR="007C0571" w:rsidRDefault="007C0571" w:rsidP="00A62EAB">
            <w:pPr>
              <w:spacing w:before="20" w:after="20"/>
              <w:jc w:val="left"/>
            </w:pPr>
            <w:r>
              <w:rPr>
                <w:sz w:val="20"/>
              </w:rPr>
              <w:t>Sem política formal de mudanças para dados geoespaciais</w:t>
            </w:r>
          </w:p>
        </w:tc>
        <w:tc>
          <w:tcPr>
            <w:tcW w:w="2409" w:type="dxa"/>
          </w:tcPr>
          <w:p w14:paraId="476800B8" w14:textId="77777777" w:rsidR="007C0571" w:rsidRDefault="007C0571" w:rsidP="00A62EAB">
            <w:pPr>
              <w:spacing w:before="20" w:after="20"/>
              <w:jc w:val="left"/>
            </w:pPr>
            <w:r>
              <w:rPr>
                <w:sz w:val="20"/>
              </w:rPr>
              <w:t>Ad-hoc (0)</w:t>
            </w:r>
          </w:p>
        </w:tc>
      </w:tr>
      <w:tr w:rsidR="007C0571" w14:paraId="2DF0D866" w14:textId="77777777" w:rsidTr="00A62EAB">
        <w:trPr>
          <w:jc w:val="center"/>
        </w:trPr>
        <w:tc>
          <w:tcPr>
            <w:tcW w:w="2409" w:type="dxa"/>
          </w:tcPr>
          <w:p w14:paraId="52B419AB" w14:textId="77777777" w:rsidR="007C0571" w:rsidRDefault="007C0571" w:rsidP="00A62EAB">
            <w:pPr>
              <w:spacing w:before="20" w:after="20"/>
              <w:jc w:val="left"/>
            </w:pPr>
            <w:commentRangeStart w:id="46"/>
            <w:r>
              <w:rPr>
                <w:b/>
                <w:sz w:val="20"/>
              </w:rPr>
              <w:t>Média aritmética</w:t>
            </w:r>
          </w:p>
        </w:tc>
        <w:tc>
          <w:tcPr>
            <w:tcW w:w="2409" w:type="dxa"/>
          </w:tcPr>
          <w:p w14:paraId="624983DE" w14:textId="77777777" w:rsidR="007C0571" w:rsidRDefault="007C0571" w:rsidP="00A62EAB">
            <w:pPr>
              <w:spacing w:before="20" w:after="20"/>
              <w:jc w:val="left"/>
            </w:pPr>
          </w:p>
        </w:tc>
        <w:tc>
          <w:tcPr>
            <w:tcW w:w="2409" w:type="dxa"/>
          </w:tcPr>
          <w:p w14:paraId="3954D82E" w14:textId="77777777" w:rsidR="007C0571" w:rsidRDefault="007C0571" w:rsidP="00A62EAB">
            <w:pPr>
              <w:spacing w:before="20" w:after="20"/>
              <w:jc w:val="left"/>
            </w:pPr>
            <w:r>
              <w:rPr>
                <w:sz w:val="20"/>
              </w:rPr>
              <w:t>Estágio predominantemente reativo, com avanço pontual em unicidade (Leaflet)</w:t>
            </w:r>
          </w:p>
        </w:tc>
        <w:tc>
          <w:tcPr>
            <w:tcW w:w="2409" w:type="dxa"/>
          </w:tcPr>
          <w:p w14:paraId="06F63235" w14:textId="77777777" w:rsidR="007C0571" w:rsidRDefault="007C0571" w:rsidP="00A62EAB">
            <w:pPr>
              <w:spacing w:before="20" w:after="20"/>
              <w:jc w:val="left"/>
            </w:pPr>
            <w:r>
              <w:rPr>
                <w:b/>
                <w:sz w:val="20"/>
              </w:rPr>
              <w:t>0,20</w:t>
            </w:r>
            <w:commentRangeEnd w:id="46"/>
            <w:r w:rsidR="00D021CD">
              <w:rPr>
                <w:rStyle w:val="Refdecomentrio"/>
                <w:sz w:val="24"/>
                <w:szCs w:val="24"/>
              </w:rPr>
              <w:commentReference w:id="46"/>
            </w:r>
          </w:p>
        </w:tc>
      </w:tr>
    </w:tbl>
    <w:p w14:paraId="0BAA7CED" w14:textId="77777777" w:rsidR="007C0571" w:rsidRDefault="007C0571" w:rsidP="007C0571">
      <w:pPr>
        <w:spacing w:before="0" w:after="120" w:line="40" w:lineRule="exact"/>
      </w:pPr>
    </w:p>
    <w:p w14:paraId="26874898" w14:textId="77777777" w:rsidR="007C0571" w:rsidRPr="00DB7FCC" w:rsidRDefault="007C0571" w:rsidP="007C0571">
      <w:pPr>
        <w:spacing w:before="60" w:after="60"/>
        <w:rPr>
          <w:iCs/>
          <w:sz w:val="22"/>
          <w:szCs w:val="22"/>
        </w:rPr>
      </w:pPr>
      <w:r w:rsidRPr="00DB7FCC">
        <w:rPr>
          <w:iCs/>
          <w:sz w:val="22"/>
          <w:szCs w:val="22"/>
        </w:rPr>
        <w:t>Escala adaptada pela equipe com base no DAMA-DMBOK v2, Cap. 13, CMMI-DMM e ISO 19157-1:2023: 0 = Ad-hoc (sem processo formal); 1 = Inicial (processo existente, não repetível); 2 = Repetível; 3 = Definido; 4 = Gerenciado; 5 = Otimizado. Trata-se de escala analítica adaptada, não de aplicação literal da taxonomia de nenhum desses referenciais. As dimensões combinam elementos da ISO 19157 (exatidão posicional, consistência lógica), do DAMA-DMBOK (unicidade, gestão do ciclo de vida) e de adaptações ao contexto do CAF (integridade territorial, gestão de transições), conforme indicado entre parênteses no quadro.</w:t>
      </w:r>
    </w:p>
    <w:p w14:paraId="2EF8C769" w14:textId="77777777" w:rsidR="007C0571" w:rsidRPr="00DB7FCC" w:rsidRDefault="007C0571" w:rsidP="007C0571">
      <w:pPr>
        <w:spacing w:before="40" w:after="120"/>
        <w:rPr>
          <w:iCs/>
          <w:sz w:val="22"/>
          <w:szCs w:val="22"/>
        </w:rPr>
      </w:pPr>
      <w:r w:rsidRPr="00DB7FCC">
        <w:rPr>
          <w:iCs/>
          <w:sz w:val="22"/>
          <w:szCs w:val="22"/>
        </w:rPr>
        <w:t>Fonte: elaboração da equipe de auditoria com base nas peças 83, 86, 110-122, 150 e 161.</w:t>
      </w:r>
    </w:p>
    <w:p w14:paraId="1906D8F8" w14:textId="77777777" w:rsidR="007C0571" w:rsidRDefault="007C0571" w:rsidP="007C0571">
      <w:pPr>
        <w:spacing w:before="60" w:after="60"/>
      </w:pPr>
      <w:commentRangeStart w:id="47"/>
      <w:r>
        <w:rPr>
          <w:b/>
        </w:rPr>
        <w:t>Nota comparativa:</w:t>
      </w:r>
      <w:r>
        <w:t xml:space="preserve"> a média de maturidade geoespacial (0,20) é inferior à de dados de entrada do ACH-01 (0,43). A comparação é indicativa, não absoluta: os dois quadros utilizam a mesma escala, mas avaliam dimensões distintas: qualidade documental no ACH-01 e qualidade geoespacial no ACH-02. A diferença reflete a maior complexidade técnica da dimensão espacial e a ausência quase total de processos formais de governança geoespacial. A única dimensão acima do nível ad-hoc é a unicidade espacial, justamente onde a nova interface de cadastramento produziu avanço mensurável.</w:t>
      </w:r>
      <w:commentRangeEnd w:id="47"/>
      <w:r w:rsidR="00D021CD">
        <w:rPr>
          <w:rStyle w:val="Refdecomentrio"/>
          <w:sz w:val="24"/>
          <w:szCs w:val="24"/>
        </w:rPr>
        <w:commentReference w:id="47"/>
      </w:r>
    </w:p>
    <w:p w14:paraId="36BE630F" w14:textId="77777777" w:rsidR="007C0571" w:rsidRPr="00DB7FCC" w:rsidRDefault="007C0571" w:rsidP="007C0571">
      <w:pPr>
        <w:pStyle w:val="Ttulo3"/>
        <w:spacing w:before="240" w:after="120"/>
        <w:rPr>
          <w:b/>
          <w:u w:val="none"/>
        </w:rPr>
      </w:pPr>
      <w:bookmarkStart w:id="48" w:name="_Toc225413232"/>
      <w:r w:rsidRPr="00DB7FCC">
        <w:rPr>
          <w:b/>
          <w:u w:val="none"/>
        </w:rPr>
        <w:lastRenderedPageBreak/>
        <w:t>Efeitos potenciais</w:t>
      </w:r>
      <w:bookmarkEnd w:id="48"/>
    </w:p>
    <w:p w14:paraId="40EAFC6F" w14:textId="77777777" w:rsidR="007C0571" w:rsidRDefault="007C0571" w:rsidP="007C0571">
      <w:pPr>
        <w:pStyle w:val="Pargrafonumerado"/>
        <w:spacing w:after="120"/>
        <w:ind w:left="0" w:firstLine="0"/>
      </w:pPr>
      <w:r>
        <w:t>Esses resultados geram, em primeiro lugar, risco de limitação na individualização cartográfica da base cadastral. Se aproximadamente 1,75 milhão de imóveis compartilham coordenadas idênticas, a base perde capacidade de distinguir propriedades individualmente para cruzamentos com outras bases, análises de sobreposição e monitoramento territorial. A observação do gestor de que duplicação espacial não equivale, por si, a duplicidade jurídica de beneficiários é correta e foi incorporada ao texto: famílias agregadas, assentamentos e comunidades tradicionais podem explicar parte das coincidências. Ainda assim, o patamar de 55,27% confirma limitação relevante de rastreabilidade espacial.</w:t>
      </w:r>
    </w:p>
    <w:p w14:paraId="11E2FAD4" w14:textId="77777777" w:rsidR="007C0571" w:rsidRDefault="007C0571" w:rsidP="007C0571">
      <w:pPr>
        <w:pStyle w:val="Pargrafonumerado"/>
        <w:spacing w:after="120"/>
        <w:ind w:left="0" w:firstLine="0"/>
      </w:pPr>
      <w:r>
        <w:t>O segundo efeito potencial é a redução da confiabilidade de validações baseadas em localização. Com taxa de erro cartográfico de 45,92%, o CAF passa a oferecer suporte menos confiável para análises que dependam de localização correta do imóvel, inclusive a verificação espacial do limite de 4 módulos fiscais previsto na Lei 11.326/2006, ainda que essa verificação não se realize exclusivamente dentro do cadastro.</w:t>
      </w:r>
    </w:p>
    <w:p w14:paraId="4BBD5BF3" w14:textId="77777777" w:rsidR="007C0571" w:rsidRDefault="007C0571" w:rsidP="007C0571">
      <w:pPr>
        <w:pStyle w:val="Pargrafonumerado"/>
        <w:spacing w:after="120"/>
        <w:ind w:left="0" w:firstLine="0"/>
      </w:pPr>
      <w:r>
        <w:t>O terceiro efeito potencial é a degradação de precisão associada às transições tecnológicas. O Leaflet melhorou o problema da digitação manual, mas o fez à custa de maior erro semântico de localização, o que evidencia insuficiência de gestão de mudanças e de formalização de requisitos não funcionais de qualidade geoespacial.</w:t>
      </w:r>
    </w:p>
    <w:p w14:paraId="274EE42E" w14:textId="77777777" w:rsidR="00C76B03" w:rsidRDefault="007C0571" w:rsidP="007C0571">
      <w:pPr>
        <w:pStyle w:val="Pargrafonumerado"/>
        <w:spacing w:after="120"/>
        <w:ind w:left="0" w:firstLine="0"/>
      </w:pPr>
      <w:r>
        <w:t xml:space="preserve">O quarto efeito potencial é a distorção analítica em decisões públicas baseadas em dados territoriais do CAF. Coordenadas incorretas, municípios inconsistentes e áreas agregadas sem harmonização tendem a produzir diagnósticos territoriais menos confiáveis, com repercussão sobre planejamento, monitoramento e priorização de ações públicas. </w:t>
      </w:r>
    </w:p>
    <w:p w14:paraId="3A7D5750" w14:textId="1EEDE3F5" w:rsidR="007C0571" w:rsidRDefault="007C0571" w:rsidP="007C0571">
      <w:pPr>
        <w:pStyle w:val="Pargrafonumerado"/>
        <w:spacing w:after="120"/>
        <w:ind w:left="0" w:firstLine="0"/>
      </w:pPr>
      <w:r>
        <w:t>O quinto efeito potencial, mais prospectivo, é a propagação de erros em integrações externas futuras. O gestor demonstrou que o dado georreferenciado não é compartilhado automaticamente pelas APIs sociais do cadastro, o que reduz a materialização imediata desse risco. Ainda assim, se a base for consumida em integrações futuras sem saneamento prévio, o erro tende a se propagar.</w:t>
      </w:r>
    </w:p>
    <w:p w14:paraId="758B7053" w14:textId="2AE17BFE" w:rsidR="007C0571" w:rsidRDefault="007C0571" w:rsidP="007C0571">
      <w:pPr>
        <w:pStyle w:val="Pargrafonumerado"/>
        <w:spacing w:after="120"/>
        <w:ind w:left="0" w:firstLine="0"/>
      </w:pPr>
      <w:r>
        <w:t xml:space="preserve">Em todos esses casos, a auditoria não </w:t>
      </w:r>
      <w:r w:rsidR="00DB4382">
        <w:t xml:space="preserve">buscou </w:t>
      </w:r>
      <w:r>
        <w:t>identific</w:t>
      </w:r>
      <w:r w:rsidR="00DB4382">
        <w:t>ar</w:t>
      </w:r>
      <w:r>
        <w:t xml:space="preserve"> efeitos concretos consumados nem prejuízos individualizados; os efeitos são apresentados como potenciais, coerentemente com a natureza operacional do trabalho.</w:t>
      </w:r>
    </w:p>
    <w:p w14:paraId="01611F4F" w14:textId="77777777" w:rsidR="007C0571" w:rsidRPr="00DB7FCC" w:rsidRDefault="007C0571" w:rsidP="007C0571">
      <w:pPr>
        <w:pStyle w:val="Ttulo3"/>
        <w:spacing w:before="240" w:after="120"/>
        <w:rPr>
          <w:b/>
          <w:u w:val="none"/>
        </w:rPr>
      </w:pPr>
      <w:bookmarkStart w:id="49" w:name="_Toc225413233"/>
      <w:r w:rsidRPr="00DB7FCC">
        <w:rPr>
          <w:b/>
          <w:u w:val="none"/>
        </w:rPr>
        <w:t>Causas</w:t>
      </w:r>
      <w:bookmarkEnd w:id="49"/>
    </w:p>
    <w:p w14:paraId="600136B5" w14:textId="275E9690" w:rsidR="00B0503A" w:rsidRDefault="007C0571" w:rsidP="007C0571">
      <w:pPr>
        <w:pStyle w:val="Pargrafonumerado"/>
        <w:spacing w:after="120"/>
        <w:ind w:left="0" w:firstLine="0"/>
      </w:pPr>
      <w:r>
        <w:t>As causas do achado mostram que a deterioração cartográfica não decorre de um único defeito, mas da interação entre mudanças de versão, validações insuficientes e ausência de curadoria do passivo. A primeira causa está na migração para o CAF 3.0 sem testes de regressão aptos a proteger a integridade geoespacial. Ao relaxar a validação de envelope geográfico (</w:t>
      </w:r>
      <w:r w:rsidRPr="00D326B7">
        <w:rPr>
          <w:i/>
          <w:iCs/>
        </w:rPr>
        <w:t>bounding box</w:t>
      </w:r>
      <w:r>
        <w:t>), o sistema deixou de bloquear coordenadas fora do envelope brasileiro e elevou substancialmente os erros algorítmicos (peça 119, p. 3</w:t>
      </w:r>
      <w:r w:rsidR="00C76B03">
        <w:t>6</w:t>
      </w:r>
      <w:r>
        <w:t xml:space="preserve">). </w:t>
      </w:r>
    </w:p>
    <w:p w14:paraId="05FAD69F" w14:textId="745E481B" w:rsidR="007C0571" w:rsidRDefault="007C0571" w:rsidP="007C0571">
      <w:pPr>
        <w:pStyle w:val="Pargrafonumerado"/>
        <w:spacing w:after="120"/>
        <w:ind w:left="0" w:firstLine="0"/>
      </w:pPr>
      <w:r>
        <w:t>A segunda está na implantação do Leaflet sem trava de consistência municipal. A interface tornou a entrada mais amigável e reduziu erros de sintaxe, mas permitiu que o usuário selecionasse livremente um ponto no mapa sem verificação automática de aderência ao município declarado.</w:t>
      </w:r>
    </w:p>
    <w:p w14:paraId="030838BB" w14:textId="77777777" w:rsidR="007C0571" w:rsidRDefault="007C0571" w:rsidP="007C0571">
      <w:pPr>
        <w:pStyle w:val="Pargrafonumerado"/>
        <w:spacing w:after="120"/>
        <w:ind w:left="0" w:firstLine="0"/>
      </w:pPr>
      <w:r>
        <w:t xml:space="preserve">A terceira causa é a ausência de indicadores formais de </w:t>
      </w:r>
      <w:r>
        <w:t>qualidade geoespacial que tornassem visível a magnitude do passivo. Sem métricas contínuas de duplicação, inconsistência municipal e inflação cadastral, a gestão melhorou o fluxo de entrada, mas sem programa estruturado de remediação do estoque herdado.</w:t>
      </w:r>
    </w:p>
    <w:p w14:paraId="6D7507EE" w14:textId="640462FD" w:rsidR="007C0571" w:rsidRDefault="007C0571" w:rsidP="007C0571">
      <w:pPr>
        <w:pStyle w:val="Pargrafonumerado"/>
        <w:spacing w:after="120"/>
        <w:ind w:left="0" w:firstLine="0"/>
      </w:pPr>
      <w:r>
        <w:lastRenderedPageBreak/>
        <w:t xml:space="preserve">Há ainda causas de produto e fatores contribuintes que completam a narrativa. A integração com o PNRA/Incra introduziu, em parte dos registros, a área total do assentamento sem discriminação da fração ideal por beneficiário, produzindo excesso nominal na leitura agregada por município (peça 161, p. 2-3). Isso explica parcela relevante da inflação cadastral aparente, mas também confirma problema de interoperabilidade e harmonização de dados. Além disso, o modelo de dados não impunha restrições suficientes de unicidade espacial nem validava plausibilidade territorial na </w:t>
      </w:r>
      <w:r w:rsidR="00B0503A">
        <w:t>inserção</w:t>
      </w:r>
      <w:r>
        <w:t>, o que permitiu acúmulo de duplicações e incoerências em larga escala.</w:t>
      </w:r>
    </w:p>
    <w:p w14:paraId="3DBE1B2E" w14:textId="2349AB49" w:rsidR="007C0571" w:rsidRDefault="007C0571" w:rsidP="007C0571">
      <w:pPr>
        <w:pStyle w:val="Pargrafonumerado"/>
        <w:spacing w:after="120"/>
        <w:ind w:left="0" w:firstLine="0"/>
      </w:pPr>
      <w:r>
        <w:t>Como fatores contribuintes, a equipe reconheceu a heterogeneidade do passivo, a implantação recente do Leaflet e práticas inadequadas de cadastramento na ponta, como o uso da sede municipal como referência geográfica genérica. Esses elementos explicam a forma do problema, mas não afastam sua reincidência. Desde o Acórdão 1</w:t>
      </w:r>
      <w:r w:rsidR="00B0503A">
        <w:t>.</w:t>
      </w:r>
      <w:r>
        <w:t>197/2018, o Tribunal já exigia salvaguardas de qualidade de dados e procedimentos de validação e cruzamento, exigências que permanecem sem cumprimento integral. Também aqui, portanto, há um problema novo em sua forma, mas não inédito em sua raiz.</w:t>
      </w:r>
    </w:p>
    <w:p w14:paraId="4125811D" w14:textId="77777777" w:rsidR="007C0571" w:rsidRPr="00DB7FCC" w:rsidRDefault="007C0571" w:rsidP="007C0571">
      <w:pPr>
        <w:pStyle w:val="Ttulo3"/>
        <w:spacing w:before="240" w:after="120"/>
        <w:rPr>
          <w:b/>
          <w:u w:val="none"/>
        </w:rPr>
      </w:pPr>
      <w:bookmarkStart w:id="50" w:name="_Toc225413234"/>
      <w:r w:rsidRPr="00DB7FCC">
        <w:rPr>
          <w:b/>
          <w:u w:val="none"/>
        </w:rPr>
        <w:t>Contexto do gestor e avanços reconhecidos</w:t>
      </w:r>
      <w:bookmarkEnd w:id="50"/>
    </w:p>
    <w:p w14:paraId="56D7015D" w14:textId="69CFC3F8" w:rsidR="007C0571" w:rsidRDefault="007C0571" w:rsidP="007C0571">
      <w:pPr>
        <w:pStyle w:val="Pargrafonumerado"/>
        <w:spacing w:after="120"/>
        <w:ind w:left="0" w:firstLine="0"/>
      </w:pPr>
      <w:r>
        <w:t>O contraditório evidenciou avanços que precisam ser reconhecidos para manter a proporcionalidade do achado. O mais significativo foi a implementação do Leaflet, que produziu o maior ganho individual entre todos os achados deste relatório: a taxa de duplicações em novos cadastros caiu de 92,36% para 16,59% (peça 117, p. 1</w:t>
      </w:r>
      <w:r w:rsidR="00B0503A">
        <w:t>4</w:t>
      </w:r>
      <w:r>
        <w:t xml:space="preserve">), e os erros algorítmicos foram praticamente eliminados (peça 118, p. 16). Também se observou queda da inflação cadastral em novos registros (de 10,89% para 0,31%; peça 121, p. </w:t>
      </w:r>
      <w:r w:rsidR="00557E55">
        <w:t>18</w:t>
      </w:r>
      <w:r>
        <w:t>) e redução quase total de coordenadas fora do território brasileiro. Esses ganhos mostram capacidade de inovação técnica e reação institucional.</w:t>
      </w:r>
    </w:p>
    <w:p w14:paraId="115C1FBC" w14:textId="77777777" w:rsidR="007C0571" w:rsidRDefault="007C0571" w:rsidP="007C0571">
      <w:pPr>
        <w:pStyle w:val="Pargrafonumerado"/>
        <w:spacing w:after="120"/>
        <w:ind w:left="0" w:firstLine="0"/>
      </w:pPr>
      <w:r>
        <w:t>A questão central, portanto, não é ausência de capacidade, mas extensão da curadoria ao estoque acumulado. A base ativa combina registros de quatro gerações tecnológicas distintas, e os avanços do Leaflet, por mais expressivos que sejam, aplicam-se apenas ao fluxo de novos cadastros. A maturação gradual do sistema é consistente com o que o DAMA-DMBOK descreve como evolução por patamares, o que justifica encaminhamentos por risco e materialidade, não saneamento cego e massivo.</w:t>
      </w:r>
    </w:p>
    <w:p w14:paraId="163A25B3" w14:textId="77777777" w:rsidR="007C0571" w:rsidRPr="00DB7FCC" w:rsidRDefault="007C0571" w:rsidP="007C0571">
      <w:pPr>
        <w:pStyle w:val="Ttulo3"/>
        <w:spacing w:before="240" w:after="120"/>
        <w:rPr>
          <w:b/>
          <w:u w:val="none"/>
        </w:rPr>
      </w:pPr>
      <w:bookmarkStart w:id="51" w:name="_Toc225413235"/>
      <w:r w:rsidRPr="00DB7FCC">
        <w:rPr>
          <w:b/>
          <w:u w:val="none"/>
        </w:rPr>
        <w:t>Boas práticas</w:t>
      </w:r>
      <w:bookmarkEnd w:id="51"/>
    </w:p>
    <w:p w14:paraId="4FC4F28F" w14:textId="629DE891" w:rsidR="007C0571" w:rsidRDefault="007C0571" w:rsidP="007C0571">
      <w:pPr>
        <w:pStyle w:val="Pargrafonumerado"/>
        <w:spacing w:after="120"/>
        <w:ind w:left="0" w:firstLine="0"/>
      </w:pPr>
      <w:r>
        <w:t>No plano das boas práticas, a equipe não identificou experiência que atendesse cumulativamente aos requisitos da NAT §160 para ser formalmente classificada como tal. Houve, porém, avanços parciais que precisam ser reconhecidos para manter a proporcionalidade do achado. O mais importante foi a implementação do Leaflet, que reduziu a taxa de duplicações em novos cadastros de 92,36% para 16,59% (peça 117, p. 1</w:t>
      </w:r>
      <w:r w:rsidR="00557E55">
        <w:t>4</w:t>
      </w:r>
      <w:r>
        <w:t>) e eliminou praticamente a totalidade dos erros algorítmicos (peça 118, p. 16). Também se observou queda da inflação cadastral em novos registros e redução quase total de coordenadas fora do território brasileiro. Esses ganhos mostram capacidade de reação institucional e ajudam a distinguir fluxo corrente e passivo histórico. Não bastam, contudo, para converter a experiência em boa prática formal, porque vieram acompanhados de regressão na consistência municipal e na precisão decimal, além de não terem sido estendidos ao estoque acumulado.</w:t>
      </w:r>
    </w:p>
    <w:p w14:paraId="519A2A12" w14:textId="77777777" w:rsidR="007C0571" w:rsidRPr="00DB7FCC" w:rsidRDefault="007C0571" w:rsidP="007C0571">
      <w:pPr>
        <w:pStyle w:val="Ttulo3"/>
        <w:spacing w:before="240" w:after="120"/>
        <w:rPr>
          <w:b/>
          <w:u w:val="none"/>
        </w:rPr>
      </w:pPr>
      <w:bookmarkStart w:id="52" w:name="_Toc225413236"/>
      <w:r w:rsidRPr="00DB7FCC">
        <w:rPr>
          <w:b/>
          <w:u w:val="none"/>
        </w:rPr>
        <w:t>Propostas de encaminhamento</w:t>
      </w:r>
      <w:bookmarkEnd w:id="52"/>
    </w:p>
    <w:p w14:paraId="224CD161" w14:textId="77777777" w:rsidR="007C0571" w:rsidRDefault="007C0571" w:rsidP="007C0571">
      <w:pPr>
        <w:pStyle w:val="Pargrafonumerado"/>
        <w:spacing w:after="120"/>
        <w:ind w:left="0" w:firstLine="0"/>
      </w:pPr>
      <w:r>
        <w:t>Os encaminhamentos devem, por isso, combinar saneamento do passivo e prevenção de regressões futuras. A determinação transversal de apresentação de plano de ação em 180 dias permanece cabível, no componente geoespacial, para avaliar as situações identificadas e, uma vez confirmadas, promover o saneamento das inconsistências.</w:t>
      </w:r>
    </w:p>
    <w:p w14:paraId="78092BBC" w14:textId="5EEFFCF5" w:rsidR="007C0571" w:rsidRDefault="007C0571" w:rsidP="007C0571">
      <w:pPr>
        <w:pStyle w:val="Pargrafonumerado"/>
        <w:spacing w:after="120"/>
        <w:ind w:left="0" w:firstLine="0"/>
      </w:pPr>
      <w:r>
        <w:lastRenderedPageBreak/>
        <w:t>No plano das recomendações específicas, o núcleo da resposta está em garantir integridade e consistência dos dados críticos de localização, aprimorar a gestão de mudanças para que novas versões não introduzam regressões funcionais ou comprometam a integridade dos dados, e implantar monitoramento contínuo com indicadores capazes de tornar visível a magnitude do passivo e medir a efetividade das correções. Todas essas medidas foram formuladas como resultados a alcançar, e não como prescrição fechada de solução, preservando a liberdade de meios do gestor e a abordagem prospectiva e orientada por risco defendida no contraditório, em linha com o dever de melhoria da qualidade e fidedignidade dos dados previsto no Decreto 10.046/2019.</w:t>
      </w:r>
    </w:p>
    <w:p w14:paraId="12DFBFAA" w14:textId="77777777" w:rsidR="007C0571" w:rsidRDefault="007C0571" w:rsidP="007C0571">
      <w:pPr>
        <w:keepNext/>
        <w:spacing w:before="240" w:after="120"/>
        <w:jc w:val="center"/>
      </w:pPr>
      <w:commentRangeStart w:id="53"/>
      <w:r>
        <w:rPr>
          <w:b/>
          <w:sz w:val="20"/>
        </w:rPr>
        <w:t xml:space="preserve">Quadro 7 — </w:t>
      </w:r>
      <w:r>
        <w:rPr>
          <w:sz w:val="20"/>
        </w:rPr>
        <w:t>Síntese do Achado 02</w:t>
      </w:r>
      <w:commentRangeEnd w:id="53"/>
      <w:r w:rsidR="003053AB">
        <w:rPr>
          <w:rStyle w:val="Refdecomentrio"/>
          <w:sz w:val="24"/>
          <w:szCs w:val="24"/>
        </w:rPr>
        <w:commentReference w:id="53"/>
      </w:r>
    </w:p>
    <w:tbl>
      <w:tblPr>
        <w:tblStyle w:val="Tabelacomgrade"/>
        <w:tblW w:w="0" w:type="auto"/>
        <w:jc w:val="center"/>
        <w:tblLook w:val="04A0" w:firstRow="1" w:lastRow="0" w:firstColumn="1" w:lastColumn="0" w:noHBand="0" w:noVBand="1"/>
      </w:tblPr>
      <w:tblGrid>
        <w:gridCol w:w="2263"/>
        <w:gridCol w:w="7364"/>
      </w:tblGrid>
      <w:tr w:rsidR="007C0571" w14:paraId="2B351EF5" w14:textId="77777777" w:rsidTr="00A62EAB">
        <w:trPr>
          <w:jc w:val="center"/>
        </w:trPr>
        <w:tc>
          <w:tcPr>
            <w:tcW w:w="2263" w:type="dxa"/>
          </w:tcPr>
          <w:p w14:paraId="2CC893AF" w14:textId="77777777" w:rsidR="007C0571" w:rsidRDefault="007C0571" w:rsidP="00A62EAB">
            <w:pPr>
              <w:spacing w:before="20" w:after="20"/>
              <w:jc w:val="left"/>
            </w:pPr>
            <w:r>
              <w:rPr>
                <w:b/>
                <w:sz w:val="20"/>
              </w:rPr>
              <w:t>Componente</w:t>
            </w:r>
          </w:p>
        </w:tc>
        <w:tc>
          <w:tcPr>
            <w:tcW w:w="7364" w:type="dxa"/>
          </w:tcPr>
          <w:p w14:paraId="25D65986" w14:textId="77777777" w:rsidR="007C0571" w:rsidRDefault="007C0571" w:rsidP="00A62EAB">
            <w:pPr>
              <w:spacing w:before="20" w:after="20"/>
              <w:jc w:val="left"/>
            </w:pPr>
            <w:r>
              <w:rPr>
                <w:b/>
                <w:sz w:val="20"/>
              </w:rPr>
              <w:t>Síntese</w:t>
            </w:r>
          </w:p>
        </w:tc>
      </w:tr>
      <w:tr w:rsidR="007C0571" w14:paraId="641D923F" w14:textId="77777777" w:rsidTr="00A62EAB">
        <w:trPr>
          <w:jc w:val="center"/>
        </w:trPr>
        <w:tc>
          <w:tcPr>
            <w:tcW w:w="2263" w:type="dxa"/>
          </w:tcPr>
          <w:p w14:paraId="2FF1561A" w14:textId="77777777" w:rsidR="007C0571" w:rsidRDefault="007C0571" w:rsidP="00A62EAB">
            <w:pPr>
              <w:spacing w:before="20" w:after="20"/>
              <w:jc w:val="left"/>
            </w:pPr>
            <w:r>
              <w:rPr>
                <w:sz w:val="20"/>
              </w:rPr>
              <w:t>Situação encontrada</w:t>
            </w:r>
          </w:p>
        </w:tc>
        <w:tc>
          <w:tcPr>
            <w:tcW w:w="7364" w:type="dxa"/>
          </w:tcPr>
          <w:p w14:paraId="5880E6A8" w14:textId="77777777" w:rsidR="007C0571" w:rsidRDefault="007C0571" w:rsidP="00A62EAB">
            <w:pPr>
              <w:spacing w:before="20" w:after="20"/>
              <w:jc w:val="left"/>
            </w:pPr>
            <w:r>
              <w:rPr>
                <w:sz w:val="20"/>
              </w:rPr>
              <w:t>45,92% de erro cartográfico, 55,27% de duplicações espaciais, 15,92% de inconsistência municipal e 632 municípios com inflação cadastral</w:t>
            </w:r>
          </w:p>
        </w:tc>
      </w:tr>
      <w:tr w:rsidR="007C0571" w14:paraId="1B6D64DD" w14:textId="77777777" w:rsidTr="00A62EAB">
        <w:trPr>
          <w:jc w:val="center"/>
        </w:trPr>
        <w:tc>
          <w:tcPr>
            <w:tcW w:w="2263" w:type="dxa"/>
          </w:tcPr>
          <w:p w14:paraId="5D806535" w14:textId="77777777" w:rsidR="007C0571" w:rsidRDefault="007C0571" w:rsidP="00A62EAB">
            <w:pPr>
              <w:spacing w:before="20" w:after="20"/>
              <w:jc w:val="left"/>
            </w:pPr>
            <w:r>
              <w:rPr>
                <w:sz w:val="20"/>
              </w:rPr>
              <w:t>Critério</w:t>
            </w:r>
          </w:p>
        </w:tc>
        <w:tc>
          <w:tcPr>
            <w:tcW w:w="7364" w:type="dxa"/>
          </w:tcPr>
          <w:p w14:paraId="21B798CB" w14:textId="77777777" w:rsidR="007C0571" w:rsidRDefault="007C0571" w:rsidP="00A62EAB">
            <w:pPr>
              <w:spacing w:before="20" w:after="20"/>
              <w:jc w:val="left"/>
            </w:pPr>
            <w:r>
              <w:rPr>
                <w:sz w:val="20"/>
              </w:rPr>
              <w:t>Lei 11.326/2006, art. 3º, I; Decreto 9.064/2017, art. 4º; Decreto 10.046/2019</w:t>
            </w:r>
            <w:r>
              <w:rPr>
                <w:sz w:val="20"/>
                <w:vertAlign w:val="superscript"/>
              </w:rPr>
              <w:t>23</w:t>
            </w:r>
            <w:r>
              <w:rPr>
                <w:sz w:val="20"/>
              </w:rPr>
              <w:t>; COBIT 2019; ISO 19157-1:2023</w:t>
            </w:r>
          </w:p>
        </w:tc>
      </w:tr>
      <w:tr w:rsidR="007C0571" w14:paraId="33B07C9E" w14:textId="77777777" w:rsidTr="00A62EAB">
        <w:trPr>
          <w:jc w:val="center"/>
        </w:trPr>
        <w:tc>
          <w:tcPr>
            <w:tcW w:w="2263" w:type="dxa"/>
          </w:tcPr>
          <w:p w14:paraId="4EC31FD7" w14:textId="77777777" w:rsidR="007C0571" w:rsidRDefault="007C0571" w:rsidP="00A62EAB">
            <w:pPr>
              <w:spacing w:before="20" w:after="20"/>
              <w:jc w:val="left"/>
            </w:pPr>
            <w:r>
              <w:rPr>
                <w:sz w:val="20"/>
              </w:rPr>
              <w:t>Efeitos potenciais</w:t>
            </w:r>
          </w:p>
        </w:tc>
        <w:tc>
          <w:tcPr>
            <w:tcW w:w="7364" w:type="dxa"/>
          </w:tcPr>
          <w:p w14:paraId="2EA965BB" w14:textId="77777777" w:rsidR="007C0571" w:rsidRDefault="007C0571" w:rsidP="00A62EAB">
            <w:pPr>
              <w:spacing w:before="20" w:after="20"/>
              <w:jc w:val="left"/>
            </w:pPr>
            <w:r>
              <w:rPr>
                <w:sz w:val="20"/>
              </w:rPr>
              <w:t>Limitação da individualização cartográfica, redução da confiabilidade de validações baseadas em localização, regressão de precisão em transições tecnológicas, distorção analítica e risco prospectivo de propagação em integrações</w:t>
            </w:r>
          </w:p>
        </w:tc>
      </w:tr>
      <w:tr w:rsidR="007C0571" w14:paraId="6DBC78EC" w14:textId="77777777" w:rsidTr="00A62EAB">
        <w:trPr>
          <w:jc w:val="center"/>
        </w:trPr>
        <w:tc>
          <w:tcPr>
            <w:tcW w:w="2263" w:type="dxa"/>
          </w:tcPr>
          <w:p w14:paraId="14A99065" w14:textId="77777777" w:rsidR="007C0571" w:rsidRDefault="007C0571" w:rsidP="00A62EAB">
            <w:pPr>
              <w:spacing w:before="20" w:after="20"/>
              <w:jc w:val="left"/>
            </w:pPr>
            <w:r>
              <w:rPr>
                <w:sz w:val="20"/>
              </w:rPr>
              <w:t>Causas principais</w:t>
            </w:r>
          </w:p>
        </w:tc>
        <w:tc>
          <w:tcPr>
            <w:tcW w:w="7364" w:type="dxa"/>
          </w:tcPr>
          <w:p w14:paraId="481521BF" w14:textId="77777777" w:rsidR="007C0571" w:rsidRDefault="007C0571" w:rsidP="00A62EAB">
            <w:pPr>
              <w:spacing w:before="20" w:after="20"/>
              <w:jc w:val="left"/>
            </w:pPr>
            <w:r>
              <w:rPr>
                <w:sz w:val="20"/>
              </w:rPr>
              <w:t>Relaxamento de validações no CAF 3.0, Leaflet sem trava de consistência municipal, ausência de indicadores formais, integração PNRA/Incra sem harmonização e passivo histórico sem curadoria</w:t>
            </w:r>
          </w:p>
        </w:tc>
      </w:tr>
      <w:tr w:rsidR="007C0571" w14:paraId="57C2221B" w14:textId="77777777" w:rsidTr="00A62EAB">
        <w:trPr>
          <w:jc w:val="center"/>
        </w:trPr>
        <w:tc>
          <w:tcPr>
            <w:tcW w:w="2263" w:type="dxa"/>
          </w:tcPr>
          <w:p w14:paraId="7277DC15" w14:textId="77777777" w:rsidR="007C0571" w:rsidRDefault="007C0571" w:rsidP="00A62EAB">
            <w:pPr>
              <w:spacing w:before="20" w:after="20"/>
              <w:jc w:val="left"/>
            </w:pPr>
            <w:r>
              <w:rPr>
                <w:sz w:val="20"/>
              </w:rPr>
              <w:t>Propostas associadas</w:t>
            </w:r>
          </w:p>
        </w:tc>
        <w:tc>
          <w:tcPr>
            <w:tcW w:w="7364" w:type="dxa"/>
          </w:tcPr>
          <w:p w14:paraId="7B431679" w14:textId="77777777" w:rsidR="007C0571" w:rsidRDefault="007C0571" w:rsidP="00A62EAB">
            <w:pPr>
              <w:spacing w:before="20" w:after="20"/>
              <w:jc w:val="left"/>
            </w:pPr>
            <w:r>
              <w:rPr>
                <w:sz w:val="20"/>
              </w:rPr>
              <w:t>Plano de ação em 180 dias, integridade de dados críticos, gestão de mudanças e monitoramento contínuo</w:t>
            </w:r>
          </w:p>
        </w:tc>
      </w:tr>
    </w:tbl>
    <w:p w14:paraId="4DA35347" w14:textId="77777777" w:rsidR="007C0571" w:rsidRDefault="007C0571" w:rsidP="007C0571">
      <w:pPr>
        <w:spacing w:before="0" w:after="120" w:line="40" w:lineRule="exact"/>
      </w:pPr>
    </w:p>
    <w:p w14:paraId="0DBEB319" w14:textId="77777777" w:rsidR="007C0571" w:rsidRPr="00DB7FCC" w:rsidRDefault="007C0571" w:rsidP="007C0571">
      <w:pPr>
        <w:spacing w:before="40" w:after="120"/>
        <w:rPr>
          <w:iCs/>
        </w:rPr>
      </w:pPr>
      <w:r w:rsidRPr="00DB7FCC">
        <w:rPr>
          <w:iCs/>
          <w:sz w:val="20"/>
        </w:rPr>
        <w:t>Fonte: elaboração da equipe de auditoria com base na Matriz de Achados do CAF e nas peças 116, 117, 118, 119, 121, 150 e 161.</w:t>
      </w:r>
    </w:p>
    <w:p w14:paraId="67E97390" w14:textId="77777777" w:rsidR="007C0571" w:rsidRPr="00DB7FCC" w:rsidRDefault="007C0571" w:rsidP="007C0571">
      <w:pPr>
        <w:pStyle w:val="Ttulo3"/>
        <w:spacing w:before="240" w:after="120"/>
        <w:rPr>
          <w:b/>
          <w:u w:val="none"/>
        </w:rPr>
      </w:pPr>
      <w:bookmarkStart w:id="54" w:name="_Toc225413237"/>
      <w:r w:rsidRPr="00DB7FCC">
        <w:rPr>
          <w:b/>
          <w:u w:val="none"/>
        </w:rPr>
        <w:t>Benefícios esperados</w:t>
      </w:r>
      <w:bookmarkEnd w:id="54"/>
    </w:p>
    <w:p w14:paraId="02033EF9" w14:textId="77777777" w:rsidR="007C0571" w:rsidRDefault="007C0571" w:rsidP="007C0571">
      <w:pPr>
        <w:pStyle w:val="Pargrafonumerado"/>
        <w:spacing w:after="120"/>
        <w:ind w:left="0" w:firstLine="0"/>
      </w:pPr>
      <w:r>
        <w:t>Os benefícios esperados são, sobretudo, de recuperação da confiabilidade territorial do cadastro. Em termos quantitativos, espera-se reduzir a taxa de erro cartográfico hoje em 45,92%, diminuir o estoque de duplicações espaciais hoje em 55,27%, consolidar os ganhos do Leaflet em novos cadastros e estender a curadoria ao passivo histórico, além de reduzir a inconsistência municipal hoje em 15,92%. Em termos qualitativos, a principal mudança é devolver ao CAF capacidade mais segura de individualização cartográfica, de validação baseada em localização e de produção de informação territorial útil para análises e cruzamentos com bases oficiais.</w:t>
      </w:r>
    </w:p>
    <w:p w14:paraId="519379E6" w14:textId="77777777" w:rsidR="007C0571" w:rsidRDefault="007C0571" w:rsidP="007C0571">
      <w:pPr>
        <w:pStyle w:val="Pargrafonumerado"/>
        <w:spacing w:after="120"/>
        <w:ind w:left="0" w:firstLine="0"/>
      </w:pPr>
      <w:r>
        <w:t>Para a sociedade, isso significa aumentar a confiabilidade do cadastro que serve de suporte às políticas de agricultura familiar, reduzir o risco de diagnósticos territoriais distorcidos e criar condições para que futuras integrações geoespaciais ocorram sobre base mais íntegra. Se o ACH-01 mostrou que documentação insuficiente fragiliza a porta de entrada, o ACH-02 demonstra que localização inconsistente fragiliza o território dessa mesma porta; enfrentar ambos os problemas é condição para que o CAF cumpra, com maior segurança, sua função de identificação e qualificação da agricultura familiar.</w:t>
      </w:r>
    </w:p>
    <w:p w14:paraId="21B8432D" w14:textId="77777777" w:rsidR="007C0571" w:rsidRPr="00DB7FCC" w:rsidRDefault="007C0571" w:rsidP="007C0571">
      <w:pPr>
        <w:pStyle w:val="Ttulo2"/>
        <w:spacing w:before="60" w:after="60"/>
        <w:ind w:left="0" w:firstLine="0"/>
        <w:rPr>
          <w:b/>
          <w:bCs/>
          <w:u w:val="none"/>
        </w:rPr>
      </w:pPr>
      <w:r w:rsidRPr="00DB7FCC">
        <w:rPr>
          <w:b/>
          <w:bCs/>
          <w:u w:val="none"/>
        </w:rPr>
        <w:t>Achado 03 – Lacunas na governança, no cadastramento e na curadoria dos dados comprometem a qualidade cadastral do CAF, dificultando comunicação com os cadastrados e elevando riscos de focalização das políticas públicas de agricultura familiar</w:t>
      </w:r>
    </w:p>
    <w:p w14:paraId="34F5DEEE" w14:textId="37C82DA1" w:rsidR="007C0571" w:rsidRDefault="007C0571" w:rsidP="007C0571">
      <w:pPr>
        <w:pStyle w:val="Pargrafonumerado"/>
        <w:spacing w:after="120"/>
        <w:ind w:left="0" w:firstLine="0"/>
      </w:pPr>
      <w:r>
        <w:t xml:space="preserve">A auditoria concluiu que a qualidade cadastral do CAF permanece limitada por lacunas convergentes de governança, cadastramento, curadoria e interoperabilidade com bases oficiais. O problema não reside, em regra, na ausência de preenchimento formal dos campos, mas na aceitação de dados sintaticamente válidos sem verificação suficiente de seu conteúdo semântico, funcionalidade ou plausibilidade. Nesse contexto, permanecem ativos 3.097 responsáveis com óbito confirmado no </w:t>
      </w:r>
      <w:r>
        <w:lastRenderedPageBreak/>
        <w:t xml:space="preserve">Sisobi (peça 124, p. 9), 138 menores figuram como titulares de unidades familiares (peça 124, p. 8), 90,62% dos e-mails de pessoas físicas são fictícios ou inválidos (peça 125, p. 6), 93,7% dos CEPs são genéricos (peça 125, p. 1), 907 registros </w:t>
      </w:r>
      <w:r w:rsidR="00092432">
        <w:t xml:space="preserve">de unidades familiares </w:t>
      </w:r>
      <w:r>
        <w:t xml:space="preserve">informam renda anual superior a R$ 1 milhão (peça 130, p. </w:t>
      </w:r>
      <w:r w:rsidR="00092432">
        <w:t>4</w:t>
      </w:r>
      <w:r>
        <w:t>) e 39 pessoas jurídicas apresentam CNAE principal manifestamente incompatível com a agricultura familiar (peça 127, p. 5).</w:t>
      </w:r>
    </w:p>
    <w:p w14:paraId="5776122C" w14:textId="77777777" w:rsidR="007C0571" w:rsidRDefault="007C0571" w:rsidP="007C0571">
      <w:pPr>
        <w:pStyle w:val="Pargrafonumerado"/>
        <w:spacing w:after="120"/>
        <w:ind w:left="0" w:firstLine="0"/>
      </w:pPr>
      <w:r>
        <w:t>Esse quadro pode limitar a capacidade do CAF de manter vínculo atualizado com o público real da política, aumentar o custo operacional de controle e reduzir a precisão da focalização de políticas públicas que, só no Pronaf, movimentaram R$ 59,6 bilhões na safra 2023/2024.</w:t>
      </w:r>
    </w:p>
    <w:p w14:paraId="67A40749" w14:textId="77777777" w:rsidR="007C0571" w:rsidRPr="008E77FF" w:rsidRDefault="007C0571" w:rsidP="007C0571">
      <w:pPr>
        <w:pStyle w:val="Ttulo3"/>
        <w:spacing w:before="240" w:after="120"/>
        <w:rPr>
          <w:b/>
          <w:u w:val="none"/>
        </w:rPr>
      </w:pPr>
      <w:bookmarkStart w:id="55" w:name="_Toc225413240"/>
      <w:r w:rsidRPr="008E77FF">
        <w:rPr>
          <w:b/>
          <w:u w:val="none"/>
        </w:rPr>
        <w:t>O CAF como cadastro de pessoas</w:t>
      </w:r>
      <w:bookmarkEnd w:id="55"/>
    </w:p>
    <w:p w14:paraId="1AB86B8A" w14:textId="77777777" w:rsidR="007C0571" w:rsidRDefault="007C0571" w:rsidP="007C0571">
      <w:pPr>
        <w:pStyle w:val="Pargrafonumerado"/>
        <w:spacing w:after="120"/>
        <w:ind w:left="0" w:firstLine="0"/>
      </w:pPr>
      <w:r>
        <w:t>Antes de ser um acervo de documentos ou um conjunto de coordenadas, o CAF é um cadastro de pessoas. Sua função legal, definida pelo art. 4º do Decreto 9.064/2017, é identificar e qualificar o público da agricultura familiar. Para isso, os dados pessoais, econômicos e cadastrais dos responsáveis e das pessoas jurídicas vinculadas precisam refletir realidade minimamente verificável: o titular precisa existir e ser civilmente capaz, os canais de contato precisam funcionar e os dados de renda e atividade precisam ser plausíveis. Foi justamente nesse ponto que a auditoria identificou o conflito central do ACH-03. O sistema verifica formato e sintaxe elementar com mais eficácia do que verifica se o dado informado é verdadeiro, funcional e coerente com a finalidade do cadastro.</w:t>
      </w:r>
    </w:p>
    <w:p w14:paraId="300255D1" w14:textId="5317B3AF" w:rsidR="007C0571" w:rsidRDefault="007C0571" w:rsidP="007C0571">
      <w:pPr>
        <w:pStyle w:val="Pargrafonumerado"/>
        <w:spacing w:after="120"/>
        <w:ind w:left="0" w:firstLine="0"/>
      </w:pPr>
      <w:r>
        <w:t xml:space="preserve">A análise que se segue organiza as constatações em torno de aspectos como validade dos dados (o dado reflete a realidade?), atualidade (o dado está corrente?), completude funcional (o campo preenchido cumpre sua função?) e credibilidade (o dado é plausível?), em linha com práticas de qualidade de dados e de curadoria de dados mestres descritas na ISO/IEC 25012:2008 </w:t>
      </w:r>
      <w:r w:rsidR="008C2B66">
        <w:t xml:space="preserve">(peça 85) </w:t>
      </w:r>
      <w:r>
        <w:t>e no DAMA-DMBOK v2 (Caps. 4, 9 e 13, peça 86).</w:t>
      </w:r>
    </w:p>
    <w:p w14:paraId="64A2EDBE" w14:textId="77777777" w:rsidR="007C0571" w:rsidRPr="008E77FF" w:rsidRDefault="007C0571" w:rsidP="007C0571">
      <w:pPr>
        <w:spacing w:before="60" w:after="60"/>
        <w:rPr>
          <w:b/>
          <w:bCs/>
        </w:rPr>
      </w:pPr>
      <w:r w:rsidRPr="008E77FF">
        <w:rPr>
          <w:b/>
          <w:bCs/>
        </w:rPr>
        <w:t>Capacidade civil dos responsáveis</w:t>
      </w:r>
    </w:p>
    <w:p w14:paraId="5987826A" w14:textId="77777777" w:rsidR="007C0571" w:rsidRDefault="007C0571" w:rsidP="007C0571">
      <w:pPr>
        <w:pStyle w:val="Pargrafonumerado"/>
        <w:spacing w:after="120"/>
        <w:ind w:left="0" w:firstLine="0"/>
      </w:pPr>
      <w:r>
        <w:t>A primeira dimensão desse conflito é a capacidade civil dos responsáveis. O cruzamento censitário de 2.905.101 responsáveis ativos (peça 124, p. 8) com bases oficiais identificou 15.811 inconsistências de capacidade civil, das quais 3.097 correspondem a óbitos confirmados simultaneamente na Receita Federal e no Sisobi (peça 124, p. 9), critério conservador adotado para mitigar falsos positivos. Somam-se a esse conjunto 89 menores de 16 anos, 49 adolescentes de 16 a 17 anos não emancipados, 11.999 divergências de data de nascimento em relação à base da Receita Federal (peça 124, p. 10), 520 CPFs não localizados e 57 registros com datas de nascimento futuras (peça 124, p. 8).</w:t>
      </w:r>
    </w:p>
    <w:p w14:paraId="3EA30808" w14:textId="4317D404" w:rsidR="007C0571" w:rsidRDefault="007C0571" w:rsidP="007C0571">
      <w:pPr>
        <w:pStyle w:val="Pargrafonumerado"/>
        <w:spacing w:after="120"/>
        <w:ind w:left="0" w:firstLine="0"/>
      </w:pPr>
      <w:r>
        <w:t>A baixa materialidade relativa do bloco, inferior a 1% da base, não elimina sua relevância qualitativa</w:t>
      </w:r>
      <w:r w:rsidR="003770B2">
        <w:t>,</w:t>
      </w:r>
      <w:r>
        <w:t xml:space="preserve"> </w:t>
      </w:r>
      <w:r w:rsidR="003770B2">
        <w:t xml:space="preserve">afrontando </w:t>
      </w:r>
      <w:r>
        <w:t>os arts. 3º, 4º e 6º do Código Civil</w:t>
      </w:r>
      <w:r w:rsidR="003770B2">
        <w:t>.</w:t>
      </w:r>
      <w:r>
        <w:t xml:space="preserve"> </w:t>
      </w:r>
      <w:r w:rsidR="003770B2">
        <w:t>M</w:t>
      </w:r>
      <w:r>
        <w:t>anter responsáveis falecidos ou incapazes em posição ativa não significa, por si, benefício indevido consumado, mas revela limitação sensível na curadoria de dados críticos de identificação.</w:t>
      </w:r>
    </w:p>
    <w:p w14:paraId="0F77E77C" w14:textId="77777777" w:rsidR="007C0571" w:rsidRDefault="007C0571" w:rsidP="007C0571">
      <w:pPr>
        <w:pStyle w:val="Pargrafonumerado"/>
        <w:spacing w:after="120"/>
        <w:ind w:left="0" w:firstLine="0"/>
      </w:pPr>
      <w:r>
        <w:t>A própria distribuição temporal dos óbitos reforça o caráter acumulativo do passivo: 20,8% ocorreram entre 2010 e 2015, 39,5% entre 2016 e 2020 e 39,7% entre 2021 e 2025 (peça 124, p. 9).</w:t>
      </w:r>
    </w:p>
    <w:p w14:paraId="05F84BF4" w14:textId="77777777" w:rsidR="007C0571" w:rsidRDefault="007C0571" w:rsidP="007C0571">
      <w:pPr>
        <w:keepNext/>
        <w:spacing w:before="240" w:after="120"/>
        <w:jc w:val="center"/>
      </w:pPr>
      <w:r>
        <w:rPr>
          <w:b/>
          <w:sz w:val="20"/>
        </w:rPr>
        <w:t xml:space="preserve">Tabela 5 — </w:t>
      </w:r>
      <w:r>
        <w:rPr>
          <w:sz w:val="20"/>
        </w:rPr>
        <w:t>Síntese das principais inconsistências cadastrais do ACH-03</w:t>
      </w:r>
    </w:p>
    <w:tbl>
      <w:tblPr>
        <w:tblStyle w:val="Tabelacomgrade"/>
        <w:tblW w:w="0" w:type="auto"/>
        <w:jc w:val="center"/>
        <w:tblLook w:val="04A0" w:firstRow="1" w:lastRow="0" w:firstColumn="1" w:lastColumn="0" w:noHBand="0" w:noVBand="1"/>
      </w:tblPr>
      <w:tblGrid>
        <w:gridCol w:w="3209"/>
        <w:gridCol w:w="3209"/>
        <w:gridCol w:w="3209"/>
      </w:tblGrid>
      <w:tr w:rsidR="007C0571" w14:paraId="11438B64" w14:textId="77777777" w:rsidTr="00A62EAB">
        <w:trPr>
          <w:jc w:val="center"/>
        </w:trPr>
        <w:tc>
          <w:tcPr>
            <w:tcW w:w="3212" w:type="dxa"/>
          </w:tcPr>
          <w:p w14:paraId="21868332" w14:textId="77777777" w:rsidR="007C0571" w:rsidRDefault="007C0571" w:rsidP="00A62EAB">
            <w:pPr>
              <w:spacing w:before="20" w:after="20"/>
              <w:jc w:val="left"/>
            </w:pPr>
            <w:r>
              <w:rPr>
                <w:b/>
                <w:sz w:val="20"/>
              </w:rPr>
              <w:t>Dimensão</w:t>
            </w:r>
          </w:p>
        </w:tc>
        <w:tc>
          <w:tcPr>
            <w:tcW w:w="3212" w:type="dxa"/>
          </w:tcPr>
          <w:p w14:paraId="4063C771" w14:textId="77777777" w:rsidR="007C0571" w:rsidRDefault="007C0571" w:rsidP="00A62EAB">
            <w:pPr>
              <w:spacing w:before="20" w:after="20"/>
              <w:jc w:val="left"/>
            </w:pPr>
            <w:r>
              <w:rPr>
                <w:b/>
                <w:sz w:val="20"/>
              </w:rPr>
              <w:t>Indicador</w:t>
            </w:r>
          </w:p>
        </w:tc>
        <w:tc>
          <w:tcPr>
            <w:tcW w:w="3212" w:type="dxa"/>
          </w:tcPr>
          <w:p w14:paraId="4EE70F52" w14:textId="77777777" w:rsidR="007C0571" w:rsidRDefault="007C0571" w:rsidP="00A62EAB">
            <w:pPr>
              <w:spacing w:before="20" w:after="20"/>
              <w:jc w:val="right"/>
            </w:pPr>
            <w:r>
              <w:rPr>
                <w:b/>
                <w:sz w:val="20"/>
              </w:rPr>
              <w:t>Resultado</w:t>
            </w:r>
          </w:p>
        </w:tc>
      </w:tr>
      <w:tr w:rsidR="007C0571" w14:paraId="447EDDCA" w14:textId="77777777" w:rsidTr="00A62EAB">
        <w:trPr>
          <w:jc w:val="center"/>
        </w:trPr>
        <w:tc>
          <w:tcPr>
            <w:tcW w:w="3212" w:type="dxa"/>
          </w:tcPr>
          <w:p w14:paraId="6747438F" w14:textId="77777777" w:rsidR="007C0571" w:rsidRDefault="007C0571" w:rsidP="00A62EAB">
            <w:pPr>
              <w:spacing w:before="20" w:after="20"/>
              <w:jc w:val="left"/>
            </w:pPr>
            <w:r>
              <w:rPr>
                <w:sz w:val="20"/>
              </w:rPr>
              <w:t>Capacidade civil</w:t>
            </w:r>
          </w:p>
        </w:tc>
        <w:tc>
          <w:tcPr>
            <w:tcW w:w="3212" w:type="dxa"/>
          </w:tcPr>
          <w:p w14:paraId="33F7A2B0" w14:textId="77777777" w:rsidR="007C0571" w:rsidRDefault="007C0571" w:rsidP="00A62EAB">
            <w:pPr>
              <w:spacing w:before="20" w:after="20"/>
              <w:jc w:val="left"/>
            </w:pPr>
            <w:r>
              <w:rPr>
                <w:sz w:val="20"/>
              </w:rPr>
              <w:t>Responsáveis com óbito confirmado no Sisobi</w:t>
            </w:r>
          </w:p>
        </w:tc>
        <w:tc>
          <w:tcPr>
            <w:tcW w:w="3212" w:type="dxa"/>
          </w:tcPr>
          <w:p w14:paraId="3E28F655" w14:textId="77777777" w:rsidR="007C0571" w:rsidRDefault="007C0571" w:rsidP="00A62EAB">
            <w:pPr>
              <w:spacing w:before="20" w:after="20"/>
              <w:jc w:val="right"/>
            </w:pPr>
            <w:r>
              <w:rPr>
                <w:sz w:val="20"/>
              </w:rPr>
              <w:t>3.097</w:t>
            </w:r>
          </w:p>
        </w:tc>
      </w:tr>
      <w:tr w:rsidR="007C0571" w14:paraId="672EB200" w14:textId="77777777" w:rsidTr="00A62EAB">
        <w:trPr>
          <w:jc w:val="center"/>
        </w:trPr>
        <w:tc>
          <w:tcPr>
            <w:tcW w:w="3212" w:type="dxa"/>
          </w:tcPr>
          <w:p w14:paraId="520F7017" w14:textId="77777777" w:rsidR="007C0571" w:rsidRDefault="007C0571" w:rsidP="00A62EAB">
            <w:pPr>
              <w:spacing w:before="20" w:after="20"/>
              <w:jc w:val="left"/>
            </w:pPr>
            <w:r>
              <w:rPr>
                <w:sz w:val="20"/>
              </w:rPr>
              <w:t>Capacidade civil</w:t>
            </w:r>
          </w:p>
        </w:tc>
        <w:tc>
          <w:tcPr>
            <w:tcW w:w="3212" w:type="dxa"/>
          </w:tcPr>
          <w:p w14:paraId="354BF6CD" w14:textId="77777777" w:rsidR="007C0571" w:rsidRDefault="007C0571" w:rsidP="00A62EAB">
            <w:pPr>
              <w:spacing w:before="20" w:after="20"/>
              <w:jc w:val="left"/>
            </w:pPr>
            <w:r>
              <w:rPr>
                <w:sz w:val="20"/>
              </w:rPr>
              <w:t>Menores como titulares de UFPAs</w:t>
            </w:r>
          </w:p>
        </w:tc>
        <w:tc>
          <w:tcPr>
            <w:tcW w:w="3212" w:type="dxa"/>
          </w:tcPr>
          <w:p w14:paraId="3E47E526" w14:textId="77777777" w:rsidR="007C0571" w:rsidRDefault="007C0571" w:rsidP="00A62EAB">
            <w:pPr>
              <w:spacing w:before="20" w:after="20"/>
              <w:jc w:val="right"/>
            </w:pPr>
            <w:r>
              <w:rPr>
                <w:sz w:val="20"/>
              </w:rPr>
              <w:t>138</w:t>
            </w:r>
          </w:p>
        </w:tc>
      </w:tr>
      <w:tr w:rsidR="007C0571" w14:paraId="5D4B3E02" w14:textId="77777777" w:rsidTr="00A62EAB">
        <w:trPr>
          <w:jc w:val="center"/>
        </w:trPr>
        <w:tc>
          <w:tcPr>
            <w:tcW w:w="3212" w:type="dxa"/>
          </w:tcPr>
          <w:p w14:paraId="056FA9FB" w14:textId="77777777" w:rsidR="007C0571" w:rsidRDefault="007C0571" w:rsidP="00A62EAB">
            <w:pPr>
              <w:spacing w:before="20" w:after="20"/>
              <w:jc w:val="left"/>
            </w:pPr>
            <w:r>
              <w:rPr>
                <w:sz w:val="20"/>
              </w:rPr>
              <w:t>Dados de contato</w:t>
            </w:r>
          </w:p>
        </w:tc>
        <w:tc>
          <w:tcPr>
            <w:tcW w:w="3212" w:type="dxa"/>
          </w:tcPr>
          <w:p w14:paraId="27D8BEF4" w14:textId="77777777" w:rsidR="007C0571" w:rsidRDefault="007C0571" w:rsidP="00A62EAB">
            <w:pPr>
              <w:spacing w:before="20" w:after="20"/>
              <w:jc w:val="left"/>
            </w:pPr>
            <w:r>
              <w:rPr>
                <w:sz w:val="20"/>
              </w:rPr>
              <w:t>E-mails de PF fictícios ou inválidos</w:t>
            </w:r>
          </w:p>
        </w:tc>
        <w:tc>
          <w:tcPr>
            <w:tcW w:w="3212" w:type="dxa"/>
          </w:tcPr>
          <w:p w14:paraId="41225608" w14:textId="77777777" w:rsidR="007C0571" w:rsidRDefault="007C0571" w:rsidP="00A62EAB">
            <w:pPr>
              <w:spacing w:before="20" w:after="20"/>
              <w:jc w:val="right"/>
            </w:pPr>
            <w:r>
              <w:rPr>
                <w:sz w:val="20"/>
              </w:rPr>
              <w:t>90,62%</w:t>
            </w:r>
          </w:p>
        </w:tc>
      </w:tr>
      <w:tr w:rsidR="007C0571" w14:paraId="4E7028E7" w14:textId="77777777" w:rsidTr="00A62EAB">
        <w:trPr>
          <w:jc w:val="center"/>
        </w:trPr>
        <w:tc>
          <w:tcPr>
            <w:tcW w:w="3212" w:type="dxa"/>
          </w:tcPr>
          <w:p w14:paraId="2A96A90C" w14:textId="77777777" w:rsidR="007C0571" w:rsidRDefault="007C0571" w:rsidP="00A62EAB">
            <w:pPr>
              <w:spacing w:before="20" w:after="20"/>
              <w:jc w:val="left"/>
            </w:pPr>
            <w:r>
              <w:rPr>
                <w:sz w:val="20"/>
              </w:rPr>
              <w:t>Dados de contato</w:t>
            </w:r>
          </w:p>
        </w:tc>
        <w:tc>
          <w:tcPr>
            <w:tcW w:w="3212" w:type="dxa"/>
          </w:tcPr>
          <w:p w14:paraId="70DFEE6C" w14:textId="77777777" w:rsidR="007C0571" w:rsidRDefault="007C0571" w:rsidP="00A62EAB">
            <w:pPr>
              <w:spacing w:before="20" w:after="20"/>
              <w:jc w:val="left"/>
            </w:pPr>
            <w:r>
              <w:rPr>
                <w:sz w:val="20"/>
              </w:rPr>
              <w:t>CEPs genéricos</w:t>
            </w:r>
          </w:p>
        </w:tc>
        <w:tc>
          <w:tcPr>
            <w:tcW w:w="3212" w:type="dxa"/>
          </w:tcPr>
          <w:p w14:paraId="59CAA6DC" w14:textId="77777777" w:rsidR="007C0571" w:rsidRDefault="007C0571" w:rsidP="00A62EAB">
            <w:pPr>
              <w:spacing w:before="20" w:after="20"/>
              <w:jc w:val="right"/>
            </w:pPr>
            <w:r>
              <w:rPr>
                <w:sz w:val="20"/>
              </w:rPr>
              <w:t>93,7%</w:t>
            </w:r>
          </w:p>
        </w:tc>
      </w:tr>
      <w:tr w:rsidR="007C0571" w14:paraId="112C54EB" w14:textId="77777777" w:rsidTr="00A62EAB">
        <w:trPr>
          <w:jc w:val="center"/>
        </w:trPr>
        <w:tc>
          <w:tcPr>
            <w:tcW w:w="3212" w:type="dxa"/>
          </w:tcPr>
          <w:p w14:paraId="3FDDFDBC" w14:textId="77777777" w:rsidR="007C0571" w:rsidRDefault="007C0571" w:rsidP="00A62EAB">
            <w:pPr>
              <w:spacing w:before="20" w:after="20"/>
              <w:jc w:val="left"/>
            </w:pPr>
            <w:r>
              <w:rPr>
                <w:sz w:val="20"/>
              </w:rPr>
              <w:lastRenderedPageBreak/>
              <w:t>Consistência de renda</w:t>
            </w:r>
          </w:p>
        </w:tc>
        <w:tc>
          <w:tcPr>
            <w:tcW w:w="3212" w:type="dxa"/>
          </w:tcPr>
          <w:p w14:paraId="425BEAA4" w14:textId="77777777" w:rsidR="007C0571" w:rsidRDefault="007C0571" w:rsidP="00A62EAB">
            <w:pPr>
              <w:spacing w:before="20" w:after="20"/>
              <w:jc w:val="left"/>
            </w:pPr>
            <w:r>
              <w:rPr>
                <w:sz w:val="20"/>
              </w:rPr>
              <w:t>Registros com renda anual superior a R$ 1 milhão</w:t>
            </w:r>
          </w:p>
        </w:tc>
        <w:tc>
          <w:tcPr>
            <w:tcW w:w="3212" w:type="dxa"/>
          </w:tcPr>
          <w:p w14:paraId="5B456B25" w14:textId="77777777" w:rsidR="007C0571" w:rsidRDefault="007C0571" w:rsidP="00A62EAB">
            <w:pPr>
              <w:spacing w:before="20" w:after="20"/>
              <w:jc w:val="right"/>
            </w:pPr>
            <w:r>
              <w:rPr>
                <w:sz w:val="20"/>
              </w:rPr>
              <w:t>907</w:t>
            </w:r>
          </w:p>
        </w:tc>
      </w:tr>
      <w:tr w:rsidR="007C0571" w14:paraId="216EA958" w14:textId="77777777" w:rsidTr="00A62EAB">
        <w:trPr>
          <w:jc w:val="center"/>
        </w:trPr>
        <w:tc>
          <w:tcPr>
            <w:tcW w:w="3212" w:type="dxa"/>
          </w:tcPr>
          <w:p w14:paraId="6CC2731E" w14:textId="77777777" w:rsidR="007C0571" w:rsidRDefault="007C0571" w:rsidP="00A62EAB">
            <w:pPr>
              <w:spacing w:before="20" w:after="20"/>
              <w:jc w:val="left"/>
            </w:pPr>
            <w:r>
              <w:rPr>
                <w:sz w:val="20"/>
              </w:rPr>
              <w:t>Atividade econômica</w:t>
            </w:r>
          </w:p>
        </w:tc>
        <w:tc>
          <w:tcPr>
            <w:tcW w:w="3212" w:type="dxa"/>
          </w:tcPr>
          <w:p w14:paraId="7AC72521" w14:textId="77777777" w:rsidR="007C0571" w:rsidRDefault="007C0571" w:rsidP="00A62EAB">
            <w:pPr>
              <w:spacing w:before="20" w:after="20"/>
              <w:jc w:val="left"/>
            </w:pPr>
            <w:r>
              <w:rPr>
                <w:sz w:val="20"/>
              </w:rPr>
              <w:t>PJs com CNAE principal incompatível</w:t>
            </w:r>
          </w:p>
        </w:tc>
        <w:tc>
          <w:tcPr>
            <w:tcW w:w="3212" w:type="dxa"/>
          </w:tcPr>
          <w:p w14:paraId="44E85E18" w14:textId="77777777" w:rsidR="007C0571" w:rsidRDefault="007C0571" w:rsidP="00A62EAB">
            <w:pPr>
              <w:spacing w:before="20" w:after="20"/>
              <w:jc w:val="right"/>
            </w:pPr>
            <w:r>
              <w:rPr>
                <w:sz w:val="20"/>
              </w:rPr>
              <w:t>39</w:t>
            </w:r>
          </w:p>
        </w:tc>
      </w:tr>
    </w:tbl>
    <w:p w14:paraId="2D635AA7" w14:textId="77777777" w:rsidR="007C0571" w:rsidRPr="008E77FF" w:rsidRDefault="007C0571" w:rsidP="007C0571">
      <w:pPr>
        <w:spacing w:before="0" w:after="120" w:line="40" w:lineRule="exact"/>
        <w:rPr>
          <w:iCs/>
        </w:rPr>
      </w:pPr>
    </w:p>
    <w:p w14:paraId="57998FA9" w14:textId="77777777" w:rsidR="007C0571" w:rsidRPr="008E77FF" w:rsidRDefault="007C0571" w:rsidP="007C0571">
      <w:pPr>
        <w:spacing w:before="40" w:after="120"/>
        <w:rPr>
          <w:iCs/>
        </w:rPr>
      </w:pPr>
      <w:r w:rsidRPr="008E77FF">
        <w:rPr>
          <w:iCs/>
          <w:sz w:val="20"/>
        </w:rPr>
        <w:t>Fonte: elaboração da equipe de auditoria com base nas peças 124, 125, 127, 130 e 150.</w:t>
      </w:r>
    </w:p>
    <w:p w14:paraId="39291BD0" w14:textId="77777777" w:rsidR="007C0571" w:rsidRPr="008E77FF" w:rsidRDefault="007C0571" w:rsidP="007C0571">
      <w:pPr>
        <w:spacing w:before="60" w:after="60"/>
        <w:rPr>
          <w:b/>
          <w:bCs/>
        </w:rPr>
      </w:pPr>
      <w:r w:rsidRPr="008E77FF">
        <w:rPr>
          <w:b/>
          <w:bCs/>
        </w:rPr>
        <w:t>Comunicação com o público cadastrado</w:t>
      </w:r>
    </w:p>
    <w:p w14:paraId="791CD719" w14:textId="042D7BF1" w:rsidR="007C0571" w:rsidRDefault="007C0571" w:rsidP="007C0571">
      <w:pPr>
        <w:pStyle w:val="Pargrafonumerado"/>
        <w:spacing w:after="120"/>
        <w:ind w:left="0" w:firstLine="0"/>
      </w:pPr>
      <w:r>
        <w:t xml:space="preserve">A segunda dimensão é a capacidade de comunicação com o público cadastrado. Em uma base de 6.525.658 e-mails de pessoas físicas (peça 125, p. 6), apenas 9,38% eram utilizáveis para comunicação eletrônica; os demais 90,62% revelaram-se fictícios ou inválidos. O padrão dominante não é residual: 4.904.403 registros, equivalentes a 75,16% da população (peça 125, p. 6), repetem o valor </w:t>
      </w:r>
      <w:r w:rsidRPr="00D326B7">
        <w:rPr>
          <w:b/>
          <w:bCs/>
        </w:rPr>
        <w:t>naopossui@mail.com</w:t>
      </w:r>
      <w:r>
        <w:t xml:space="preserve">, sinal de preenchimento formal sem utilidade operacional. O contraste com as pessoas jurídicas é eloquente: 99,70% dos e-mails de PJ são válidos (peça 125, p. 7). A diferença de 90,32 pontos percentuais (peça 125, p. </w:t>
      </w:r>
      <w:r w:rsidR="00C83B18">
        <w:t>7</w:t>
      </w:r>
      <w:r>
        <w:t xml:space="preserve">) mostra que o problema não decorre de incapacidade técnica do sistema, mas da forma como o campo é tratado no cadastramento das pessoas físicas. Fenômeno semelhante aparece nos endereços postais: 93,7% dos CEPs são genéricos, terminados em </w:t>
      </w:r>
      <w:r w:rsidRPr="00D326B7">
        <w:rPr>
          <w:b/>
          <w:bCs/>
        </w:rPr>
        <w:t>000</w:t>
      </w:r>
      <w:r>
        <w:t>.</w:t>
      </w:r>
    </w:p>
    <w:p w14:paraId="6274C06F" w14:textId="77777777" w:rsidR="007C0571" w:rsidRDefault="007C0571" w:rsidP="007C0571">
      <w:pPr>
        <w:keepNext/>
        <w:spacing w:before="240" w:after="120"/>
        <w:jc w:val="center"/>
      </w:pPr>
      <w:r>
        <w:rPr>
          <w:b/>
          <w:sz w:val="20"/>
        </w:rPr>
        <w:t xml:space="preserve">Tabela 6 — </w:t>
      </w:r>
      <w:r>
        <w:rPr>
          <w:sz w:val="20"/>
        </w:rPr>
        <w:t>Padrões de invalidade dos e-mails de pessoas físicas</w:t>
      </w:r>
    </w:p>
    <w:tbl>
      <w:tblPr>
        <w:tblStyle w:val="Tabelacomgrade"/>
        <w:tblW w:w="0" w:type="auto"/>
        <w:jc w:val="center"/>
        <w:tblLook w:val="04A0" w:firstRow="1" w:lastRow="0" w:firstColumn="1" w:lastColumn="0" w:noHBand="0" w:noVBand="1"/>
      </w:tblPr>
      <w:tblGrid>
        <w:gridCol w:w="3210"/>
        <w:gridCol w:w="3209"/>
        <w:gridCol w:w="3208"/>
      </w:tblGrid>
      <w:tr w:rsidR="007C0571" w14:paraId="5C6BA4FE" w14:textId="77777777" w:rsidTr="00A62EAB">
        <w:trPr>
          <w:jc w:val="center"/>
        </w:trPr>
        <w:tc>
          <w:tcPr>
            <w:tcW w:w="3212" w:type="dxa"/>
          </w:tcPr>
          <w:p w14:paraId="340740CF" w14:textId="77777777" w:rsidR="007C0571" w:rsidRDefault="007C0571" w:rsidP="00A62EAB">
            <w:pPr>
              <w:spacing w:before="20" w:after="20"/>
              <w:jc w:val="left"/>
            </w:pPr>
            <w:r>
              <w:rPr>
                <w:b/>
                <w:sz w:val="20"/>
              </w:rPr>
              <w:t>Padrão</w:t>
            </w:r>
          </w:p>
        </w:tc>
        <w:tc>
          <w:tcPr>
            <w:tcW w:w="3212" w:type="dxa"/>
          </w:tcPr>
          <w:p w14:paraId="154E20EA" w14:textId="77777777" w:rsidR="007C0571" w:rsidRDefault="007C0571" w:rsidP="00A62EAB">
            <w:pPr>
              <w:spacing w:before="20" w:after="20"/>
              <w:jc w:val="right"/>
            </w:pPr>
            <w:r>
              <w:rPr>
                <w:b/>
                <w:sz w:val="20"/>
              </w:rPr>
              <w:t>Quantidade</w:t>
            </w:r>
          </w:p>
        </w:tc>
        <w:tc>
          <w:tcPr>
            <w:tcW w:w="3212" w:type="dxa"/>
          </w:tcPr>
          <w:p w14:paraId="71517112" w14:textId="77777777" w:rsidR="007C0571" w:rsidRDefault="007C0571" w:rsidP="00A62EAB">
            <w:pPr>
              <w:spacing w:before="20" w:after="20"/>
              <w:jc w:val="right"/>
            </w:pPr>
            <w:r>
              <w:rPr>
                <w:b/>
                <w:sz w:val="20"/>
              </w:rPr>
              <w:t>% dos e-mails inválidos</w:t>
            </w:r>
          </w:p>
        </w:tc>
      </w:tr>
      <w:tr w:rsidR="007C0571" w14:paraId="56E4F428" w14:textId="77777777" w:rsidTr="00A62EAB">
        <w:trPr>
          <w:jc w:val="center"/>
        </w:trPr>
        <w:tc>
          <w:tcPr>
            <w:tcW w:w="3212" w:type="dxa"/>
          </w:tcPr>
          <w:p w14:paraId="28A57BDE" w14:textId="77777777" w:rsidR="007C0571" w:rsidRDefault="007C0571" w:rsidP="00A62EAB">
            <w:pPr>
              <w:spacing w:before="20" w:after="20"/>
              <w:jc w:val="left"/>
            </w:pPr>
            <w:r>
              <w:rPr>
                <w:sz w:val="20"/>
              </w:rPr>
              <w:t>naopossui@mail.com</w:t>
            </w:r>
          </w:p>
        </w:tc>
        <w:tc>
          <w:tcPr>
            <w:tcW w:w="3212" w:type="dxa"/>
          </w:tcPr>
          <w:p w14:paraId="6F8DB416" w14:textId="77777777" w:rsidR="007C0571" w:rsidRDefault="007C0571" w:rsidP="00A62EAB">
            <w:pPr>
              <w:spacing w:before="20" w:after="20"/>
              <w:jc w:val="right"/>
            </w:pPr>
            <w:r>
              <w:rPr>
                <w:sz w:val="20"/>
              </w:rPr>
              <w:t>4.904.403</w:t>
            </w:r>
          </w:p>
        </w:tc>
        <w:tc>
          <w:tcPr>
            <w:tcW w:w="3212" w:type="dxa"/>
          </w:tcPr>
          <w:p w14:paraId="2A4291ED" w14:textId="77777777" w:rsidR="007C0571" w:rsidRDefault="007C0571" w:rsidP="00A62EAB">
            <w:pPr>
              <w:spacing w:before="20" w:after="20"/>
              <w:jc w:val="right"/>
            </w:pPr>
            <w:r>
              <w:rPr>
                <w:sz w:val="20"/>
              </w:rPr>
              <w:t>82,9%</w:t>
            </w:r>
          </w:p>
        </w:tc>
      </w:tr>
      <w:tr w:rsidR="007C0571" w14:paraId="2FB90C76" w14:textId="77777777" w:rsidTr="00A62EAB">
        <w:trPr>
          <w:jc w:val="center"/>
        </w:trPr>
        <w:tc>
          <w:tcPr>
            <w:tcW w:w="3212" w:type="dxa"/>
          </w:tcPr>
          <w:p w14:paraId="2877922D" w14:textId="77777777" w:rsidR="007C0571" w:rsidRDefault="007C0571" w:rsidP="00A62EAB">
            <w:pPr>
              <w:spacing w:before="20" w:after="20"/>
              <w:jc w:val="left"/>
            </w:pPr>
            <w:r>
              <w:rPr>
                <w:sz w:val="20"/>
              </w:rPr>
              <w:t>Sem @</w:t>
            </w:r>
          </w:p>
        </w:tc>
        <w:tc>
          <w:tcPr>
            <w:tcW w:w="3212" w:type="dxa"/>
          </w:tcPr>
          <w:p w14:paraId="0E2F948E" w14:textId="77777777" w:rsidR="007C0571" w:rsidRDefault="007C0571" w:rsidP="00A62EAB">
            <w:pPr>
              <w:spacing w:before="20" w:after="20"/>
              <w:jc w:val="right"/>
            </w:pPr>
            <w:r>
              <w:rPr>
                <w:sz w:val="20"/>
              </w:rPr>
              <w:t>387.456</w:t>
            </w:r>
          </w:p>
        </w:tc>
        <w:tc>
          <w:tcPr>
            <w:tcW w:w="3212" w:type="dxa"/>
          </w:tcPr>
          <w:p w14:paraId="5262B4A5" w14:textId="77777777" w:rsidR="007C0571" w:rsidRDefault="007C0571" w:rsidP="00A62EAB">
            <w:pPr>
              <w:spacing w:before="20" w:after="20"/>
              <w:jc w:val="right"/>
            </w:pPr>
            <w:r>
              <w:rPr>
                <w:sz w:val="20"/>
              </w:rPr>
              <w:t>6,6%</w:t>
            </w:r>
          </w:p>
        </w:tc>
      </w:tr>
      <w:tr w:rsidR="007C0571" w14:paraId="447042D2" w14:textId="77777777" w:rsidTr="00A62EAB">
        <w:trPr>
          <w:jc w:val="center"/>
        </w:trPr>
        <w:tc>
          <w:tcPr>
            <w:tcW w:w="3212" w:type="dxa"/>
          </w:tcPr>
          <w:p w14:paraId="691FE1A2" w14:textId="77777777" w:rsidR="007C0571" w:rsidRDefault="007C0571" w:rsidP="00A62EAB">
            <w:pPr>
              <w:spacing w:before="20" w:after="20"/>
              <w:jc w:val="left"/>
            </w:pPr>
            <w:r>
              <w:rPr>
                <w:sz w:val="20"/>
              </w:rPr>
              <w:t>Domínios fictícios (@teste.com, @exemplo.com)</w:t>
            </w:r>
          </w:p>
        </w:tc>
        <w:tc>
          <w:tcPr>
            <w:tcW w:w="3212" w:type="dxa"/>
          </w:tcPr>
          <w:p w14:paraId="071FEABB" w14:textId="77777777" w:rsidR="007C0571" w:rsidRDefault="007C0571" w:rsidP="00A62EAB">
            <w:pPr>
              <w:spacing w:before="20" w:after="20"/>
              <w:jc w:val="right"/>
            </w:pPr>
            <w:r>
              <w:rPr>
                <w:sz w:val="20"/>
              </w:rPr>
              <w:t>298.712</w:t>
            </w:r>
          </w:p>
        </w:tc>
        <w:tc>
          <w:tcPr>
            <w:tcW w:w="3212" w:type="dxa"/>
          </w:tcPr>
          <w:p w14:paraId="6E7CCA78" w14:textId="77777777" w:rsidR="007C0571" w:rsidRDefault="007C0571" w:rsidP="00A62EAB">
            <w:pPr>
              <w:spacing w:before="20" w:after="20"/>
              <w:jc w:val="right"/>
            </w:pPr>
            <w:r>
              <w:rPr>
                <w:sz w:val="20"/>
              </w:rPr>
              <w:t>5,1%</w:t>
            </w:r>
          </w:p>
        </w:tc>
      </w:tr>
      <w:tr w:rsidR="007C0571" w14:paraId="266B69B0" w14:textId="77777777" w:rsidTr="00A62EAB">
        <w:trPr>
          <w:jc w:val="center"/>
        </w:trPr>
        <w:tc>
          <w:tcPr>
            <w:tcW w:w="3212" w:type="dxa"/>
          </w:tcPr>
          <w:p w14:paraId="21C05B6A" w14:textId="77777777" w:rsidR="007C0571" w:rsidRDefault="007C0571" w:rsidP="00A62EAB">
            <w:pPr>
              <w:spacing w:before="20" w:after="20"/>
              <w:jc w:val="left"/>
            </w:pPr>
            <w:r>
              <w:rPr>
                <w:sz w:val="20"/>
              </w:rPr>
              <w:t>E-mails temporários (@10minutemail.com)</w:t>
            </w:r>
          </w:p>
        </w:tc>
        <w:tc>
          <w:tcPr>
            <w:tcW w:w="3212" w:type="dxa"/>
          </w:tcPr>
          <w:p w14:paraId="6B7FC546" w14:textId="77777777" w:rsidR="007C0571" w:rsidRDefault="007C0571" w:rsidP="00A62EAB">
            <w:pPr>
              <w:spacing w:before="20" w:after="20"/>
              <w:jc w:val="right"/>
            </w:pPr>
            <w:r>
              <w:rPr>
                <w:sz w:val="20"/>
              </w:rPr>
              <w:t>187.234</w:t>
            </w:r>
          </w:p>
        </w:tc>
        <w:tc>
          <w:tcPr>
            <w:tcW w:w="3212" w:type="dxa"/>
          </w:tcPr>
          <w:p w14:paraId="1FC0117B" w14:textId="77777777" w:rsidR="007C0571" w:rsidRDefault="007C0571" w:rsidP="00A62EAB">
            <w:pPr>
              <w:spacing w:before="20" w:after="20"/>
              <w:jc w:val="right"/>
            </w:pPr>
            <w:r>
              <w:rPr>
                <w:sz w:val="20"/>
              </w:rPr>
              <w:t>3,2%</w:t>
            </w:r>
          </w:p>
        </w:tc>
      </w:tr>
      <w:tr w:rsidR="007C0571" w14:paraId="26D355CD" w14:textId="77777777" w:rsidTr="00A62EAB">
        <w:trPr>
          <w:jc w:val="center"/>
        </w:trPr>
        <w:tc>
          <w:tcPr>
            <w:tcW w:w="3212" w:type="dxa"/>
          </w:tcPr>
          <w:p w14:paraId="01C23BCA" w14:textId="77777777" w:rsidR="007C0571" w:rsidRDefault="007C0571" w:rsidP="00A62EAB">
            <w:pPr>
              <w:spacing w:before="20" w:after="20"/>
              <w:jc w:val="left"/>
            </w:pPr>
            <w:r>
              <w:rPr>
                <w:sz w:val="20"/>
              </w:rPr>
              <w:t>Outros padrões inválidos</w:t>
            </w:r>
          </w:p>
        </w:tc>
        <w:tc>
          <w:tcPr>
            <w:tcW w:w="3212" w:type="dxa"/>
          </w:tcPr>
          <w:p w14:paraId="137C665D" w14:textId="77777777" w:rsidR="007C0571" w:rsidRDefault="007C0571" w:rsidP="00A62EAB">
            <w:pPr>
              <w:spacing w:before="20" w:after="20"/>
              <w:jc w:val="right"/>
            </w:pPr>
            <w:r>
              <w:rPr>
                <w:sz w:val="20"/>
              </w:rPr>
              <w:t>135.854</w:t>
            </w:r>
          </w:p>
        </w:tc>
        <w:tc>
          <w:tcPr>
            <w:tcW w:w="3212" w:type="dxa"/>
          </w:tcPr>
          <w:p w14:paraId="266FB72F" w14:textId="77777777" w:rsidR="007C0571" w:rsidRDefault="007C0571" w:rsidP="00A62EAB">
            <w:pPr>
              <w:spacing w:before="20" w:after="20"/>
              <w:jc w:val="right"/>
            </w:pPr>
            <w:r>
              <w:rPr>
                <w:sz w:val="20"/>
              </w:rPr>
              <w:t>2,3%</w:t>
            </w:r>
          </w:p>
        </w:tc>
      </w:tr>
      <w:tr w:rsidR="007C0571" w14:paraId="41EB2FEC" w14:textId="77777777" w:rsidTr="00A62EAB">
        <w:trPr>
          <w:jc w:val="center"/>
        </w:trPr>
        <w:tc>
          <w:tcPr>
            <w:tcW w:w="3212" w:type="dxa"/>
          </w:tcPr>
          <w:p w14:paraId="148F5724" w14:textId="77777777" w:rsidR="007C0571" w:rsidRDefault="007C0571" w:rsidP="00A62EAB">
            <w:pPr>
              <w:spacing w:before="20" w:after="20"/>
              <w:jc w:val="left"/>
            </w:pPr>
            <w:r>
              <w:rPr>
                <w:sz w:val="20"/>
              </w:rPr>
              <w:t>Total de e-mails inválidos</w:t>
            </w:r>
          </w:p>
        </w:tc>
        <w:tc>
          <w:tcPr>
            <w:tcW w:w="3212" w:type="dxa"/>
          </w:tcPr>
          <w:p w14:paraId="5A0EC65C" w14:textId="77777777" w:rsidR="007C0571" w:rsidRDefault="007C0571" w:rsidP="00A62EAB">
            <w:pPr>
              <w:spacing w:before="20" w:after="20"/>
              <w:jc w:val="right"/>
            </w:pPr>
            <w:r>
              <w:rPr>
                <w:sz w:val="20"/>
              </w:rPr>
              <w:t>5.913.659</w:t>
            </w:r>
          </w:p>
        </w:tc>
        <w:tc>
          <w:tcPr>
            <w:tcW w:w="3212" w:type="dxa"/>
          </w:tcPr>
          <w:p w14:paraId="03DC9FCD" w14:textId="77777777" w:rsidR="007C0571" w:rsidRDefault="007C0571" w:rsidP="00A62EAB">
            <w:pPr>
              <w:spacing w:before="20" w:after="20"/>
              <w:jc w:val="right"/>
            </w:pPr>
            <w:r>
              <w:rPr>
                <w:sz w:val="20"/>
              </w:rPr>
              <w:t>100,0%</w:t>
            </w:r>
          </w:p>
        </w:tc>
      </w:tr>
    </w:tbl>
    <w:p w14:paraId="769A5044" w14:textId="77777777" w:rsidR="007C0571" w:rsidRDefault="007C0571" w:rsidP="007C0571">
      <w:pPr>
        <w:spacing w:before="0" w:after="120" w:line="40" w:lineRule="exact"/>
      </w:pPr>
    </w:p>
    <w:p w14:paraId="19063140" w14:textId="77777777" w:rsidR="007C0571" w:rsidRPr="008E77FF" w:rsidRDefault="007C0571" w:rsidP="007C0571">
      <w:pPr>
        <w:spacing w:before="40" w:after="120"/>
        <w:rPr>
          <w:iCs/>
        </w:rPr>
      </w:pPr>
      <w:r w:rsidRPr="008E77FF">
        <w:rPr>
          <w:iCs/>
          <w:sz w:val="20"/>
        </w:rPr>
        <w:t>Fonte: elaboração da equipe de auditoria com base na peça 125, p. 6.</w:t>
      </w:r>
    </w:p>
    <w:p w14:paraId="1D9C10FC" w14:textId="77777777" w:rsidR="007C0571" w:rsidRPr="008E77FF" w:rsidRDefault="007C0571" w:rsidP="007C0571">
      <w:pPr>
        <w:spacing w:before="60" w:after="60"/>
        <w:rPr>
          <w:b/>
          <w:bCs/>
        </w:rPr>
      </w:pPr>
      <w:r w:rsidRPr="008E77FF">
        <w:rPr>
          <w:b/>
          <w:bCs/>
        </w:rPr>
        <w:t>Exclusão digital: lacunas de representação cadastral no meio rural</w:t>
      </w:r>
    </w:p>
    <w:p w14:paraId="074457E3" w14:textId="77777777" w:rsidR="007C0571" w:rsidRDefault="007C0571" w:rsidP="007C0571">
      <w:pPr>
        <w:pStyle w:val="Pargrafonumerado"/>
        <w:spacing w:after="120"/>
        <w:ind w:left="0" w:firstLine="0"/>
      </w:pPr>
      <w:r>
        <w:t>Esses dados de contato, contudo, exigem leitura cuidadosa. O contraditório demonstrou, de forma procedente, que o público do CAF convive com exclusão digital relevante: aproximadamente dois terços das pessoas inscritas possuem baixa escolaridade, o uso de correio eletrônico é limitado no meio rural e a preferência recai sobre aplicativos de mensagem como WhatsApp. O gestor também mostrou que existem 1.469 municípios brasileiros com apenas um CEP genérico (peça 150, p. 49-50), o que explica parte relevante da repetição de códigos postais. Esse contexto afasta leitura de negligência massiva do beneficiário ou da rede emissora. Ainda assim, o problema funcional permanece: um cadastro que não consegue contatar parcela expressiva de seu público reduz a capacidade do Estado de informar renovação, pendências, suspensões, chamamentos ou alterações normativas.</w:t>
      </w:r>
    </w:p>
    <w:p w14:paraId="63EC45C0" w14:textId="77777777" w:rsidR="007C0571" w:rsidRPr="008E77FF" w:rsidRDefault="007C0571" w:rsidP="007C0571">
      <w:pPr>
        <w:spacing w:before="60" w:after="60"/>
        <w:rPr>
          <w:b/>
          <w:bCs/>
        </w:rPr>
      </w:pPr>
      <w:r w:rsidRPr="008E77FF">
        <w:rPr>
          <w:b/>
          <w:bCs/>
        </w:rPr>
        <w:t>Consistência econômica</w:t>
      </w:r>
    </w:p>
    <w:p w14:paraId="7A3CCFFB" w14:textId="5B9C3AFB" w:rsidR="007C0571" w:rsidRDefault="007C0571" w:rsidP="007C0571">
      <w:pPr>
        <w:pStyle w:val="Pargrafonumerado"/>
        <w:spacing w:after="120"/>
        <w:ind w:left="0" w:firstLine="0"/>
      </w:pPr>
      <w:r>
        <w:t xml:space="preserve">A terceira dimensão envolve a consistência econômica dos dados declarados. A análise censitária de 3.304.174 UFPAs ativas encontrou </w:t>
      </w:r>
      <w:commentRangeStart w:id="56"/>
      <w:r w:rsidR="00B95AE1">
        <w:t>915</w:t>
      </w:r>
      <w:commentRangeEnd w:id="56"/>
      <w:r w:rsidR="00B95AE1">
        <w:rPr>
          <w:rStyle w:val="Refdecomentrio"/>
          <w:sz w:val="24"/>
          <w:szCs w:val="24"/>
        </w:rPr>
        <w:commentReference w:id="56"/>
      </w:r>
      <w:r w:rsidR="00B95AE1">
        <w:t xml:space="preserve"> </w:t>
      </w:r>
      <w:r>
        <w:t>registros com renda anual superior a R$ 1 milhão, dos quais 141 ultrapassam R$ 10 milhões (</w:t>
      </w:r>
      <w:commentRangeStart w:id="57"/>
      <w:r>
        <w:t>peça 130, p. 3</w:t>
      </w:r>
      <w:commentRangeEnd w:id="57"/>
      <w:r w:rsidR="00C83B18">
        <w:rPr>
          <w:rStyle w:val="Refdecomentrio"/>
          <w:sz w:val="24"/>
          <w:szCs w:val="24"/>
        </w:rPr>
        <w:commentReference w:id="57"/>
      </w:r>
      <w:r>
        <w:t xml:space="preserve">; peça 126, p. </w:t>
      </w:r>
      <w:r w:rsidR="00B95AE1">
        <w:t>11</w:t>
      </w:r>
      <w:r>
        <w:t>). O caso extremo supera R$ 167 milhões anuais</w:t>
      </w:r>
      <w:r w:rsidR="00B95AE1">
        <w:t xml:space="preserve"> (peça 126, p. 12)</w:t>
      </w:r>
      <w:r>
        <w:t xml:space="preserve">. O ponto exige contenção analítica. O gestor tem razão ao afirmar que a Lei 11.326/2006 não estabelece teto geral de renda bruta para inscrição no CAF; o critério legal recai sobre a composição da renda, e não sobre seu valor absoluto. Ainda assim, </w:t>
      </w:r>
      <w:r>
        <w:lastRenderedPageBreak/>
        <w:t>valores dessa magnitude funcionam como indício robusto de risco cadastral e de insuficiência de plausibilidade na entrada.</w:t>
      </w:r>
    </w:p>
    <w:p w14:paraId="0A03CC58" w14:textId="55E65272" w:rsidR="007C0571" w:rsidRDefault="007C0571" w:rsidP="007C0571">
      <w:pPr>
        <w:pStyle w:val="Pargrafonumerado"/>
        <w:spacing w:after="120"/>
        <w:ind w:left="0" w:firstLine="0"/>
      </w:pPr>
      <w:r>
        <w:t>As hipóteses mais prováveis são erro de unidade, digitação sem separador decimal, acumulação de períodos distintos ou confusão entre renda familiar e faturamento de outra natureza. A regra RN1.32 opera como filtro de classificação para políticas específicas (peça 78</w:t>
      </w:r>
      <w:r w:rsidR="00B95AE1">
        <w:t>, p. 7-8</w:t>
      </w:r>
      <w:r>
        <w:t>), mas não impede a gravação de valores manifestamente implausíveis na base principal do CAF.</w:t>
      </w:r>
    </w:p>
    <w:p w14:paraId="4EC2FEB2" w14:textId="6C6012FD" w:rsidR="007C0571" w:rsidRPr="00EF3416" w:rsidRDefault="007C0571" w:rsidP="007C0571">
      <w:pPr>
        <w:spacing w:before="60" w:after="60"/>
        <w:rPr>
          <w:b/>
          <w:bCs/>
        </w:rPr>
      </w:pPr>
      <w:r w:rsidRPr="00EF3416">
        <w:rPr>
          <w:b/>
          <w:bCs/>
        </w:rPr>
        <w:t>Compatibilidade de atividade econômica</w:t>
      </w:r>
    </w:p>
    <w:p w14:paraId="29B1CB61" w14:textId="77777777" w:rsidR="007C0571" w:rsidRDefault="007C0571" w:rsidP="007C0571">
      <w:pPr>
        <w:pStyle w:val="Pargrafonumerado"/>
        <w:spacing w:after="120"/>
        <w:ind w:left="0" w:firstLine="0"/>
      </w:pPr>
      <w:r>
        <w:t>A quarta dimensão é a compatibilidade da atividade econômica das pessoas jurídicas cadastradas. O cruzamento com a base da Receita Federal identificou 39 PJs, entre 9.687 registros, com CNAE principal manifestamente incompatível com a agricultura familiar: 17 hipermercados, 8 atacadistas, 4 construtoras e 10 entidades de outras atividades urbanas (peça 127, p. 5). Embora pequenas em número absoluto, essas entidades concentram 10.377 agricultores vinculados, inclusive um caso extremo com 1.847 agricultores vinculados a um hipermercado (peça 127, p. 5-6). Também aqui o contraditório trouxe calibragem necessária.</w:t>
      </w:r>
    </w:p>
    <w:p w14:paraId="24D4247A" w14:textId="23AF4384" w:rsidR="007C0571" w:rsidRDefault="007C0571" w:rsidP="007C0571">
      <w:pPr>
        <w:pStyle w:val="Pargrafonumerado"/>
        <w:spacing w:after="120"/>
        <w:ind w:left="0" w:firstLine="0"/>
      </w:pPr>
      <w:r>
        <w:t>O Decreto 9.064/2017 admite, além da produção agropecuária, atividades de beneficiamento, processamento, comercialização e turismo rural. Por isso, o CNAE não pode ser tratado como filtro autoexecutável de inelegibilidade. Ainda assim, hipermercados, atacadistas e construtoras destoam frontalmente das finalidades próprias da agricultura familiar e deve</w:t>
      </w:r>
      <w:r w:rsidR="00CA226B">
        <w:t>ria</w:t>
      </w:r>
      <w:r>
        <w:t>m acionar mecanismos de triagem e verificação individualizada.</w:t>
      </w:r>
    </w:p>
    <w:p w14:paraId="798826CC" w14:textId="77777777" w:rsidR="007C0571" w:rsidRDefault="007C0571" w:rsidP="007C0571">
      <w:pPr>
        <w:keepNext/>
        <w:spacing w:before="240" w:after="120"/>
        <w:jc w:val="center"/>
      </w:pPr>
      <w:r>
        <w:rPr>
          <w:b/>
          <w:sz w:val="20"/>
        </w:rPr>
        <w:t xml:space="preserve">Quadro 8 — </w:t>
      </w:r>
      <w:r>
        <w:rPr>
          <w:sz w:val="20"/>
        </w:rPr>
        <w:t>Maturidade da qualidade cadastral do CAF</w:t>
      </w:r>
    </w:p>
    <w:tbl>
      <w:tblPr>
        <w:tblStyle w:val="Tabelacomgrade"/>
        <w:tblW w:w="0" w:type="auto"/>
        <w:jc w:val="center"/>
        <w:tblLook w:val="04A0" w:firstRow="1" w:lastRow="0" w:firstColumn="1" w:lastColumn="0" w:noHBand="0" w:noVBand="1"/>
      </w:tblPr>
      <w:tblGrid>
        <w:gridCol w:w="2408"/>
        <w:gridCol w:w="2406"/>
        <w:gridCol w:w="2407"/>
        <w:gridCol w:w="2406"/>
      </w:tblGrid>
      <w:tr w:rsidR="007C0571" w14:paraId="18C95B3D" w14:textId="77777777" w:rsidTr="00A62EAB">
        <w:trPr>
          <w:jc w:val="center"/>
        </w:trPr>
        <w:tc>
          <w:tcPr>
            <w:tcW w:w="2409" w:type="dxa"/>
          </w:tcPr>
          <w:p w14:paraId="77454F13" w14:textId="77777777" w:rsidR="007C0571" w:rsidRDefault="007C0571" w:rsidP="00A62EAB">
            <w:pPr>
              <w:spacing w:before="20" w:after="20"/>
              <w:jc w:val="left"/>
            </w:pPr>
            <w:r>
              <w:rPr>
                <w:b/>
                <w:sz w:val="20"/>
              </w:rPr>
              <w:t>Dimensão (referencial)</w:t>
            </w:r>
          </w:p>
        </w:tc>
        <w:tc>
          <w:tcPr>
            <w:tcW w:w="2409" w:type="dxa"/>
          </w:tcPr>
          <w:p w14:paraId="38F78C8E" w14:textId="77777777" w:rsidR="007C0571" w:rsidRDefault="007C0571" w:rsidP="00A62EAB">
            <w:pPr>
              <w:spacing w:before="20" w:after="20"/>
              <w:jc w:val="left"/>
            </w:pPr>
            <w:r>
              <w:rPr>
                <w:b/>
                <w:sz w:val="20"/>
              </w:rPr>
              <w:t>Indicador-chave</w:t>
            </w:r>
          </w:p>
        </w:tc>
        <w:tc>
          <w:tcPr>
            <w:tcW w:w="2409" w:type="dxa"/>
          </w:tcPr>
          <w:p w14:paraId="0BD7F8C8" w14:textId="77777777" w:rsidR="007C0571" w:rsidRDefault="007C0571" w:rsidP="00A62EAB">
            <w:pPr>
              <w:spacing w:before="20" w:after="20"/>
              <w:jc w:val="left"/>
            </w:pPr>
            <w:r>
              <w:rPr>
                <w:b/>
                <w:sz w:val="20"/>
              </w:rPr>
              <w:t>Prática observada</w:t>
            </w:r>
          </w:p>
        </w:tc>
        <w:tc>
          <w:tcPr>
            <w:tcW w:w="2409" w:type="dxa"/>
          </w:tcPr>
          <w:p w14:paraId="776FD849" w14:textId="77777777" w:rsidR="007C0571" w:rsidRDefault="007C0571" w:rsidP="00A62EAB">
            <w:pPr>
              <w:spacing w:before="20" w:after="20"/>
              <w:jc w:val="left"/>
            </w:pPr>
            <w:r>
              <w:rPr>
                <w:b/>
                <w:sz w:val="20"/>
              </w:rPr>
              <w:t>Nível</w:t>
            </w:r>
          </w:p>
        </w:tc>
      </w:tr>
      <w:tr w:rsidR="007C0571" w14:paraId="7E31907B" w14:textId="77777777" w:rsidTr="00A62EAB">
        <w:trPr>
          <w:jc w:val="center"/>
        </w:trPr>
        <w:tc>
          <w:tcPr>
            <w:tcW w:w="2409" w:type="dxa"/>
          </w:tcPr>
          <w:p w14:paraId="7FBDEA3B" w14:textId="77777777" w:rsidR="007C0571" w:rsidRDefault="007C0571" w:rsidP="00A62EAB">
            <w:pPr>
              <w:spacing w:before="20" w:after="20"/>
              <w:jc w:val="left"/>
            </w:pPr>
            <w:r>
              <w:rPr>
                <w:sz w:val="20"/>
              </w:rPr>
              <w:t>Validade civil (ISO 25012 / Código Civil)</w:t>
            </w:r>
          </w:p>
        </w:tc>
        <w:tc>
          <w:tcPr>
            <w:tcW w:w="2409" w:type="dxa"/>
          </w:tcPr>
          <w:p w14:paraId="33CFC6AE" w14:textId="77777777" w:rsidR="007C0571" w:rsidRDefault="007C0571" w:rsidP="00A62EAB">
            <w:pPr>
              <w:spacing w:before="20" w:after="20"/>
              <w:jc w:val="left"/>
            </w:pPr>
            <w:r>
              <w:rPr>
                <w:sz w:val="20"/>
              </w:rPr>
              <w:t>3.097 falecidos + 138 menores</w:t>
            </w:r>
          </w:p>
        </w:tc>
        <w:tc>
          <w:tcPr>
            <w:tcW w:w="2409" w:type="dxa"/>
          </w:tcPr>
          <w:p w14:paraId="4505D49B" w14:textId="77777777" w:rsidR="007C0571" w:rsidRDefault="007C0571" w:rsidP="00A62EAB">
            <w:pPr>
              <w:spacing w:before="20" w:after="20"/>
              <w:jc w:val="left"/>
            </w:pPr>
            <w:r>
              <w:rPr>
                <w:sz w:val="20"/>
              </w:rPr>
              <w:t>CAF 3.0 veda menores; cruzamento Sisobi inexistente para estoque</w:t>
            </w:r>
          </w:p>
        </w:tc>
        <w:tc>
          <w:tcPr>
            <w:tcW w:w="2409" w:type="dxa"/>
          </w:tcPr>
          <w:p w14:paraId="0BBA1E85" w14:textId="77777777" w:rsidR="007C0571" w:rsidRDefault="007C0571" w:rsidP="00A62EAB">
            <w:pPr>
              <w:spacing w:before="20" w:after="20"/>
              <w:jc w:val="left"/>
            </w:pPr>
            <w:commentRangeStart w:id="58"/>
            <w:r>
              <w:rPr>
                <w:sz w:val="20"/>
              </w:rPr>
              <w:t>Inicial (1)</w:t>
            </w:r>
            <w:commentRangeEnd w:id="58"/>
            <w:r w:rsidR="00CA226B">
              <w:rPr>
                <w:rStyle w:val="Refdecomentrio"/>
                <w:sz w:val="24"/>
                <w:szCs w:val="24"/>
              </w:rPr>
              <w:commentReference w:id="58"/>
            </w:r>
          </w:p>
        </w:tc>
      </w:tr>
      <w:tr w:rsidR="007C0571" w14:paraId="36401129" w14:textId="77777777" w:rsidTr="00A62EAB">
        <w:trPr>
          <w:jc w:val="center"/>
        </w:trPr>
        <w:tc>
          <w:tcPr>
            <w:tcW w:w="2409" w:type="dxa"/>
          </w:tcPr>
          <w:p w14:paraId="4E80B96A" w14:textId="77777777" w:rsidR="007C0571" w:rsidRDefault="007C0571" w:rsidP="00A62EAB">
            <w:pPr>
              <w:spacing w:before="20" w:after="20"/>
              <w:jc w:val="left"/>
            </w:pPr>
            <w:r>
              <w:rPr>
                <w:sz w:val="20"/>
              </w:rPr>
              <w:t>Funcionalidade dos canais de contato (ISO 25012)</w:t>
            </w:r>
          </w:p>
        </w:tc>
        <w:tc>
          <w:tcPr>
            <w:tcW w:w="2409" w:type="dxa"/>
          </w:tcPr>
          <w:p w14:paraId="3B560594" w14:textId="77777777" w:rsidR="007C0571" w:rsidRDefault="007C0571" w:rsidP="00A62EAB">
            <w:pPr>
              <w:spacing w:before="20" w:after="20"/>
              <w:jc w:val="left"/>
            </w:pPr>
            <w:r>
              <w:rPr>
                <w:sz w:val="20"/>
              </w:rPr>
              <w:t>90,62% e-mails fictícios; 93,7% CEPs genéricos</w:t>
            </w:r>
          </w:p>
        </w:tc>
        <w:tc>
          <w:tcPr>
            <w:tcW w:w="2409" w:type="dxa"/>
          </w:tcPr>
          <w:p w14:paraId="6E20D215" w14:textId="77777777" w:rsidR="007C0571" w:rsidRDefault="007C0571" w:rsidP="00A62EAB">
            <w:pPr>
              <w:spacing w:before="20" w:after="20"/>
              <w:jc w:val="left"/>
            </w:pPr>
            <w:r>
              <w:rPr>
                <w:sz w:val="20"/>
              </w:rPr>
              <w:t>Validação sintática sem verificação funcional; exclusão digital do público como fator contribuinte</w:t>
            </w:r>
          </w:p>
        </w:tc>
        <w:tc>
          <w:tcPr>
            <w:tcW w:w="2409" w:type="dxa"/>
          </w:tcPr>
          <w:p w14:paraId="7C286F3A" w14:textId="77777777" w:rsidR="007C0571" w:rsidRDefault="007C0571" w:rsidP="00A62EAB">
            <w:pPr>
              <w:spacing w:before="20" w:after="20"/>
              <w:jc w:val="left"/>
            </w:pPr>
            <w:r>
              <w:rPr>
                <w:sz w:val="20"/>
              </w:rPr>
              <w:t>Ad-hoc (0)</w:t>
            </w:r>
          </w:p>
        </w:tc>
      </w:tr>
      <w:tr w:rsidR="007C0571" w14:paraId="72AD1D15" w14:textId="77777777" w:rsidTr="00A62EAB">
        <w:trPr>
          <w:jc w:val="center"/>
        </w:trPr>
        <w:tc>
          <w:tcPr>
            <w:tcW w:w="2409" w:type="dxa"/>
          </w:tcPr>
          <w:p w14:paraId="52DF2CEE" w14:textId="77777777" w:rsidR="007C0571" w:rsidRDefault="007C0571" w:rsidP="00A62EAB">
            <w:pPr>
              <w:spacing w:before="20" w:after="20"/>
              <w:jc w:val="left"/>
            </w:pPr>
            <w:r>
              <w:rPr>
                <w:sz w:val="20"/>
              </w:rPr>
              <w:t>Plausibilidade econômica (DAMA-DMBOK / ISO 25012)</w:t>
            </w:r>
          </w:p>
        </w:tc>
        <w:tc>
          <w:tcPr>
            <w:tcW w:w="2409" w:type="dxa"/>
          </w:tcPr>
          <w:p w14:paraId="56CB9AE6" w14:textId="77777777" w:rsidR="007C0571" w:rsidRDefault="007C0571" w:rsidP="00A62EAB">
            <w:pPr>
              <w:spacing w:before="20" w:after="20"/>
              <w:jc w:val="left"/>
            </w:pPr>
            <w:r>
              <w:rPr>
                <w:sz w:val="20"/>
              </w:rPr>
              <w:t>907 rendas &gt; R$ 1 milhão</w:t>
            </w:r>
          </w:p>
        </w:tc>
        <w:tc>
          <w:tcPr>
            <w:tcW w:w="2409" w:type="dxa"/>
          </w:tcPr>
          <w:p w14:paraId="5C024DBC" w14:textId="77777777" w:rsidR="007C0571" w:rsidRDefault="007C0571" w:rsidP="00A62EAB">
            <w:pPr>
              <w:spacing w:before="20" w:after="20"/>
              <w:jc w:val="left"/>
            </w:pPr>
            <w:r>
              <w:rPr>
                <w:sz w:val="20"/>
              </w:rPr>
              <w:t>RN1.32 classifica mas não impede gravação de valores implausíveis</w:t>
            </w:r>
          </w:p>
        </w:tc>
        <w:tc>
          <w:tcPr>
            <w:tcW w:w="2409" w:type="dxa"/>
          </w:tcPr>
          <w:p w14:paraId="5F6CF984" w14:textId="77777777" w:rsidR="007C0571" w:rsidRDefault="007C0571" w:rsidP="00A62EAB">
            <w:pPr>
              <w:spacing w:before="20" w:after="20"/>
              <w:jc w:val="left"/>
            </w:pPr>
            <w:r>
              <w:rPr>
                <w:sz w:val="20"/>
              </w:rPr>
              <w:t>Ad-hoc (0)</w:t>
            </w:r>
          </w:p>
        </w:tc>
      </w:tr>
      <w:tr w:rsidR="007C0571" w14:paraId="5D2580F8" w14:textId="77777777" w:rsidTr="00A62EAB">
        <w:trPr>
          <w:jc w:val="center"/>
        </w:trPr>
        <w:tc>
          <w:tcPr>
            <w:tcW w:w="2409" w:type="dxa"/>
          </w:tcPr>
          <w:p w14:paraId="7641B08D" w14:textId="77777777" w:rsidR="007C0571" w:rsidRDefault="007C0571" w:rsidP="00A62EAB">
            <w:pPr>
              <w:spacing w:before="20" w:after="20"/>
              <w:jc w:val="left"/>
            </w:pPr>
            <w:r>
              <w:rPr>
                <w:sz w:val="20"/>
              </w:rPr>
              <w:t>Compatibilidade de atividade (DAMA-DMBOK)</w:t>
            </w:r>
          </w:p>
        </w:tc>
        <w:tc>
          <w:tcPr>
            <w:tcW w:w="2409" w:type="dxa"/>
          </w:tcPr>
          <w:p w14:paraId="511F1013" w14:textId="77777777" w:rsidR="007C0571" w:rsidRDefault="007C0571" w:rsidP="00A62EAB">
            <w:pPr>
              <w:spacing w:before="20" w:after="20"/>
              <w:jc w:val="left"/>
            </w:pPr>
            <w:r>
              <w:rPr>
                <w:sz w:val="20"/>
              </w:rPr>
              <w:t>39 PJs com CNAE incompatível</w:t>
            </w:r>
          </w:p>
        </w:tc>
        <w:tc>
          <w:tcPr>
            <w:tcW w:w="2409" w:type="dxa"/>
          </w:tcPr>
          <w:p w14:paraId="2FB896AC" w14:textId="77777777" w:rsidR="007C0571" w:rsidRDefault="007C0571" w:rsidP="00A62EAB">
            <w:pPr>
              <w:spacing w:before="20" w:after="20"/>
              <w:jc w:val="left"/>
            </w:pPr>
            <w:r>
              <w:rPr>
                <w:sz w:val="20"/>
              </w:rPr>
              <w:t>Consulta RFB sem filtro de CNAE na entrada</w:t>
            </w:r>
          </w:p>
        </w:tc>
        <w:tc>
          <w:tcPr>
            <w:tcW w:w="2409" w:type="dxa"/>
          </w:tcPr>
          <w:p w14:paraId="5779224B" w14:textId="77777777" w:rsidR="007C0571" w:rsidRDefault="007C0571" w:rsidP="00A62EAB">
            <w:pPr>
              <w:spacing w:before="20" w:after="20"/>
              <w:jc w:val="left"/>
            </w:pPr>
            <w:r>
              <w:rPr>
                <w:sz w:val="20"/>
              </w:rPr>
              <w:t>Inicial (1)</w:t>
            </w:r>
          </w:p>
        </w:tc>
      </w:tr>
      <w:tr w:rsidR="007C0571" w14:paraId="0327AED7" w14:textId="77777777" w:rsidTr="00A62EAB">
        <w:trPr>
          <w:jc w:val="center"/>
        </w:trPr>
        <w:tc>
          <w:tcPr>
            <w:tcW w:w="2409" w:type="dxa"/>
          </w:tcPr>
          <w:p w14:paraId="02D18F40" w14:textId="77777777" w:rsidR="007C0571" w:rsidRDefault="007C0571" w:rsidP="00A62EAB">
            <w:pPr>
              <w:spacing w:before="20" w:after="20"/>
              <w:jc w:val="left"/>
            </w:pPr>
            <w:r>
              <w:rPr>
                <w:sz w:val="20"/>
              </w:rPr>
              <w:t>Curadoria e interoperabilidade (DAMA-DMBOK, Caps. 4, 9, 13)</w:t>
            </w:r>
          </w:p>
        </w:tc>
        <w:tc>
          <w:tcPr>
            <w:tcW w:w="2409" w:type="dxa"/>
          </w:tcPr>
          <w:p w14:paraId="3C7145F8" w14:textId="77777777" w:rsidR="007C0571" w:rsidRDefault="007C0571" w:rsidP="00A62EAB">
            <w:pPr>
              <w:spacing w:before="20" w:after="20"/>
              <w:jc w:val="left"/>
            </w:pPr>
            <w:r>
              <w:rPr>
                <w:sz w:val="20"/>
              </w:rPr>
              <w:t>Passivo sem saneamento estruturado</w:t>
            </w:r>
          </w:p>
        </w:tc>
        <w:tc>
          <w:tcPr>
            <w:tcW w:w="2409" w:type="dxa"/>
          </w:tcPr>
          <w:p w14:paraId="60960C04" w14:textId="77777777" w:rsidR="007C0571" w:rsidRDefault="007C0571" w:rsidP="00A62EAB">
            <w:pPr>
              <w:spacing w:before="20" w:after="20"/>
              <w:jc w:val="left"/>
            </w:pPr>
            <w:r>
              <w:rPr>
                <w:sz w:val="20"/>
              </w:rPr>
              <w:t>Avanços pontuais (BCadastro, vedação menores); governança declaradamente imatura (peça 150, p. 53)</w:t>
            </w:r>
          </w:p>
        </w:tc>
        <w:tc>
          <w:tcPr>
            <w:tcW w:w="2409" w:type="dxa"/>
          </w:tcPr>
          <w:p w14:paraId="7757ECE3" w14:textId="77777777" w:rsidR="007C0571" w:rsidRDefault="007C0571" w:rsidP="00A62EAB">
            <w:pPr>
              <w:spacing w:before="20" w:after="20"/>
              <w:jc w:val="left"/>
            </w:pPr>
            <w:r>
              <w:rPr>
                <w:sz w:val="20"/>
              </w:rPr>
              <w:t>Ad-hoc (0)</w:t>
            </w:r>
          </w:p>
        </w:tc>
      </w:tr>
      <w:tr w:rsidR="007C0571" w14:paraId="4FE08762" w14:textId="77777777" w:rsidTr="00A62EAB">
        <w:trPr>
          <w:jc w:val="center"/>
        </w:trPr>
        <w:tc>
          <w:tcPr>
            <w:tcW w:w="2409" w:type="dxa"/>
          </w:tcPr>
          <w:p w14:paraId="246B10A6" w14:textId="77777777" w:rsidR="007C0571" w:rsidRDefault="007C0571" w:rsidP="00A62EAB">
            <w:pPr>
              <w:spacing w:before="20" w:after="20"/>
              <w:jc w:val="left"/>
            </w:pPr>
            <w:commentRangeStart w:id="59"/>
            <w:r>
              <w:rPr>
                <w:b/>
                <w:sz w:val="20"/>
              </w:rPr>
              <w:t>Média aritmética</w:t>
            </w:r>
          </w:p>
        </w:tc>
        <w:tc>
          <w:tcPr>
            <w:tcW w:w="2409" w:type="dxa"/>
          </w:tcPr>
          <w:p w14:paraId="3A6A8008" w14:textId="77777777" w:rsidR="007C0571" w:rsidRDefault="007C0571" w:rsidP="00A62EAB">
            <w:pPr>
              <w:spacing w:before="20" w:after="20"/>
              <w:jc w:val="left"/>
            </w:pPr>
          </w:p>
        </w:tc>
        <w:tc>
          <w:tcPr>
            <w:tcW w:w="2409" w:type="dxa"/>
          </w:tcPr>
          <w:p w14:paraId="22BE8794" w14:textId="77777777" w:rsidR="007C0571" w:rsidRDefault="007C0571" w:rsidP="00A62EAB">
            <w:pPr>
              <w:spacing w:before="20" w:after="20"/>
              <w:jc w:val="left"/>
            </w:pPr>
            <w:r>
              <w:rPr>
                <w:sz w:val="20"/>
              </w:rPr>
              <w:t>Estágio entre práticas reativas e primeiros controles prospectivos</w:t>
            </w:r>
          </w:p>
        </w:tc>
        <w:tc>
          <w:tcPr>
            <w:tcW w:w="2409" w:type="dxa"/>
          </w:tcPr>
          <w:p w14:paraId="0263F5FC" w14:textId="77777777" w:rsidR="007C0571" w:rsidRDefault="007C0571" w:rsidP="00A62EAB">
            <w:pPr>
              <w:spacing w:before="20" w:after="20"/>
              <w:jc w:val="left"/>
            </w:pPr>
            <w:r>
              <w:rPr>
                <w:b/>
                <w:sz w:val="20"/>
              </w:rPr>
              <w:t>0,40</w:t>
            </w:r>
            <w:commentRangeEnd w:id="59"/>
            <w:r w:rsidR="00CA226B">
              <w:rPr>
                <w:rStyle w:val="Refdecomentrio"/>
                <w:sz w:val="24"/>
                <w:szCs w:val="24"/>
              </w:rPr>
              <w:commentReference w:id="59"/>
            </w:r>
          </w:p>
        </w:tc>
      </w:tr>
    </w:tbl>
    <w:p w14:paraId="73B69557" w14:textId="77777777" w:rsidR="007C0571" w:rsidRDefault="007C0571" w:rsidP="007C0571">
      <w:pPr>
        <w:spacing w:before="0" w:after="120" w:line="40" w:lineRule="exact"/>
      </w:pPr>
    </w:p>
    <w:p w14:paraId="3E8C1A2D" w14:textId="77777777" w:rsidR="007C0571" w:rsidRPr="008E77FF" w:rsidRDefault="007C0571" w:rsidP="007C0571">
      <w:pPr>
        <w:spacing w:before="60" w:after="60"/>
        <w:rPr>
          <w:iCs/>
          <w:sz w:val="20"/>
          <w:szCs w:val="20"/>
        </w:rPr>
      </w:pPr>
      <w:r w:rsidRPr="008E77FF">
        <w:rPr>
          <w:iCs/>
          <w:sz w:val="20"/>
          <w:szCs w:val="20"/>
        </w:rPr>
        <w:t>Escala adaptada pela equipe com base no DAMA-DMBOK v2, Caps. 4, 9 e 13, CMMI-DMM e ISO/IEC 25012:2008: 0 = Ad-hoc (sem processo formal); 1 = Inicial (processo existente, não repetível); 2 = Repetível; 3 = Definido; 4 = Gerenciado; 5 = Otimizado. Trata-se de escala analítica adaptada, não de aplicação literal da taxonomia de nenhum desses referenciais.</w:t>
      </w:r>
    </w:p>
    <w:p w14:paraId="1FD4F5A9" w14:textId="77777777" w:rsidR="007C0571" w:rsidRPr="008E77FF" w:rsidRDefault="007C0571" w:rsidP="007C0571">
      <w:pPr>
        <w:spacing w:before="40" w:after="120"/>
        <w:rPr>
          <w:iCs/>
          <w:sz w:val="20"/>
          <w:szCs w:val="20"/>
        </w:rPr>
      </w:pPr>
      <w:r w:rsidRPr="008E77FF">
        <w:rPr>
          <w:iCs/>
          <w:sz w:val="20"/>
          <w:szCs w:val="20"/>
        </w:rPr>
        <w:t>Fonte: elaboração da equipe de auditoria com base nas peças 124, 125, 127, 130, 150, nos referenciais ISO/IEC 25012:2008, DAMA-DMBOK v2 (Caps. 4, 9, 13) e CMMI-DMM.</w:t>
      </w:r>
    </w:p>
    <w:p w14:paraId="47E1088B" w14:textId="77777777" w:rsidR="007C0571" w:rsidRDefault="007C0571" w:rsidP="007C0571">
      <w:pPr>
        <w:spacing w:before="60" w:after="60"/>
      </w:pPr>
      <w:commentRangeStart w:id="60"/>
      <w:r>
        <w:rPr>
          <w:b/>
        </w:rPr>
        <w:t>Nota comparativa:</w:t>
      </w:r>
      <w:r>
        <w:t xml:space="preserve"> a média de maturidade cadastral (0,40) é equivalente à de dados de entrada do ACH-01 (0,43) e superior à geoespacial do ACH</w:t>
      </w:r>
      <w:r>
        <w:t xml:space="preserve">-02 (0,20). A comparação é indicativa, não absoluta: </w:t>
      </w:r>
      <w:r>
        <w:lastRenderedPageBreak/>
        <w:t>os quadros utilizam a mesma escala, mas avaliam dimensões distintas. A proximidade entre ACH-01 e ACH-03 reflete os avanços já implementados no CAF 3.0 para validação de capacidade civil e consulta à Receita Federal. A única dimensão acima do nível ad-hoc é a validade civil, onde o CAF 3.0 já veda menores, e a compatibilidade de atividade, onde já há consulta à RFB.</w:t>
      </w:r>
      <w:commentRangeEnd w:id="60"/>
      <w:r w:rsidR="00DB4382">
        <w:rPr>
          <w:rStyle w:val="Refdecomentrio"/>
          <w:sz w:val="24"/>
          <w:szCs w:val="24"/>
        </w:rPr>
        <w:commentReference w:id="60"/>
      </w:r>
    </w:p>
    <w:p w14:paraId="1F11A686" w14:textId="77777777" w:rsidR="007C0571" w:rsidRPr="008E77FF" w:rsidRDefault="007C0571" w:rsidP="007C0571">
      <w:pPr>
        <w:pStyle w:val="Ttulo3"/>
        <w:spacing w:before="240" w:after="120"/>
        <w:rPr>
          <w:b/>
          <w:u w:val="none"/>
        </w:rPr>
      </w:pPr>
      <w:bookmarkStart w:id="61" w:name="_Toc225413241"/>
      <w:r w:rsidRPr="008E77FF">
        <w:rPr>
          <w:b/>
          <w:u w:val="none"/>
        </w:rPr>
        <w:t>Efeitos potenciais</w:t>
      </w:r>
      <w:bookmarkEnd w:id="61"/>
    </w:p>
    <w:p w14:paraId="53D0B738" w14:textId="77777777" w:rsidR="00DB4382" w:rsidRDefault="007C0571" w:rsidP="007C0571">
      <w:pPr>
        <w:pStyle w:val="Pargrafonumerado"/>
        <w:spacing w:after="120"/>
        <w:ind w:left="0" w:firstLine="0"/>
      </w:pPr>
      <w:r>
        <w:t xml:space="preserve">Os efeitos desse conjunto de inconsistências são potenciais e precisam ser descritos com moderação. O primeiro é o risco de comprometimento da focalização das políticas públicas. A manutenção de 3.097 responsáveis com óbito confirmado e de 138 menores como titulares ativos não significa, automaticamente, 3.235 acessos indevidos a benefícios. O CAF é condição necessária, mas não suficiente, para acesso às políticas usuárias. Ainda assim, a permanência desses registros na base ativa pode dificultar a distinção tempestiva entre o público efetivamente elegível e situações que exigem saneamento, sobretudo em políticas de grande escala. </w:t>
      </w:r>
    </w:p>
    <w:p w14:paraId="032E16FC" w14:textId="4FB7A8BA" w:rsidR="007C0571" w:rsidRDefault="007C0571" w:rsidP="007C0571">
      <w:pPr>
        <w:pStyle w:val="Pargrafonumerado"/>
        <w:spacing w:after="120"/>
        <w:ind w:left="0" w:firstLine="0"/>
      </w:pPr>
      <w:r>
        <w:t>O segundo efeito potencial é a redução da capacidade de comunicação com os cadastrados. Se 90,62% dos e-mails de pessoas físicas são inválidos e 93,7% dos CEPs são genéricos, o Estado passa a depender de canais menos estruturados, mais caros ou menos tempestivos para alcançar o público da política.</w:t>
      </w:r>
    </w:p>
    <w:p w14:paraId="58CC58D4" w14:textId="77777777" w:rsidR="00DB4382" w:rsidRDefault="007C0571" w:rsidP="007C0571">
      <w:pPr>
        <w:pStyle w:val="Pargrafonumerado"/>
        <w:spacing w:after="120"/>
        <w:ind w:left="0" w:firstLine="0"/>
      </w:pPr>
      <w:r>
        <w:t xml:space="preserve">O terceiro efeito potencial é o aumento do custo operacional e da complexidade de controle para gestores e executores. Quanto mais o sistema tolera inconsistências não saneadas, mais a verificação migra da regra de negócio para a análise manual e da prevenção para a checagem posterior. </w:t>
      </w:r>
    </w:p>
    <w:p w14:paraId="1A346CC8" w14:textId="6EB35E49" w:rsidR="007C0571" w:rsidRDefault="007C0571" w:rsidP="007C0571">
      <w:pPr>
        <w:pStyle w:val="Pargrafonumerado"/>
        <w:spacing w:after="120"/>
        <w:ind w:left="0" w:firstLine="0"/>
      </w:pPr>
      <w:r>
        <w:t xml:space="preserve">O quarto efeito potencial é a redução da confiabilidade analítica dos dados de renda e de atividade econômica. Registros extremos de renda e vínculos com CNAEs incompatíveis não provam, isoladamente, inadequação ao CAF, mas distorcem indicadores agregados e podem induzir decisões menos precisas de monitoramento e priorização. Em todos esses casos, o achado permanece no plano da governança e da qualidade cadastral: a auditoria não </w:t>
      </w:r>
      <w:r w:rsidR="00DB4382">
        <w:t xml:space="preserve">buscou identificar </w:t>
      </w:r>
      <w:r>
        <w:t>dano consumado ao erário, fraude demonstrada ou exclusão efetiva de beneficiários legítimos decorrente apenas dessas inconsistências.</w:t>
      </w:r>
    </w:p>
    <w:p w14:paraId="683E0714" w14:textId="77777777" w:rsidR="007C0571" w:rsidRPr="008E77FF" w:rsidRDefault="007C0571" w:rsidP="007C0571">
      <w:pPr>
        <w:pStyle w:val="Ttulo3"/>
        <w:spacing w:before="240" w:after="120"/>
        <w:rPr>
          <w:b/>
          <w:u w:val="none"/>
        </w:rPr>
      </w:pPr>
      <w:bookmarkStart w:id="62" w:name="_Toc225413242"/>
      <w:r w:rsidRPr="008E77FF">
        <w:rPr>
          <w:b/>
          <w:u w:val="none"/>
        </w:rPr>
        <w:t>Causas</w:t>
      </w:r>
      <w:bookmarkEnd w:id="62"/>
    </w:p>
    <w:p w14:paraId="2EA2739E" w14:textId="77777777" w:rsidR="007C0571" w:rsidRDefault="007C0571" w:rsidP="007C0571">
      <w:pPr>
        <w:pStyle w:val="Pargrafonumerado"/>
        <w:spacing w:after="120"/>
        <w:ind w:left="0" w:firstLine="0"/>
      </w:pPr>
      <w:r>
        <w:t>As causas explicam por que o problema persiste em blocos diferentes, mas com lógica comum. A primeira é a ausência de cruzamento periódico automatizado com a base de óbitos, o que permitiu que registros de falecimento se acumulassem por mais de uma década sem rotina estruturada de limpeza. A segunda é a aceitação de dados de contato sem validação funcional: o sistema verifica se o e-mail tem aparência de e-mail, não se o endereço cumpre a função de comunicação. A terceira é a ausência de regras de plausibilidade e curadoria para campos econômicos e cadastrais sensíveis, como renda e CNAE. A quarta é a inexistência de rotina sistemática de saneamento do passivo herdado, o que faz com que avanços prospectivos do CAF 3.0 não retroajam sobre a base preexistente.</w:t>
      </w:r>
    </w:p>
    <w:p w14:paraId="293A36B6" w14:textId="3E71B7FC" w:rsidR="007C0571" w:rsidRDefault="007C0571" w:rsidP="007C0571">
      <w:pPr>
        <w:pStyle w:val="Pargrafonumerado"/>
        <w:spacing w:after="120"/>
        <w:ind w:left="0" w:firstLine="0"/>
      </w:pPr>
      <w:r>
        <w:t>A quinta é a insuficiência na formalização da política de governança de dados, ponto em que o próprio gestor concordou expressamente com a equipe de auditoria (peça 150, p. 53). E a sexta é a reincidência: desde o Acórdão 1</w:t>
      </w:r>
      <w:r w:rsidR="00A55100">
        <w:t>.</w:t>
      </w:r>
      <w:r>
        <w:t>197/2018, o Tribunal já apontava a necessidade de validação, interoperabilidade e curadoria mais robustas para o cadastro que sucederia a DAP.</w:t>
      </w:r>
    </w:p>
    <w:p w14:paraId="3951B471" w14:textId="77777777" w:rsidR="007C0571" w:rsidRPr="008E77FF" w:rsidRDefault="007C0571" w:rsidP="007C0571">
      <w:pPr>
        <w:pStyle w:val="Ttulo3"/>
        <w:spacing w:before="240" w:after="120"/>
        <w:rPr>
          <w:b/>
          <w:u w:val="none"/>
        </w:rPr>
      </w:pPr>
      <w:bookmarkStart w:id="63" w:name="_Toc225413243"/>
      <w:commentRangeStart w:id="64"/>
      <w:r w:rsidRPr="008E77FF">
        <w:rPr>
          <w:b/>
          <w:u w:val="none"/>
        </w:rPr>
        <w:t xml:space="preserve">Fatores contribuintes </w:t>
      </w:r>
      <w:commentRangeEnd w:id="64"/>
      <w:r w:rsidR="00D55D47" w:rsidRPr="008E77FF">
        <w:rPr>
          <w:rStyle w:val="Refdecomentrio"/>
          <w:b/>
          <w:sz w:val="24"/>
          <w:szCs w:val="24"/>
          <w:u w:val="none"/>
        </w:rPr>
        <w:commentReference w:id="64"/>
      </w:r>
      <w:r w:rsidRPr="008E77FF">
        <w:rPr>
          <w:b/>
          <w:u w:val="none"/>
        </w:rPr>
        <w:t>e avanços reconhecidos</w:t>
      </w:r>
      <w:bookmarkEnd w:id="63"/>
    </w:p>
    <w:p w14:paraId="0E84221A" w14:textId="72350BDB" w:rsidR="007C0571" w:rsidRDefault="007C0571" w:rsidP="007C0571">
      <w:pPr>
        <w:pStyle w:val="Pargrafonumerado"/>
        <w:spacing w:after="120"/>
        <w:ind w:left="0" w:firstLine="0"/>
      </w:pPr>
      <w:r>
        <w:t xml:space="preserve">Os fatores contribuintes ajudam a qualificar a resposta, sem descaracterizar o achado. A exclusão digital do público rural, a estrutura precária do endereçamento postal em milhares de municípios e a não utilização uniforme do CPF como chave primária em sistemas públicos ajudam a explicar por que certos erros se acumulam e por que a solução não pode ser desenhada como </w:t>
      </w:r>
      <w:r>
        <w:lastRenderedPageBreak/>
        <w:t>saneamento cego e massivo. Também houve avanços relevantes: o CAF 3.0 já consulta a Receita Federal via BCadastro/ConectaGOV (peça 150, p. 48</w:t>
      </w:r>
      <w:r w:rsidR="00A55100">
        <w:t>-49</w:t>
      </w:r>
      <w:r>
        <w:t xml:space="preserve">), </w:t>
      </w:r>
      <w:r w:rsidR="00A55100">
        <w:t xml:space="preserve">e </w:t>
      </w:r>
      <w:r>
        <w:t>passou a vedar responsabilidade por UFPA a menores</w:t>
      </w:r>
      <w:r w:rsidR="00A55100">
        <w:t>. Além disso,</w:t>
      </w:r>
      <w:r>
        <w:t xml:space="preserve"> o gestor informou providências em curso, como a formação de mais de 10 mil agentes da RedeCAF para 2026 e testes de comunicação pela plataforma Gov.br. Esses elementos afastam leitura de inércia, mas confirmam que os controles ainda não cobrem o estoque ativo.</w:t>
      </w:r>
    </w:p>
    <w:p w14:paraId="7E1D0B1F" w14:textId="77777777" w:rsidR="007C0571" w:rsidRPr="008E77FF" w:rsidRDefault="007C0571" w:rsidP="007C0571">
      <w:pPr>
        <w:pStyle w:val="Ttulo3"/>
        <w:spacing w:before="240" w:after="120"/>
        <w:rPr>
          <w:b/>
          <w:u w:val="none"/>
        </w:rPr>
      </w:pPr>
      <w:bookmarkStart w:id="65" w:name="_Toc225413244"/>
      <w:commentRangeStart w:id="66"/>
      <w:r w:rsidRPr="008E77FF">
        <w:rPr>
          <w:b/>
          <w:u w:val="none"/>
        </w:rPr>
        <w:t>Boas práticas</w:t>
      </w:r>
      <w:bookmarkEnd w:id="65"/>
      <w:commentRangeEnd w:id="66"/>
      <w:r w:rsidR="00B14768" w:rsidRPr="008E77FF">
        <w:rPr>
          <w:rStyle w:val="Refdecomentrio"/>
          <w:b/>
          <w:sz w:val="24"/>
          <w:szCs w:val="24"/>
          <w:u w:val="none"/>
        </w:rPr>
        <w:commentReference w:id="66"/>
      </w:r>
    </w:p>
    <w:p w14:paraId="3B408FA2" w14:textId="77777777" w:rsidR="007C0571" w:rsidRDefault="007C0571" w:rsidP="007C0571">
      <w:pPr>
        <w:pStyle w:val="Pargrafonumerado"/>
        <w:spacing w:after="120"/>
        <w:ind w:left="0" w:firstLine="0"/>
      </w:pPr>
      <w:r>
        <w:t>No plano das boas práticas, a equipe não identificou experiência que atendesse cumulativamente aos requisitos da NAT §160 para ser formalmente classificada nessa condição. O que se observou foram avanços parciais, úteis para calibrar o tom do achado e a proporcionalidade dos encaminhamentos. Entre eles estão os controles de capacidade civil já incorporados ao CAF 3.0, a retirada da obrigatoriedade de e-mail para pessoas físicas, coerente com a realidade do público rural, e o reconhecimento expresso, pelo gestor, de que a governança de dados do órgão ainda está em processo de maturação. Esses avanços demonstram capacidade de reação, mas não bastam para transformar o caso em referência replicável a outros órgãos.</w:t>
      </w:r>
    </w:p>
    <w:p w14:paraId="36D31EEE" w14:textId="77777777" w:rsidR="007C0571" w:rsidRPr="008E77FF" w:rsidRDefault="007C0571" w:rsidP="007C0571">
      <w:pPr>
        <w:pStyle w:val="Ttulo3"/>
        <w:spacing w:before="240" w:after="120"/>
        <w:rPr>
          <w:b/>
          <w:u w:val="none"/>
        </w:rPr>
      </w:pPr>
      <w:bookmarkStart w:id="67" w:name="_Toc225413245"/>
      <w:r w:rsidRPr="008E77FF">
        <w:rPr>
          <w:b/>
          <w:u w:val="none"/>
        </w:rPr>
        <w:t>Propostas de encaminhamento</w:t>
      </w:r>
      <w:bookmarkEnd w:id="67"/>
    </w:p>
    <w:p w14:paraId="4B0F702D" w14:textId="77777777" w:rsidR="00A55100" w:rsidRDefault="007C0571" w:rsidP="007C0571">
      <w:pPr>
        <w:pStyle w:val="Pargrafonumerado"/>
        <w:spacing w:after="120"/>
        <w:ind w:left="0" w:firstLine="0"/>
      </w:pPr>
      <w:r>
        <w:t xml:space="preserve">Os encaminhamentos, por isso, devem combinar saneamento seletivo do passivo e fortalecimento prospectivo do sistema. A determinação transversal de apresentação de plano de ação em 180 dias permanece adequada para avaliar as situações identificadas e, uma vez confirmadas, promover seu saneamento com critérios de risco, materialidade e verificabilidade. </w:t>
      </w:r>
    </w:p>
    <w:p w14:paraId="5C566B93" w14:textId="0A6E7872" w:rsidR="007C0571" w:rsidRDefault="007C0571" w:rsidP="007C0571">
      <w:pPr>
        <w:pStyle w:val="Pargrafonumerado"/>
        <w:spacing w:after="120"/>
        <w:ind w:left="0" w:firstLine="0"/>
      </w:pPr>
      <w:commentRangeStart w:id="68"/>
      <w:r>
        <w:t>No plano das recomendações, a Proposta 2.1.1 responde à prevenção na entrada; a Proposta 2.1.2, à integridade dos campos críticos; a Proposta 2.1.3, à interoperabilidade com bases oficiais relevantes, especialmente para detecção tempestiva de óbitos e outras inconsistências; e a Proposta 2.3, ao monitoramento contínuo da qualidade dos dados. Todas definem resultados a alcançar, não soluções fechadas, preservando a liberdade de meios do gestor.</w:t>
      </w:r>
      <w:commentRangeEnd w:id="68"/>
      <w:r w:rsidR="00A55100">
        <w:rPr>
          <w:rStyle w:val="Refdecomentrio"/>
          <w:sz w:val="24"/>
          <w:szCs w:val="24"/>
        </w:rPr>
        <w:commentReference w:id="68"/>
      </w:r>
    </w:p>
    <w:p w14:paraId="7A69BB71" w14:textId="77777777" w:rsidR="007C0571" w:rsidRDefault="007C0571" w:rsidP="007C0571">
      <w:pPr>
        <w:keepNext/>
        <w:spacing w:before="240" w:after="120"/>
        <w:jc w:val="center"/>
      </w:pPr>
      <w:commentRangeStart w:id="69"/>
      <w:r>
        <w:rPr>
          <w:b/>
          <w:sz w:val="20"/>
        </w:rPr>
        <w:t xml:space="preserve">Quadro 9 — </w:t>
      </w:r>
      <w:r>
        <w:rPr>
          <w:sz w:val="20"/>
        </w:rPr>
        <w:t>Síntese do Achado 03</w:t>
      </w:r>
      <w:commentRangeEnd w:id="69"/>
      <w:r w:rsidR="00B14768">
        <w:rPr>
          <w:rStyle w:val="Refdecomentrio"/>
          <w:sz w:val="24"/>
          <w:szCs w:val="24"/>
        </w:rPr>
        <w:commentReference w:id="69"/>
      </w:r>
    </w:p>
    <w:tbl>
      <w:tblPr>
        <w:tblStyle w:val="Tabelacomgrade"/>
        <w:tblW w:w="0" w:type="auto"/>
        <w:jc w:val="center"/>
        <w:tblLook w:val="04A0" w:firstRow="1" w:lastRow="0" w:firstColumn="1" w:lastColumn="0" w:noHBand="0" w:noVBand="1"/>
      </w:tblPr>
      <w:tblGrid>
        <w:gridCol w:w="2405"/>
        <w:gridCol w:w="7222"/>
      </w:tblGrid>
      <w:tr w:rsidR="007C0571" w14:paraId="60745FD5" w14:textId="77777777" w:rsidTr="00A62EAB">
        <w:trPr>
          <w:jc w:val="center"/>
        </w:trPr>
        <w:tc>
          <w:tcPr>
            <w:tcW w:w="2405" w:type="dxa"/>
          </w:tcPr>
          <w:p w14:paraId="4548E479" w14:textId="77777777" w:rsidR="007C0571" w:rsidRDefault="007C0571" w:rsidP="00A62EAB">
            <w:pPr>
              <w:spacing w:before="20" w:after="20"/>
              <w:jc w:val="left"/>
            </w:pPr>
            <w:r>
              <w:rPr>
                <w:b/>
                <w:sz w:val="20"/>
              </w:rPr>
              <w:t>Componente</w:t>
            </w:r>
          </w:p>
        </w:tc>
        <w:tc>
          <w:tcPr>
            <w:tcW w:w="7222" w:type="dxa"/>
          </w:tcPr>
          <w:p w14:paraId="1871CA8E" w14:textId="77777777" w:rsidR="007C0571" w:rsidRDefault="007C0571" w:rsidP="00A62EAB">
            <w:pPr>
              <w:spacing w:before="20" w:after="20"/>
              <w:jc w:val="left"/>
            </w:pPr>
            <w:r>
              <w:rPr>
                <w:b/>
                <w:sz w:val="20"/>
              </w:rPr>
              <w:t>Síntese</w:t>
            </w:r>
          </w:p>
        </w:tc>
      </w:tr>
      <w:tr w:rsidR="007C0571" w14:paraId="0F5F246B" w14:textId="77777777" w:rsidTr="00A62EAB">
        <w:trPr>
          <w:jc w:val="center"/>
        </w:trPr>
        <w:tc>
          <w:tcPr>
            <w:tcW w:w="2405" w:type="dxa"/>
          </w:tcPr>
          <w:p w14:paraId="6B8D5BB2" w14:textId="77777777" w:rsidR="007C0571" w:rsidRDefault="007C0571" w:rsidP="00A62EAB">
            <w:pPr>
              <w:spacing w:before="20" w:after="20"/>
              <w:jc w:val="left"/>
            </w:pPr>
            <w:r>
              <w:rPr>
                <w:sz w:val="20"/>
              </w:rPr>
              <w:t>Situação encontrada</w:t>
            </w:r>
          </w:p>
        </w:tc>
        <w:tc>
          <w:tcPr>
            <w:tcW w:w="7222" w:type="dxa"/>
          </w:tcPr>
          <w:p w14:paraId="2903BC65" w14:textId="77777777" w:rsidR="007C0571" w:rsidRDefault="007C0571" w:rsidP="00A62EAB">
            <w:pPr>
              <w:spacing w:before="20" w:after="20"/>
              <w:jc w:val="left"/>
            </w:pPr>
            <w:r>
              <w:rPr>
                <w:sz w:val="20"/>
              </w:rPr>
              <w:t xml:space="preserve">3.097 falecidos, 138 menores como titulares, 90,62% de e-mails de PF inválidos, 93,7% de CEPs genéricos, </w:t>
            </w:r>
            <w:commentRangeStart w:id="70"/>
            <w:r w:rsidRPr="00A55100">
              <w:rPr>
                <w:sz w:val="20"/>
              </w:rPr>
              <w:t>907</w:t>
            </w:r>
            <w:commentRangeEnd w:id="70"/>
            <w:r w:rsidR="00A55100">
              <w:rPr>
                <w:rStyle w:val="Refdecomentrio"/>
                <w:sz w:val="20"/>
                <w:szCs w:val="24"/>
              </w:rPr>
              <w:commentReference w:id="70"/>
            </w:r>
            <w:r>
              <w:rPr>
                <w:sz w:val="20"/>
              </w:rPr>
              <w:t xml:space="preserve"> rendas acima de R$ 1 milhão e 39 PJs com CNAE incompatível</w:t>
            </w:r>
          </w:p>
        </w:tc>
      </w:tr>
      <w:tr w:rsidR="007C0571" w14:paraId="061CE487" w14:textId="77777777" w:rsidTr="00A62EAB">
        <w:trPr>
          <w:jc w:val="center"/>
        </w:trPr>
        <w:tc>
          <w:tcPr>
            <w:tcW w:w="2405" w:type="dxa"/>
          </w:tcPr>
          <w:p w14:paraId="5004D96A" w14:textId="77777777" w:rsidR="007C0571" w:rsidRDefault="007C0571" w:rsidP="00A62EAB">
            <w:pPr>
              <w:spacing w:before="20" w:after="20"/>
              <w:jc w:val="left"/>
            </w:pPr>
            <w:r>
              <w:rPr>
                <w:sz w:val="20"/>
              </w:rPr>
              <w:t>Critério</w:t>
            </w:r>
          </w:p>
        </w:tc>
        <w:tc>
          <w:tcPr>
            <w:tcW w:w="7222" w:type="dxa"/>
          </w:tcPr>
          <w:p w14:paraId="6515885A" w14:textId="77777777" w:rsidR="007C0571" w:rsidRDefault="007C0571" w:rsidP="00A62EAB">
            <w:pPr>
              <w:spacing w:before="20" w:after="20"/>
              <w:jc w:val="left"/>
            </w:pPr>
            <w:r>
              <w:rPr>
                <w:sz w:val="20"/>
              </w:rPr>
              <w:t>Lei 11.326/2006, art. 3º; Decreto 9.064/2017, arts. 2º e 4º; Portaria MDA 19/2025, arts. 27 e 28; Código Civil</w:t>
            </w:r>
            <w:r>
              <w:rPr>
                <w:sz w:val="20"/>
                <w:vertAlign w:val="superscript"/>
              </w:rPr>
              <w:t>24</w:t>
            </w:r>
            <w:r>
              <w:rPr>
                <w:sz w:val="20"/>
              </w:rPr>
              <w:t>; DAMA-DMBOK v2</w:t>
            </w:r>
          </w:p>
        </w:tc>
      </w:tr>
      <w:tr w:rsidR="007C0571" w14:paraId="68A5D314" w14:textId="77777777" w:rsidTr="00A62EAB">
        <w:trPr>
          <w:jc w:val="center"/>
        </w:trPr>
        <w:tc>
          <w:tcPr>
            <w:tcW w:w="2405" w:type="dxa"/>
          </w:tcPr>
          <w:p w14:paraId="1D77BDE0" w14:textId="77777777" w:rsidR="007C0571" w:rsidRDefault="007C0571" w:rsidP="00A62EAB">
            <w:pPr>
              <w:spacing w:before="20" w:after="20"/>
              <w:jc w:val="left"/>
            </w:pPr>
            <w:r>
              <w:rPr>
                <w:sz w:val="20"/>
              </w:rPr>
              <w:t>Efeitos potenciais</w:t>
            </w:r>
          </w:p>
        </w:tc>
        <w:tc>
          <w:tcPr>
            <w:tcW w:w="7222" w:type="dxa"/>
          </w:tcPr>
          <w:p w14:paraId="15BC0202" w14:textId="77777777" w:rsidR="007C0571" w:rsidRDefault="007C0571" w:rsidP="00A62EAB">
            <w:pPr>
              <w:spacing w:before="20" w:after="20"/>
              <w:jc w:val="left"/>
            </w:pPr>
            <w:r>
              <w:rPr>
                <w:sz w:val="20"/>
              </w:rPr>
              <w:t>Risco de focalização imprecisa, limitação da comunicação com cadastrados, aumento do custo operacional de controle e distorção analítica de dados cadastrais</w:t>
            </w:r>
          </w:p>
        </w:tc>
      </w:tr>
      <w:tr w:rsidR="007C0571" w14:paraId="0AB681F0" w14:textId="77777777" w:rsidTr="00A62EAB">
        <w:trPr>
          <w:jc w:val="center"/>
        </w:trPr>
        <w:tc>
          <w:tcPr>
            <w:tcW w:w="2405" w:type="dxa"/>
          </w:tcPr>
          <w:p w14:paraId="3C9F83A0" w14:textId="77777777" w:rsidR="007C0571" w:rsidRDefault="007C0571" w:rsidP="00A62EAB">
            <w:pPr>
              <w:spacing w:before="20" w:after="20"/>
              <w:jc w:val="left"/>
            </w:pPr>
            <w:r>
              <w:rPr>
                <w:sz w:val="20"/>
              </w:rPr>
              <w:t>Causas principais</w:t>
            </w:r>
          </w:p>
        </w:tc>
        <w:tc>
          <w:tcPr>
            <w:tcW w:w="7222" w:type="dxa"/>
          </w:tcPr>
          <w:p w14:paraId="4E897767" w14:textId="77777777" w:rsidR="007C0571" w:rsidRDefault="007C0571" w:rsidP="00A62EAB">
            <w:pPr>
              <w:spacing w:before="20" w:after="20"/>
              <w:jc w:val="left"/>
            </w:pPr>
            <w:r>
              <w:rPr>
                <w:sz w:val="20"/>
              </w:rPr>
              <w:t>Ausência de cruzamento periódico com bases de óbito, validação apenas sintática de e-mail, falta de plausibilidade para renda e CNAE, passivo sem saneamento estruturado e governança de dados ainda imatura</w:t>
            </w:r>
          </w:p>
        </w:tc>
      </w:tr>
      <w:tr w:rsidR="007C0571" w14:paraId="5739AA9A" w14:textId="77777777" w:rsidTr="00A62EAB">
        <w:trPr>
          <w:jc w:val="center"/>
        </w:trPr>
        <w:tc>
          <w:tcPr>
            <w:tcW w:w="2405" w:type="dxa"/>
          </w:tcPr>
          <w:p w14:paraId="16A38DA9" w14:textId="77777777" w:rsidR="007C0571" w:rsidRDefault="007C0571" w:rsidP="00A62EAB">
            <w:pPr>
              <w:spacing w:before="20" w:after="20"/>
              <w:jc w:val="left"/>
            </w:pPr>
            <w:r>
              <w:rPr>
                <w:sz w:val="20"/>
              </w:rPr>
              <w:t>Propostas associadas</w:t>
            </w:r>
          </w:p>
        </w:tc>
        <w:tc>
          <w:tcPr>
            <w:tcW w:w="7222" w:type="dxa"/>
          </w:tcPr>
          <w:p w14:paraId="1B7E4C16" w14:textId="77777777" w:rsidR="007C0571" w:rsidRDefault="007C0571" w:rsidP="00A62EAB">
            <w:pPr>
              <w:spacing w:before="20" w:after="20"/>
              <w:jc w:val="left"/>
            </w:pPr>
            <w:r>
              <w:rPr>
                <w:sz w:val="20"/>
              </w:rPr>
              <w:t>Plano de ação em 180 dias, prevenção na entrada, integridade de dados críticos, interoperabilidade com bases oficiais e monitoramento contínuo</w:t>
            </w:r>
          </w:p>
        </w:tc>
      </w:tr>
    </w:tbl>
    <w:p w14:paraId="5A52C224" w14:textId="77777777" w:rsidR="007C0571" w:rsidRDefault="007C0571" w:rsidP="007C0571">
      <w:pPr>
        <w:spacing w:before="0" w:after="120" w:line="40" w:lineRule="exact"/>
      </w:pPr>
    </w:p>
    <w:p w14:paraId="33EEC402" w14:textId="77777777" w:rsidR="007C0571" w:rsidRPr="008E77FF" w:rsidRDefault="007C0571" w:rsidP="007C0571">
      <w:pPr>
        <w:spacing w:before="40" w:after="120"/>
        <w:rPr>
          <w:iCs/>
        </w:rPr>
      </w:pPr>
      <w:r w:rsidRPr="008E77FF">
        <w:rPr>
          <w:iCs/>
          <w:sz w:val="20"/>
        </w:rPr>
        <w:t>Fonte: elaboração da equipe de auditoria com base na Matriz de Achados do CAF e nas peças 124, 125, 127, 130, 150, 156 e 162.</w:t>
      </w:r>
    </w:p>
    <w:p w14:paraId="69E24DE7" w14:textId="77777777" w:rsidR="007C0571" w:rsidRPr="008E77FF" w:rsidRDefault="007C0571" w:rsidP="007C0571">
      <w:pPr>
        <w:pStyle w:val="Ttulo3"/>
        <w:spacing w:before="240" w:after="120"/>
        <w:rPr>
          <w:b/>
          <w:u w:val="none"/>
        </w:rPr>
      </w:pPr>
      <w:bookmarkStart w:id="71" w:name="_Toc225413246"/>
      <w:r w:rsidRPr="008E77FF">
        <w:rPr>
          <w:b/>
          <w:u w:val="none"/>
        </w:rPr>
        <w:t>Benefícios esperados</w:t>
      </w:r>
      <w:bookmarkEnd w:id="71"/>
    </w:p>
    <w:p w14:paraId="29D37435" w14:textId="77777777" w:rsidR="007C0571" w:rsidRDefault="007C0571" w:rsidP="007C0571">
      <w:pPr>
        <w:pStyle w:val="Pargrafonumerado"/>
        <w:spacing w:after="120"/>
        <w:ind w:left="0" w:firstLine="0"/>
      </w:pPr>
      <w:r>
        <w:t xml:space="preserve">Os benefícios esperados são concretos e mensuráveis. Em primeiro lugar, espera-se o saneamento progressivo dos 3.097 cadastros com titulares falecidos confirmados no Sisobi e dos 138 cadastros com menores como titulares, com priorização a ser definida pelo gestor no plano de ação. Em segundo lugar, espera-se melhorar a capacidade de comunicação com o público do cadastro, </w:t>
      </w:r>
      <w:r>
        <w:lastRenderedPageBreak/>
        <w:t xml:space="preserve">reduzindo a dependência de dados não funcionais e adaptando os canais de contato à realidade do meio rural. Em terceiro lugar, espera-se elevar a confiabilidade dos campos de renda e atividade econômica, reduzindo o estoque de </w:t>
      </w:r>
      <w:r w:rsidRPr="00D326B7">
        <w:rPr>
          <w:i/>
          <w:iCs/>
        </w:rPr>
        <w:t>outliers</w:t>
      </w:r>
      <w:r>
        <w:t xml:space="preserve"> e de vínculos manifestamente incompatíveis.</w:t>
      </w:r>
    </w:p>
    <w:p w14:paraId="301DCE33" w14:textId="77777777" w:rsidR="007C0571" w:rsidRDefault="007C0571" w:rsidP="007C0571">
      <w:pPr>
        <w:pStyle w:val="Pargrafonumerado"/>
        <w:spacing w:after="120"/>
        <w:ind w:left="0" w:firstLine="0"/>
      </w:pPr>
      <w:r>
        <w:t>Em quarto lugar, espera-se reduzir o custo operacional de controle ao deslocar o esforço institucional da triagem manual posterior para mecanismos preventivos, interoperáveis e monitorados continuamente. Para a sociedade, o ganho é um cadastro mais confiável para identificar e qualificar agricultores familiares e sustentar, com maior segurança, a focalização das políticas públicas que deles dependem.</w:t>
      </w:r>
    </w:p>
    <w:p w14:paraId="027C562B" w14:textId="4E6EFF0E" w:rsidR="007C0571" w:rsidRPr="008E77FF" w:rsidRDefault="007C0571" w:rsidP="007C0571">
      <w:pPr>
        <w:pStyle w:val="Ttulo2"/>
        <w:spacing w:before="240" w:after="120"/>
        <w:ind w:left="0" w:firstLine="0"/>
        <w:rPr>
          <w:b/>
          <w:szCs w:val="24"/>
          <w:u w:val="none"/>
        </w:rPr>
      </w:pPr>
      <w:bookmarkStart w:id="72" w:name="_Toc225413248"/>
      <w:commentRangeStart w:id="73"/>
      <w:r w:rsidRPr="008E77FF">
        <w:rPr>
          <w:b/>
          <w:szCs w:val="24"/>
          <w:u w:val="none"/>
        </w:rPr>
        <w:t>A</w:t>
      </w:r>
      <w:bookmarkEnd w:id="72"/>
      <w:r w:rsidRPr="008E77FF">
        <w:rPr>
          <w:b/>
          <w:szCs w:val="24"/>
          <w:u w:val="none"/>
        </w:rPr>
        <w:t>chado 04 – Insuficiência qualitativa dos metadados do CAF compromete a interpretação autônoma dos dados</w:t>
      </w:r>
      <w:r w:rsidR="00DE31F1">
        <w:rPr>
          <w:b/>
          <w:szCs w:val="24"/>
          <w:u w:val="none"/>
        </w:rPr>
        <w:t xml:space="preserve"> e</w:t>
      </w:r>
      <w:r w:rsidRPr="008E77FF">
        <w:rPr>
          <w:b/>
          <w:szCs w:val="24"/>
          <w:u w:val="none"/>
        </w:rPr>
        <w:t xml:space="preserve"> a auditabilidade do cadastro</w:t>
      </w:r>
      <w:commentRangeEnd w:id="73"/>
      <w:r w:rsidR="00B8250B" w:rsidRPr="008E77FF">
        <w:rPr>
          <w:rStyle w:val="Refdecomentrio"/>
          <w:b/>
          <w:sz w:val="24"/>
          <w:szCs w:val="24"/>
          <w:u w:val="none"/>
        </w:rPr>
        <w:commentReference w:id="73"/>
      </w:r>
    </w:p>
    <w:p w14:paraId="770268B7" w14:textId="4ED46756" w:rsidR="007C0571" w:rsidRDefault="007C0571" w:rsidP="007C0571">
      <w:pPr>
        <w:pStyle w:val="Pargrafonumerado"/>
        <w:spacing w:after="120"/>
        <w:ind w:left="0" w:firstLine="0"/>
      </w:pPr>
      <w:r>
        <w:t>Devido à maturidade ainda incipiente da gestão de metadados do CAF, em que o conhecimento técnico existe, mas permanece fragmentado entre instrumentos não integrados e sem atualização incorporada ao ciclo de desenvolvimento, a única documentação estruturada do banco de dados apresenta insuficiência qualitativa relevante: 94,1% das descrições do dicionário são semanticamente inadequadas, 84% dos campos numéricos não informam unidade de medida e 92% dos campos temporais permanecem ambíguos, embora haja cobertura formal de 100% das 95 tabelas efetivamente em uso</w:t>
      </w:r>
      <w:r w:rsidR="008462C6">
        <w:t xml:space="preserve"> (peça xx, p. xx)</w:t>
      </w:r>
      <w:r>
        <w:t>. Esse quadro não traduz ausência absoluta de documentação, mas compromete potencialmente a rastreabilidade, a auditabilidade, a interpretação independente dos dados e a manutenção evolutiva do sistema.</w:t>
      </w:r>
    </w:p>
    <w:p w14:paraId="32781E0F" w14:textId="1573B240" w:rsidR="007C0571" w:rsidRDefault="007C0571" w:rsidP="007C0571">
      <w:pPr>
        <w:pStyle w:val="Pargrafonumerado"/>
        <w:spacing w:after="120"/>
        <w:ind w:left="0" w:firstLine="0"/>
      </w:pPr>
      <w:r>
        <w:t>Além disso, o quadro reduz a sustentabilidade das melhorias recomendadas nos achados anteriores, já que validação, curadoria e monitoramento dependem de metadados claros para se manterem consistentes ao longo do tempo. Os referenciais adotados para esta avaliação são a ISO/IEC 11179:2015, o Decreto 10.046/2019 e o COBIT 2019.</w:t>
      </w:r>
    </w:p>
    <w:p w14:paraId="4525ED4E" w14:textId="77777777" w:rsidR="007C0571" w:rsidRPr="008E77FF" w:rsidRDefault="007C0571" w:rsidP="007C0571">
      <w:pPr>
        <w:pStyle w:val="Ttulo3"/>
        <w:spacing w:before="240" w:after="120"/>
        <w:rPr>
          <w:b/>
          <w:u w:val="none"/>
        </w:rPr>
      </w:pPr>
      <w:bookmarkStart w:id="74" w:name="_Toc225413249"/>
      <w:r w:rsidRPr="008E77FF">
        <w:rPr>
          <w:b/>
          <w:u w:val="none"/>
        </w:rPr>
        <w:t>O dicionário de dados como manual de instruções do CAF</w:t>
      </w:r>
      <w:bookmarkEnd w:id="74"/>
    </w:p>
    <w:p w14:paraId="5B0DAA97" w14:textId="32F28657" w:rsidR="007C0571" w:rsidRDefault="007C0571" w:rsidP="007C0571">
      <w:pPr>
        <w:pStyle w:val="Pargrafonumerado"/>
        <w:spacing w:after="120"/>
        <w:ind w:left="0" w:firstLine="0"/>
      </w:pPr>
      <w:r>
        <w:t xml:space="preserve">O tema é mais abstrato do que os dos achados anteriores, porque não trata diretamente de documentos, mapas ou pessoas cadastradas, mas da infraestrutura semântica que permite compreender tudo isso. Em termos simples, o dicionário de dados funciona como o manual de instruções do banco de dados do CAF. É ele que deveria explicar, para cada campo, o que a informação significa, </w:t>
      </w:r>
      <w:r w:rsidR="00A160BB">
        <w:t xml:space="preserve">qual </w:t>
      </w:r>
      <w:r w:rsidR="000E7444">
        <w:t>o domínio (range)</w:t>
      </w:r>
      <w:r w:rsidR="00A160BB">
        <w:t xml:space="preserve"> de valores, </w:t>
      </w:r>
      <w:r>
        <w:t>em que unidade está expressa, qual evento temporal registra e como deve ser interpretada. Quando esse manual é insuficiente, o sistema não deixa de funcionar, mas passa a operar como caixa-preta: só compreende plenamente seus dados quem já conhece as regras implícitas. No caso do CAF, isso é especialmente sensível porque a base reúne 527 campos documentados e integra esquema maior com 109 tabelas, das quais 95 estavam efetivamente em uso no momento da análise e cobertas pelo dicionário (peça 70; peça 134, p. 4).</w:t>
      </w:r>
    </w:p>
    <w:p w14:paraId="36565A38" w14:textId="77777777" w:rsidR="007C0571" w:rsidRDefault="007C0571" w:rsidP="007C0571">
      <w:pPr>
        <w:pStyle w:val="Pargrafonumerado"/>
        <w:spacing w:after="120"/>
        <w:ind w:left="0" w:firstLine="0"/>
      </w:pPr>
      <w:r>
        <w:t>A ISO/IEC 11179:2015 estabelece que todo elemento de dados em um registro de metadados deve conter, no mínimo, nome, definição inequívoca, tipo, domínio de valores, unidade de medida (quando aplicável) e fonte autoritativa, ou seja, o conjunto de atributos necessário para que qualquer usuário autorizado possa interpretar o dado sem conhecimento prévio do sistema. O DAMA-DMBOK v2 complementa esse referencial ao tratar os metadados como pré-requisito para todas as demais funções de governança de dados: sem saber o que cada campo significa, não é possível definir regras de qualidade, implementar validações, planejar integrações nem monitorar a evolução da base (Cap. 12, peça 86, p. 13). A análise que se segue organiza as constatações em dimensões que refletem esses referenciais.</w:t>
      </w:r>
    </w:p>
    <w:p w14:paraId="29CFD762" w14:textId="77777777" w:rsidR="007C0571" w:rsidRDefault="007C0571" w:rsidP="007C0571">
      <w:pPr>
        <w:pStyle w:val="Pargrafonumerado"/>
        <w:spacing w:after="120"/>
        <w:ind w:left="0" w:firstLine="0"/>
      </w:pPr>
      <w:r>
        <w:t xml:space="preserve">Para manter comparabilidade com os achados anteriores, a equipe adota a mesma escala sintética de maturidade: 0 = ad-hoc; 1 = inicial; 2 = repetível; 3 = definido; 4 = gerenciado; 5 = </w:t>
      </w:r>
      <w:r>
        <w:lastRenderedPageBreak/>
        <w:t>otimizado. Trata-se de escala analítica adaptada do DAMA-DMBOK e do CMMI-DMM, não de aplicação literal da taxonomia de nenhum desses referenciais.</w:t>
      </w:r>
    </w:p>
    <w:p w14:paraId="2586978E" w14:textId="77777777" w:rsidR="007C0571" w:rsidRPr="008E77FF" w:rsidRDefault="007C0571" w:rsidP="007C0571">
      <w:pPr>
        <w:pStyle w:val="Ttulo4"/>
        <w:rPr>
          <w:rFonts w:ascii="Times New Roman" w:hAnsi="Times New Roman" w:cs="Times New Roman"/>
          <w:b/>
          <w:bCs/>
          <w:i w:val="0"/>
          <w:iCs w:val="0"/>
          <w:color w:val="000000" w:themeColor="text1"/>
        </w:rPr>
      </w:pPr>
      <w:r w:rsidRPr="008E77FF">
        <w:rPr>
          <w:rFonts w:ascii="Times New Roman" w:hAnsi="Times New Roman" w:cs="Times New Roman"/>
          <w:b/>
          <w:bCs/>
          <w:i w:val="0"/>
          <w:iCs w:val="0"/>
          <w:color w:val="000000" w:themeColor="text1"/>
        </w:rPr>
        <w:t>Ponto forte: cobertura estrutural</w:t>
      </w:r>
    </w:p>
    <w:p w14:paraId="3770EAF8" w14:textId="77777777" w:rsidR="007C0571" w:rsidRDefault="007C0571" w:rsidP="007C0571">
      <w:pPr>
        <w:pStyle w:val="Pargrafonumerado"/>
        <w:spacing w:after="120"/>
        <w:ind w:left="0" w:firstLine="0"/>
      </w:pPr>
      <w:r>
        <w:t>Antes de detalhar as dimensões de fragilidade, é necessário reconhecer o ponto positivo mais relevante: o dicionário de dados do CAF cobre 100% das 95 tabelas efetivamente em uso (</w:t>
      </w:r>
      <w:commentRangeStart w:id="75"/>
      <w:r>
        <w:t>peça 134, p. 4</w:t>
      </w:r>
      <w:commentRangeEnd w:id="75"/>
      <w:r w:rsidR="001A62CF">
        <w:rPr>
          <w:rStyle w:val="Refdecomentrio"/>
          <w:sz w:val="24"/>
          <w:szCs w:val="24"/>
        </w:rPr>
        <w:commentReference w:id="75"/>
      </w:r>
      <w:r>
        <w:t xml:space="preserve">). Além disso, 31 campos (5,9%) já apresentam descrições funcionais adequadas (peça 135, p. 4), constituindo </w:t>
      </w:r>
      <w:r w:rsidRPr="00D326B7">
        <w:rPr>
          <w:i/>
          <w:iCs/>
        </w:rPr>
        <w:t>benchmark</w:t>
      </w:r>
      <w:r>
        <w:t xml:space="preserve"> interno que demonstra viabilidade técnica imediata, pois a equipe do sistema sabe produzir descrições de qualidade quando o faz. O diagnóstico que se segue, portanto, não é sobre ausência de documentação, mas sobre insuficiência qualitativa da documentação existente. Essa distinção é central para calibrar o tom do achado: o CAF dispõe de alicerce concreto para melhoria incremental, não necessita de reconstrução do zero.</w:t>
      </w:r>
    </w:p>
    <w:p w14:paraId="01F2F168" w14:textId="77777777" w:rsidR="007C0571" w:rsidRPr="008E77FF" w:rsidRDefault="007C0571" w:rsidP="007C0571">
      <w:pPr>
        <w:pStyle w:val="Ttulo4"/>
        <w:rPr>
          <w:rFonts w:ascii="Times New Roman" w:hAnsi="Times New Roman" w:cs="Times New Roman"/>
          <w:b/>
          <w:bCs/>
          <w:i w:val="0"/>
          <w:iCs w:val="0"/>
          <w:color w:val="000000" w:themeColor="text1"/>
        </w:rPr>
      </w:pPr>
      <w:r w:rsidRPr="008E77FF">
        <w:rPr>
          <w:rFonts w:ascii="Times New Roman" w:hAnsi="Times New Roman" w:cs="Times New Roman"/>
          <w:b/>
          <w:bCs/>
          <w:i w:val="0"/>
          <w:iCs w:val="0"/>
          <w:color w:val="000000" w:themeColor="text1"/>
        </w:rPr>
        <w:t>Diagnóstico por dimensão de qualidade de metadados</w:t>
      </w:r>
    </w:p>
    <w:p w14:paraId="6023D6EE" w14:textId="77777777" w:rsidR="007C0571" w:rsidRPr="008E77FF" w:rsidRDefault="007C0571" w:rsidP="007C0571">
      <w:pPr>
        <w:spacing w:before="60" w:after="60"/>
        <w:rPr>
          <w:b/>
          <w:bCs/>
        </w:rPr>
      </w:pPr>
      <w:r w:rsidRPr="008E77FF">
        <w:rPr>
          <w:b/>
          <w:bCs/>
        </w:rPr>
        <w:t>Dimensão 1 — Riqueza semântica das descrições</w:t>
      </w:r>
    </w:p>
    <w:p w14:paraId="59F9527C" w14:textId="77777777" w:rsidR="007C0571" w:rsidRDefault="007C0571" w:rsidP="007C0571">
      <w:pPr>
        <w:pStyle w:val="Pargrafonumerado"/>
        <w:spacing w:after="120"/>
        <w:ind w:left="0" w:firstLine="0"/>
      </w:pPr>
      <w:r>
        <w:t>A auditoria constatou, assim, um conflito claro entre o que existe e o que deveria existir. De um lado, há infraestrutura básica de documentação, ponto positivo que precisa ser reconhecido: o dicionário cobre integralmente as tabelas em uso e o Documento de Regras de Negócio do CAF 3.0 contém definições funcionais relevantes (peça 78). De outro, a qualidade semântica dessa documentação permanece insuficiente para os padrões de gestão de metadados preconizados pela ISO/IEC 11179, pelo DAMA-DMBOK v2 e pela governança de dados da Administração Pública. A análise censitária dos 527 campos mostrou que 496 descrições, equivalentes a 94,1%, são inadequadas porque apenas repetem o nome técnico da coluna ou empregam fórmulas genéricas que não ajudam o leitor a compreender o dado em contexto de negócio (peça 135, p. 4). Em vez de explicar, o dicionário frequentemente apenas reescreve o nome da variável em português corrido.</w:t>
      </w:r>
    </w:p>
    <w:p w14:paraId="4CDE50B6" w14:textId="77777777" w:rsidR="007C0571" w:rsidRDefault="007C0571" w:rsidP="007C0571">
      <w:pPr>
        <w:keepNext/>
        <w:spacing w:before="240" w:after="120"/>
        <w:jc w:val="center"/>
      </w:pPr>
      <w:r>
        <w:rPr>
          <w:b/>
          <w:sz w:val="20"/>
        </w:rPr>
        <w:t xml:space="preserve">Tabela 7 — </w:t>
      </w:r>
      <w:r>
        <w:rPr>
          <w:sz w:val="20"/>
        </w:rPr>
        <w:t>Síntese das insuficiências do dicionário de dados do CAF</w:t>
      </w:r>
    </w:p>
    <w:tbl>
      <w:tblPr>
        <w:tblStyle w:val="Tabelacomgrade"/>
        <w:tblW w:w="0" w:type="auto"/>
        <w:jc w:val="center"/>
        <w:tblLook w:val="04A0" w:firstRow="1" w:lastRow="0" w:firstColumn="1" w:lastColumn="0" w:noHBand="0" w:noVBand="1"/>
      </w:tblPr>
      <w:tblGrid>
        <w:gridCol w:w="2406"/>
        <w:gridCol w:w="2407"/>
        <w:gridCol w:w="2407"/>
        <w:gridCol w:w="2407"/>
      </w:tblGrid>
      <w:tr w:rsidR="007C0571" w14:paraId="752E6F67" w14:textId="77777777" w:rsidTr="00A62EAB">
        <w:trPr>
          <w:jc w:val="center"/>
        </w:trPr>
        <w:tc>
          <w:tcPr>
            <w:tcW w:w="2409" w:type="dxa"/>
          </w:tcPr>
          <w:p w14:paraId="07CB4504" w14:textId="77777777" w:rsidR="007C0571" w:rsidRDefault="007C0571" w:rsidP="00A62EAB">
            <w:pPr>
              <w:spacing w:before="20" w:after="20"/>
              <w:jc w:val="left"/>
            </w:pPr>
            <w:r>
              <w:rPr>
                <w:b/>
                <w:sz w:val="20"/>
              </w:rPr>
              <w:t>Dimensão</w:t>
            </w:r>
          </w:p>
        </w:tc>
        <w:tc>
          <w:tcPr>
            <w:tcW w:w="2409" w:type="dxa"/>
          </w:tcPr>
          <w:p w14:paraId="1C235756" w14:textId="77777777" w:rsidR="007C0571" w:rsidRDefault="007C0571" w:rsidP="00A62EAB">
            <w:pPr>
              <w:spacing w:before="20" w:after="20"/>
              <w:jc w:val="right"/>
            </w:pPr>
            <w:r>
              <w:rPr>
                <w:b/>
                <w:sz w:val="20"/>
              </w:rPr>
              <w:t>Universo analisado</w:t>
            </w:r>
          </w:p>
        </w:tc>
        <w:tc>
          <w:tcPr>
            <w:tcW w:w="2409" w:type="dxa"/>
          </w:tcPr>
          <w:p w14:paraId="12DA5084" w14:textId="77777777" w:rsidR="007C0571" w:rsidRDefault="007C0571" w:rsidP="00A62EAB">
            <w:pPr>
              <w:spacing w:before="20" w:after="20"/>
              <w:jc w:val="left"/>
            </w:pPr>
            <w:r>
              <w:rPr>
                <w:b/>
                <w:sz w:val="20"/>
              </w:rPr>
              <w:t>Situação identificada</w:t>
            </w:r>
          </w:p>
        </w:tc>
        <w:tc>
          <w:tcPr>
            <w:tcW w:w="2409" w:type="dxa"/>
          </w:tcPr>
          <w:p w14:paraId="5C4F9C5C" w14:textId="77777777" w:rsidR="007C0571" w:rsidRDefault="007C0571" w:rsidP="00A62EAB">
            <w:pPr>
              <w:spacing w:before="20" w:after="20"/>
              <w:jc w:val="right"/>
            </w:pPr>
            <w:r>
              <w:rPr>
                <w:b/>
                <w:sz w:val="20"/>
              </w:rPr>
              <w:t>Resultado</w:t>
            </w:r>
          </w:p>
        </w:tc>
      </w:tr>
      <w:tr w:rsidR="007C0571" w14:paraId="14A4F91A" w14:textId="77777777" w:rsidTr="00A62EAB">
        <w:trPr>
          <w:jc w:val="center"/>
        </w:trPr>
        <w:tc>
          <w:tcPr>
            <w:tcW w:w="2409" w:type="dxa"/>
          </w:tcPr>
          <w:p w14:paraId="1174B789" w14:textId="77777777" w:rsidR="007C0571" w:rsidRDefault="007C0571" w:rsidP="00A62EAB">
            <w:pPr>
              <w:spacing w:before="20" w:after="20"/>
              <w:jc w:val="left"/>
            </w:pPr>
            <w:r>
              <w:rPr>
                <w:sz w:val="20"/>
              </w:rPr>
              <w:t>Cobertura formal</w:t>
            </w:r>
          </w:p>
        </w:tc>
        <w:tc>
          <w:tcPr>
            <w:tcW w:w="2409" w:type="dxa"/>
          </w:tcPr>
          <w:p w14:paraId="45B1B2A6" w14:textId="77777777" w:rsidR="007C0571" w:rsidRDefault="007C0571" w:rsidP="00A62EAB">
            <w:pPr>
              <w:spacing w:before="20" w:after="20"/>
              <w:jc w:val="right"/>
            </w:pPr>
            <w:r>
              <w:rPr>
                <w:sz w:val="20"/>
              </w:rPr>
              <w:t>95 tabelas em uso</w:t>
            </w:r>
          </w:p>
        </w:tc>
        <w:tc>
          <w:tcPr>
            <w:tcW w:w="2409" w:type="dxa"/>
          </w:tcPr>
          <w:p w14:paraId="4D1F66C4" w14:textId="77777777" w:rsidR="007C0571" w:rsidRDefault="007C0571" w:rsidP="00A62EAB">
            <w:pPr>
              <w:spacing w:before="20" w:after="20"/>
              <w:jc w:val="left"/>
            </w:pPr>
            <w:r>
              <w:rPr>
                <w:sz w:val="20"/>
              </w:rPr>
              <w:t>Tabelas documentadas no dicionário</w:t>
            </w:r>
          </w:p>
        </w:tc>
        <w:tc>
          <w:tcPr>
            <w:tcW w:w="2409" w:type="dxa"/>
          </w:tcPr>
          <w:p w14:paraId="48B64C96" w14:textId="77777777" w:rsidR="007C0571" w:rsidRDefault="007C0571" w:rsidP="00A62EAB">
            <w:pPr>
              <w:spacing w:before="20" w:after="20"/>
              <w:jc w:val="right"/>
            </w:pPr>
            <w:r>
              <w:rPr>
                <w:sz w:val="20"/>
              </w:rPr>
              <w:t>100%</w:t>
            </w:r>
          </w:p>
        </w:tc>
      </w:tr>
      <w:tr w:rsidR="007C0571" w14:paraId="200F73C0" w14:textId="77777777" w:rsidTr="00A62EAB">
        <w:trPr>
          <w:jc w:val="center"/>
        </w:trPr>
        <w:tc>
          <w:tcPr>
            <w:tcW w:w="2409" w:type="dxa"/>
          </w:tcPr>
          <w:p w14:paraId="17F50F6C" w14:textId="77777777" w:rsidR="007C0571" w:rsidRDefault="007C0571" w:rsidP="00A62EAB">
            <w:pPr>
              <w:spacing w:before="20" w:after="20"/>
              <w:jc w:val="left"/>
            </w:pPr>
            <w:r>
              <w:rPr>
                <w:sz w:val="20"/>
              </w:rPr>
              <w:t>Qualidade semântica</w:t>
            </w:r>
          </w:p>
        </w:tc>
        <w:tc>
          <w:tcPr>
            <w:tcW w:w="2409" w:type="dxa"/>
          </w:tcPr>
          <w:p w14:paraId="2F5D65D2" w14:textId="77777777" w:rsidR="007C0571" w:rsidRDefault="007C0571" w:rsidP="00A62EAB">
            <w:pPr>
              <w:spacing w:before="20" w:after="20"/>
              <w:jc w:val="right"/>
            </w:pPr>
            <w:r>
              <w:rPr>
                <w:sz w:val="20"/>
              </w:rPr>
              <w:t>527 campos</w:t>
            </w:r>
          </w:p>
        </w:tc>
        <w:tc>
          <w:tcPr>
            <w:tcW w:w="2409" w:type="dxa"/>
          </w:tcPr>
          <w:p w14:paraId="2D17FCFC" w14:textId="77777777" w:rsidR="007C0571" w:rsidRDefault="007C0571" w:rsidP="00A62EAB">
            <w:pPr>
              <w:spacing w:before="20" w:after="20"/>
              <w:jc w:val="left"/>
            </w:pPr>
            <w:r>
              <w:rPr>
                <w:sz w:val="20"/>
              </w:rPr>
              <w:t>Descrições inadequadas</w:t>
            </w:r>
          </w:p>
        </w:tc>
        <w:tc>
          <w:tcPr>
            <w:tcW w:w="2409" w:type="dxa"/>
          </w:tcPr>
          <w:p w14:paraId="0C512545" w14:textId="77777777" w:rsidR="007C0571" w:rsidRDefault="007C0571" w:rsidP="00A62EAB">
            <w:pPr>
              <w:spacing w:before="20" w:after="20"/>
              <w:jc w:val="right"/>
            </w:pPr>
            <w:r>
              <w:rPr>
                <w:sz w:val="20"/>
              </w:rPr>
              <w:t>94,1%</w:t>
            </w:r>
          </w:p>
        </w:tc>
      </w:tr>
      <w:tr w:rsidR="007C0571" w14:paraId="445A3A6B" w14:textId="77777777" w:rsidTr="00A62EAB">
        <w:trPr>
          <w:jc w:val="center"/>
        </w:trPr>
        <w:tc>
          <w:tcPr>
            <w:tcW w:w="2409" w:type="dxa"/>
          </w:tcPr>
          <w:p w14:paraId="0BD8629F" w14:textId="77777777" w:rsidR="007C0571" w:rsidRDefault="007C0571" w:rsidP="00A62EAB">
            <w:pPr>
              <w:spacing w:before="20" w:after="20"/>
              <w:jc w:val="left"/>
            </w:pPr>
            <w:r>
              <w:rPr>
                <w:sz w:val="20"/>
              </w:rPr>
              <w:t>Unidade de medida</w:t>
            </w:r>
          </w:p>
        </w:tc>
        <w:tc>
          <w:tcPr>
            <w:tcW w:w="2409" w:type="dxa"/>
          </w:tcPr>
          <w:p w14:paraId="074C2763" w14:textId="77777777" w:rsidR="007C0571" w:rsidRDefault="007C0571" w:rsidP="00A62EAB">
            <w:pPr>
              <w:spacing w:before="20" w:after="20"/>
              <w:jc w:val="right"/>
            </w:pPr>
            <w:r>
              <w:rPr>
                <w:sz w:val="20"/>
              </w:rPr>
              <w:t>125 campos numéricos</w:t>
            </w:r>
          </w:p>
        </w:tc>
        <w:tc>
          <w:tcPr>
            <w:tcW w:w="2409" w:type="dxa"/>
          </w:tcPr>
          <w:p w14:paraId="0F8FA83B" w14:textId="77777777" w:rsidR="007C0571" w:rsidRDefault="007C0571" w:rsidP="00A62EAB">
            <w:pPr>
              <w:spacing w:before="20" w:after="20"/>
              <w:jc w:val="left"/>
            </w:pPr>
            <w:r>
              <w:rPr>
                <w:sz w:val="20"/>
              </w:rPr>
              <w:t>Campos sem unidade especificada</w:t>
            </w:r>
          </w:p>
        </w:tc>
        <w:tc>
          <w:tcPr>
            <w:tcW w:w="2409" w:type="dxa"/>
          </w:tcPr>
          <w:p w14:paraId="153599CE" w14:textId="77777777" w:rsidR="007C0571" w:rsidRDefault="007C0571" w:rsidP="00A62EAB">
            <w:pPr>
              <w:spacing w:before="20" w:after="20"/>
              <w:jc w:val="right"/>
            </w:pPr>
            <w:r>
              <w:rPr>
                <w:sz w:val="20"/>
              </w:rPr>
              <w:t>84%</w:t>
            </w:r>
          </w:p>
        </w:tc>
      </w:tr>
      <w:tr w:rsidR="007C0571" w14:paraId="7FEDBF35" w14:textId="77777777" w:rsidTr="00A62EAB">
        <w:trPr>
          <w:jc w:val="center"/>
        </w:trPr>
        <w:tc>
          <w:tcPr>
            <w:tcW w:w="2409" w:type="dxa"/>
          </w:tcPr>
          <w:p w14:paraId="547FF8C1" w14:textId="77777777" w:rsidR="007C0571" w:rsidRDefault="007C0571" w:rsidP="00A62EAB">
            <w:pPr>
              <w:spacing w:before="20" w:after="20"/>
              <w:jc w:val="left"/>
            </w:pPr>
            <w:r>
              <w:rPr>
                <w:sz w:val="20"/>
              </w:rPr>
              <w:t>Clareza temporal</w:t>
            </w:r>
          </w:p>
        </w:tc>
        <w:tc>
          <w:tcPr>
            <w:tcW w:w="2409" w:type="dxa"/>
          </w:tcPr>
          <w:p w14:paraId="4C76F4CE" w14:textId="77777777" w:rsidR="007C0571" w:rsidRDefault="007C0571" w:rsidP="00A62EAB">
            <w:pPr>
              <w:spacing w:before="20" w:after="20"/>
              <w:jc w:val="right"/>
            </w:pPr>
            <w:r>
              <w:rPr>
                <w:sz w:val="20"/>
              </w:rPr>
              <w:t>87 campos temporais</w:t>
            </w:r>
          </w:p>
        </w:tc>
        <w:tc>
          <w:tcPr>
            <w:tcW w:w="2409" w:type="dxa"/>
          </w:tcPr>
          <w:p w14:paraId="0A9A63DF" w14:textId="77777777" w:rsidR="007C0571" w:rsidRDefault="007C0571" w:rsidP="00A62EAB">
            <w:pPr>
              <w:spacing w:before="20" w:after="20"/>
              <w:jc w:val="left"/>
            </w:pPr>
            <w:r>
              <w:rPr>
                <w:sz w:val="20"/>
              </w:rPr>
              <w:t>Campos ambíguos quanto ao evento registrado</w:t>
            </w:r>
          </w:p>
        </w:tc>
        <w:tc>
          <w:tcPr>
            <w:tcW w:w="2409" w:type="dxa"/>
          </w:tcPr>
          <w:p w14:paraId="5FF61E1A" w14:textId="77777777" w:rsidR="007C0571" w:rsidRDefault="007C0571" w:rsidP="00A62EAB">
            <w:pPr>
              <w:spacing w:before="20" w:after="20"/>
              <w:jc w:val="right"/>
            </w:pPr>
            <w:r>
              <w:rPr>
                <w:sz w:val="20"/>
              </w:rPr>
              <w:t>92%</w:t>
            </w:r>
          </w:p>
        </w:tc>
      </w:tr>
    </w:tbl>
    <w:p w14:paraId="5ECD4671" w14:textId="77777777" w:rsidR="007C0571" w:rsidRDefault="007C0571" w:rsidP="007C0571">
      <w:pPr>
        <w:spacing w:before="0" w:after="120" w:line="40" w:lineRule="exact"/>
      </w:pPr>
    </w:p>
    <w:p w14:paraId="0414565D" w14:textId="77777777" w:rsidR="007C0571" w:rsidRPr="008E77FF" w:rsidRDefault="007C0571" w:rsidP="007C0571">
      <w:pPr>
        <w:spacing w:before="40" w:after="120"/>
        <w:rPr>
          <w:iCs/>
          <w:sz w:val="20"/>
          <w:szCs w:val="20"/>
        </w:rPr>
      </w:pPr>
      <w:r w:rsidRPr="008E77FF">
        <w:rPr>
          <w:iCs/>
          <w:sz w:val="20"/>
          <w:szCs w:val="20"/>
        </w:rPr>
        <w:t>Fonte: elaboração da equipe de auditoria com base nas peças 132, 133, 134, 135 e 136.</w:t>
      </w:r>
    </w:p>
    <w:p w14:paraId="1B41E430" w14:textId="32AF2E1D" w:rsidR="007C0571" w:rsidRDefault="007C0571" w:rsidP="007C0571">
      <w:pPr>
        <w:pStyle w:val="Pargrafonumerado"/>
        <w:spacing w:after="120"/>
        <w:ind w:left="0" w:firstLine="0"/>
      </w:pPr>
      <w:r>
        <w:t xml:space="preserve">A deficiência torna-se mais visível quando se abandona a abstração e se olha para exemplos concretos. O campo </w:t>
      </w:r>
      <w:r w:rsidRPr="00D326B7">
        <w:rPr>
          <w:b/>
          <w:bCs/>
        </w:rPr>
        <w:t>id_area_imovel</w:t>
      </w:r>
      <w:r>
        <w:t xml:space="preserve">, por exemplo, aparece descrito como "ID de identificação de área imóvel", expressão tautológica que não informa sua função no modelo de dados; </w:t>
      </w:r>
      <w:r w:rsidRPr="00D326B7">
        <w:rPr>
          <w:b/>
          <w:bCs/>
        </w:rPr>
        <w:t>nr_area</w:t>
      </w:r>
      <w:r>
        <w:t xml:space="preserve"> surge como "Tamanho da área imóvel", sem dizer se o valor está em hectares, metros quadrados ou outra unidade; </w:t>
      </w:r>
      <w:r w:rsidRPr="00D326B7">
        <w:rPr>
          <w:b/>
          <w:bCs/>
        </w:rPr>
        <w:t>nr_latitude</w:t>
      </w:r>
      <w:r>
        <w:t xml:space="preserve"> e </w:t>
      </w:r>
      <w:r w:rsidRPr="00D326B7">
        <w:rPr>
          <w:b/>
          <w:bCs/>
        </w:rPr>
        <w:t>nr_longitude</w:t>
      </w:r>
      <w:r>
        <w:t xml:space="preserve"> não informam </w:t>
      </w:r>
      <w:commentRangeStart w:id="76"/>
      <w:r>
        <w:t>datum</w:t>
      </w:r>
      <w:commentRangeEnd w:id="76"/>
      <w:r w:rsidR="00A75A96">
        <w:rPr>
          <w:rStyle w:val="Refdecomentrio"/>
          <w:sz w:val="24"/>
          <w:szCs w:val="24"/>
        </w:rPr>
        <w:commentReference w:id="76"/>
      </w:r>
      <w:r>
        <w:t xml:space="preserve"> ou formato; </w:t>
      </w:r>
      <w:r w:rsidRPr="00D326B7">
        <w:rPr>
          <w:b/>
          <w:bCs/>
        </w:rPr>
        <w:t>dt_criacao</w:t>
      </w:r>
      <w:r>
        <w:t xml:space="preserve"> e </w:t>
      </w:r>
      <w:r w:rsidRPr="00D326B7">
        <w:rPr>
          <w:b/>
          <w:bCs/>
        </w:rPr>
        <w:t>dt_</w:t>
      </w:r>
      <w:r w:rsidR="004960B2">
        <w:rPr>
          <w:b/>
          <w:bCs/>
        </w:rPr>
        <w:t>ativacao</w:t>
      </w:r>
      <w:r w:rsidR="004960B2">
        <w:t xml:space="preserve"> </w:t>
      </w:r>
      <w:r>
        <w:t>não distinguem se referem</w:t>
      </w:r>
      <w:r w:rsidR="00A75A96">
        <w:t>-se</w:t>
      </w:r>
      <w:r>
        <w:t xml:space="preserve"> à criação técnica do registro ou ao evento de negócio subjacente (peça 75; peça 133, p. 6-</w:t>
      </w:r>
      <w:r w:rsidR="004960B2">
        <w:t>7</w:t>
      </w:r>
      <w:r>
        <w:t xml:space="preserve">; peça 136, p. 5). Em outras palavras, o manual existe, mas grande parte de suas instruções é insuficiente para orientar quem precisa operar, integrar, auditar ou evoluir o sistema. Em termos de maturidade, a situação é </w:t>
      </w:r>
      <w:r>
        <w:rPr>
          <w:b/>
        </w:rPr>
        <w:t>Ad-hoc (0)</w:t>
      </w:r>
      <w:r>
        <w:t>: as descrições existem mas não cumprem a função de interpretação autônoma.</w:t>
      </w:r>
    </w:p>
    <w:p w14:paraId="49DBB3F8" w14:textId="77777777" w:rsidR="007C0571" w:rsidRDefault="007C0571" w:rsidP="007C0571">
      <w:pPr>
        <w:keepNext/>
        <w:spacing w:before="240" w:after="120"/>
        <w:jc w:val="center"/>
      </w:pPr>
      <w:r>
        <w:rPr>
          <w:b/>
          <w:sz w:val="20"/>
        </w:rPr>
        <w:t xml:space="preserve">Tabela 8 — </w:t>
      </w:r>
      <w:r>
        <w:rPr>
          <w:sz w:val="20"/>
        </w:rPr>
        <w:t>Exemplos de descrições atuais e do conteúdo semântico que deveriam conter</w:t>
      </w:r>
    </w:p>
    <w:tbl>
      <w:tblPr>
        <w:tblStyle w:val="Tabelacomgrade"/>
        <w:tblW w:w="0" w:type="auto"/>
        <w:jc w:val="center"/>
        <w:tblLook w:val="04A0" w:firstRow="1" w:lastRow="0" w:firstColumn="1" w:lastColumn="0" w:noHBand="0" w:noVBand="1"/>
      </w:tblPr>
      <w:tblGrid>
        <w:gridCol w:w="3208"/>
        <w:gridCol w:w="3210"/>
        <w:gridCol w:w="3209"/>
      </w:tblGrid>
      <w:tr w:rsidR="007C0571" w14:paraId="20E4E563" w14:textId="77777777" w:rsidTr="00A62EAB">
        <w:trPr>
          <w:jc w:val="center"/>
        </w:trPr>
        <w:tc>
          <w:tcPr>
            <w:tcW w:w="3212" w:type="dxa"/>
          </w:tcPr>
          <w:p w14:paraId="0C940338" w14:textId="77777777" w:rsidR="007C0571" w:rsidRDefault="007C0571" w:rsidP="00A62EAB">
            <w:pPr>
              <w:spacing w:before="20" w:after="20"/>
              <w:jc w:val="left"/>
            </w:pPr>
            <w:r>
              <w:rPr>
                <w:b/>
                <w:sz w:val="20"/>
              </w:rPr>
              <w:t>Campo</w:t>
            </w:r>
          </w:p>
        </w:tc>
        <w:tc>
          <w:tcPr>
            <w:tcW w:w="3212" w:type="dxa"/>
          </w:tcPr>
          <w:p w14:paraId="254C31D2" w14:textId="77777777" w:rsidR="007C0571" w:rsidRDefault="007C0571" w:rsidP="00A62EAB">
            <w:pPr>
              <w:spacing w:before="20" w:after="20"/>
              <w:jc w:val="left"/>
            </w:pPr>
            <w:r>
              <w:rPr>
                <w:b/>
                <w:sz w:val="20"/>
              </w:rPr>
              <w:t>Descrição atual no dicionário</w:t>
            </w:r>
          </w:p>
        </w:tc>
        <w:tc>
          <w:tcPr>
            <w:tcW w:w="3212" w:type="dxa"/>
          </w:tcPr>
          <w:p w14:paraId="771FFAC9" w14:textId="77777777" w:rsidR="007C0571" w:rsidRDefault="007C0571" w:rsidP="00A62EAB">
            <w:pPr>
              <w:spacing w:before="20" w:after="20"/>
              <w:jc w:val="left"/>
            </w:pPr>
            <w:r>
              <w:rPr>
                <w:b/>
                <w:sz w:val="20"/>
              </w:rPr>
              <w:t>O que deveria conter</w:t>
            </w:r>
          </w:p>
        </w:tc>
      </w:tr>
      <w:tr w:rsidR="007C0571" w14:paraId="1FF29123" w14:textId="77777777" w:rsidTr="00A62EAB">
        <w:trPr>
          <w:jc w:val="center"/>
        </w:trPr>
        <w:tc>
          <w:tcPr>
            <w:tcW w:w="3212" w:type="dxa"/>
          </w:tcPr>
          <w:p w14:paraId="0840BDE4" w14:textId="77777777" w:rsidR="007C0571" w:rsidRDefault="007C0571" w:rsidP="00A62EAB">
            <w:pPr>
              <w:spacing w:before="20" w:after="20"/>
              <w:jc w:val="left"/>
            </w:pPr>
            <w:r>
              <w:rPr>
                <w:sz w:val="20"/>
              </w:rPr>
              <w:lastRenderedPageBreak/>
              <w:t>id_area_imovel</w:t>
            </w:r>
          </w:p>
        </w:tc>
        <w:tc>
          <w:tcPr>
            <w:tcW w:w="3212" w:type="dxa"/>
          </w:tcPr>
          <w:p w14:paraId="36C18CC6" w14:textId="77777777" w:rsidR="007C0571" w:rsidRDefault="007C0571" w:rsidP="00A62EAB">
            <w:pPr>
              <w:spacing w:before="20" w:after="20"/>
              <w:jc w:val="left"/>
            </w:pPr>
            <w:r>
              <w:rPr>
                <w:sz w:val="20"/>
              </w:rPr>
              <w:t>"ID de identificação de área imóvel"</w:t>
            </w:r>
          </w:p>
        </w:tc>
        <w:tc>
          <w:tcPr>
            <w:tcW w:w="3212" w:type="dxa"/>
          </w:tcPr>
          <w:p w14:paraId="3A426391" w14:textId="77777777" w:rsidR="007C0571" w:rsidRDefault="007C0571" w:rsidP="00A62EAB">
            <w:pPr>
              <w:spacing w:before="20" w:after="20"/>
              <w:jc w:val="left"/>
            </w:pPr>
            <w:r>
              <w:rPr>
                <w:sz w:val="20"/>
              </w:rPr>
              <w:t>Identificador único da área do imóvel vinculada à unidade familiar e usado para relacionamento entre tabelas</w:t>
            </w:r>
          </w:p>
        </w:tc>
      </w:tr>
      <w:tr w:rsidR="007C0571" w14:paraId="4F196A36" w14:textId="77777777" w:rsidTr="00A62EAB">
        <w:trPr>
          <w:jc w:val="center"/>
        </w:trPr>
        <w:tc>
          <w:tcPr>
            <w:tcW w:w="3212" w:type="dxa"/>
          </w:tcPr>
          <w:p w14:paraId="37B6AEED" w14:textId="77777777" w:rsidR="007C0571" w:rsidRDefault="007C0571" w:rsidP="00A62EAB">
            <w:pPr>
              <w:spacing w:before="20" w:after="20"/>
              <w:jc w:val="left"/>
            </w:pPr>
            <w:r>
              <w:rPr>
                <w:sz w:val="20"/>
              </w:rPr>
              <w:t>nr_area</w:t>
            </w:r>
          </w:p>
        </w:tc>
        <w:tc>
          <w:tcPr>
            <w:tcW w:w="3212" w:type="dxa"/>
          </w:tcPr>
          <w:p w14:paraId="76619150" w14:textId="77777777" w:rsidR="007C0571" w:rsidRDefault="007C0571" w:rsidP="00A62EAB">
            <w:pPr>
              <w:spacing w:before="20" w:after="20"/>
              <w:jc w:val="left"/>
            </w:pPr>
            <w:r>
              <w:rPr>
                <w:sz w:val="20"/>
              </w:rPr>
              <w:t>"Tamanho da área imóvel"</w:t>
            </w:r>
          </w:p>
        </w:tc>
        <w:tc>
          <w:tcPr>
            <w:tcW w:w="3212" w:type="dxa"/>
          </w:tcPr>
          <w:p w14:paraId="18109463" w14:textId="77777777" w:rsidR="007C0571" w:rsidRDefault="007C0571" w:rsidP="00A62EAB">
            <w:pPr>
              <w:spacing w:before="20" w:after="20"/>
              <w:jc w:val="left"/>
            </w:pPr>
            <w:r>
              <w:rPr>
                <w:sz w:val="20"/>
              </w:rPr>
              <w:t>Área do imóvel rural em hectares (ha), com precisão definida e uso associado à verificação do limite legal</w:t>
            </w:r>
          </w:p>
        </w:tc>
      </w:tr>
      <w:tr w:rsidR="007C0571" w14:paraId="52080CA5" w14:textId="77777777" w:rsidTr="00A62EAB">
        <w:trPr>
          <w:jc w:val="center"/>
        </w:trPr>
        <w:tc>
          <w:tcPr>
            <w:tcW w:w="3212" w:type="dxa"/>
          </w:tcPr>
          <w:p w14:paraId="1D0C8810" w14:textId="77777777" w:rsidR="007C0571" w:rsidRDefault="007C0571" w:rsidP="00A62EAB">
            <w:pPr>
              <w:spacing w:before="20" w:after="20"/>
              <w:jc w:val="left"/>
            </w:pPr>
            <w:r>
              <w:rPr>
                <w:sz w:val="20"/>
              </w:rPr>
              <w:t>nr_latitude</w:t>
            </w:r>
          </w:p>
        </w:tc>
        <w:tc>
          <w:tcPr>
            <w:tcW w:w="3212" w:type="dxa"/>
          </w:tcPr>
          <w:p w14:paraId="04CC9D9D" w14:textId="77777777" w:rsidR="007C0571" w:rsidRDefault="007C0571" w:rsidP="00A62EAB">
            <w:pPr>
              <w:spacing w:before="20" w:after="20"/>
              <w:jc w:val="left"/>
            </w:pPr>
            <w:r>
              <w:rPr>
                <w:sz w:val="20"/>
              </w:rPr>
              <w:t>"Latitude da área imóvel"</w:t>
            </w:r>
          </w:p>
        </w:tc>
        <w:tc>
          <w:tcPr>
            <w:tcW w:w="3212" w:type="dxa"/>
          </w:tcPr>
          <w:p w14:paraId="38C754AC" w14:textId="77777777" w:rsidR="007C0571" w:rsidRDefault="007C0571" w:rsidP="00A62EAB">
            <w:pPr>
              <w:spacing w:before="20" w:after="20"/>
              <w:jc w:val="left"/>
            </w:pPr>
            <w:r>
              <w:rPr>
                <w:sz w:val="20"/>
              </w:rPr>
              <w:t>Latitude em graus decimais, com indicação do datum geodésico adotado</w:t>
            </w:r>
          </w:p>
        </w:tc>
      </w:tr>
      <w:tr w:rsidR="007C0571" w14:paraId="2CED82DC" w14:textId="77777777" w:rsidTr="00A62EAB">
        <w:trPr>
          <w:jc w:val="center"/>
        </w:trPr>
        <w:tc>
          <w:tcPr>
            <w:tcW w:w="3212" w:type="dxa"/>
          </w:tcPr>
          <w:p w14:paraId="19D9FEB2" w14:textId="77777777" w:rsidR="007C0571" w:rsidRDefault="007C0571" w:rsidP="00A62EAB">
            <w:pPr>
              <w:spacing w:before="20" w:after="20"/>
              <w:jc w:val="left"/>
            </w:pPr>
            <w:r>
              <w:rPr>
                <w:sz w:val="20"/>
              </w:rPr>
              <w:t>dt_criacao</w:t>
            </w:r>
          </w:p>
        </w:tc>
        <w:tc>
          <w:tcPr>
            <w:tcW w:w="3212" w:type="dxa"/>
          </w:tcPr>
          <w:p w14:paraId="5B0CA397" w14:textId="77777777" w:rsidR="007C0571" w:rsidRDefault="007C0571" w:rsidP="00A62EAB">
            <w:pPr>
              <w:spacing w:before="20" w:after="20"/>
              <w:jc w:val="left"/>
            </w:pPr>
            <w:r>
              <w:rPr>
                <w:sz w:val="20"/>
              </w:rPr>
              <w:t>"Data criação"</w:t>
            </w:r>
          </w:p>
        </w:tc>
        <w:tc>
          <w:tcPr>
            <w:tcW w:w="3212" w:type="dxa"/>
          </w:tcPr>
          <w:p w14:paraId="0EECC926" w14:textId="77777777" w:rsidR="007C0571" w:rsidRDefault="007C0571" w:rsidP="00A62EAB">
            <w:pPr>
              <w:spacing w:before="20" w:after="20"/>
              <w:jc w:val="left"/>
            </w:pPr>
            <w:r>
              <w:rPr>
                <w:sz w:val="20"/>
              </w:rPr>
              <w:t>Data e hora de criação técnica do registro no banco de dados, distinta de eventos de negócio</w:t>
            </w:r>
          </w:p>
        </w:tc>
      </w:tr>
      <w:tr w:rsidR="007C0571" w14:paraId="7EFEFC82" w14:textId="77777777" w:rsidTr="00A62EAB">
        <w:trPr>
          <w:jc w:val="center"/>
        </w:trPr>
        <w:tc>
          <w:tcPr>
            <w:tcW w:w="3212" w:type="dxa"/>
          </w:tcPr>
          <w:p w14:paraId="2EC1F369" w14:textId="77777777" w:rsidR="007C0571" w:rsidRDefault="007C0571" w:rsidP="00A62EAB">
            <w:pPr>
              <w:spacing w:before="20" w:after="20"/>
              <w:jc w:val="left"/>
            </w:pPr>
            <w:commentRangeStart w:id="77"/>
            <w:r>
              <w:rPr>
                <w:sz w:val="20"/>
              </w:rPr>
              <w:t>dt_atualizacao</w:t>
            </w:r>
          </w:p>
        </w:tc>
        <w:tc>
          <w:tcPr>
            <w:tcW w:w="3212" w:type="dxa"/>
          </w:tcPr>
          <w:p w14:paraId="61A3D38A" w14:textId="77777777" w:rsidR="007C0571" w:rsidRDefault="007C0571" w:rsidP="00A62EAB">
            <w:pPr>
              <w:spacing w:before="20" w:after="20"/>
              <w:jc w:val="left"/>
            </w:pPr>
            <w:r>
              <w:rPr>
                <w:sz w:val="20"/>
              </w:rPr>
              <w:t>"Data atualização"</w:t>
            </w:r>
            <w:commentRangeEnd w:id="77"/>
            <w:r w:rsidR="004960B2">
              <w:rPr>
                <w:rStyle w:val="Refdecomentrio"/>
                <w:sz w:val="24"/>
                <w:szCs w:val="24"/>
              </w:rPr>
              <w:commentReference w:id="77"/>
            </w:r>
          </w:p>
        </w:tc>
        <w:tc>
          <w:tcPr>
            <w:tcW w:w="3212" w:type="dxa"/>
          </w:tcPr>
          <w:p w14:paraId="64F75183" w14:textId="77777777" w:rsidR="007C0571" w:rsidRDefault="007C0571" w:rsidP="00A62EAB">
            <w:pPr>
              <w:spacing w:before="20" w:after="20"/>
              <w:jc w:val="left"/>
            </w:pPr>
            <w:r>
              <w:rPr>
                <w:sz w:val="20"/>
              </w:rPr>
              <w:t>Data e hora da última atualização técnica do registro, com distinção em relação a vigência cadastral</w:t>
            </w:r>
          </w:p>
        </w:tc>
      </w:tr>
      <w:tr w:rsidR="007C0571" w14:paraId="6315C964" w14:textId="77777777" w:rsidTr="00A62EAB">
        <w:trPr>
          <w:jc w:val="center"/>
        </w:trPr>
        <w:tc>
          <w:tcPr>
            <w:tcW w:w="3212" w:type="dxa"/>
          </w:tcPr>
          <w:p w14:paraId="1729F2FA" w14:textId="77777777" w:rsidR="007C0571" w:rsidRDefault="007C0571" w:rsidP="00A62EAB">
            <w:pPr>
              <w:spacing w:before="20" w:after="20"/>
              <w:jc w:val="left"/>
            </w:pPr>
            <w:r>
              <w:rPr>
                <w:sz w:val="20"/>
              </w:rPr>
              <w:t>vl_renda_auferida</w:t>
            </w:r>
          </w:p>
        </w:tc>
        <w:tc>
          <w:tcPr>
            <w:tcW w:w="3212" w:type="dxa"/>
          </w:tcPr>
          <w:p w14:paraId="3F5B1BF0" w14:textId="77777777" w:rsidR="007C0571" w:rsidRDefault="007C0571" w:rsidP="00A62EAB">
            <w:pPr>
              <w:spacing w:before="20" w:after="20"/>
              <w:jc w:val="left"/>
            </w:pPr>
            <w:r>
              <w:rPr>
                <w:sz w:val="20"/>
              </w:rPr>
              <w:t>"Valor renda auferida"</w:t>
            </w:r>
          </w:p>
        </w:tc>
        <w:tc>
          <w:tcPr>
            <w:tcW w:w="3212" w:type="dxa"/>
          </w:tcPr>
          <w:p w14:paraId="254BAC18" w14:textId="77777777" w:rsidR="007C0571" w:rsidRDefault="007C0571" w:rsidP="00A62EAB">
            <w:pPr>
              <w:spacing w:before="20" w:after="20"/>
              <w:jc w:val="left"/>
            </w:pPr>
            <w:r>
              <w:rPr>
                <w:sz w:val="20"/>
              </w:rPr>
              <w:t>Valor da renda familiar auferida no período de referência, em reais (R$), conforme regra de negócio aplicável</w:t>
            </w:r>
          </w:p>
        </w:tc>
      </w:tr>
    </w:tbl>
    <w:p w14:paraId="55DBF5C4" w14:textId="77777777" w:rsidR="007C0571" w:rsidRDefault="007C0571" w:rsidP="007C0571">
      <w:pPr>
        <w:spacing w:before="0" w:after="120" w:line="40" w:lineRule="exact"/>
      </w:pPr>
    </w:p>
    <w:p w14:paraId="72704461" w14:textId="77777777" w:rsidR="007C0571" w:rsidRPr="008E77FF" w:rsidRDefault="007C0571" w:rsidP="007C0571">
      <w:pPr>
        <w:spacing w:before="40" w:after="120"/>
        <w:rPr>
          <w:iCs/>
          <w:sz w:val="20"/>
          <w:szCs w:val="20"/>
        </w:rPr>
      </w:pPr>
      <w:r w:rsidRPr="008E77FF">
        <w:rPr>
          <w:iCs/>
          <w:sz w:val="20"/>
          <w:szCs w:val="20"/>
        </w:rPr>
        <w:t>Fonte: elaboração da equipe de auditoria com base nas peças 75, 78, 133 e 136.</w:t>
      </w:r>
    </w:p>
    <w:p w14:paraId="57FC37D2" w14:textId="77777777" w:rsidR="007C0571" w:rsidRPr="008E77FF" w:rsidRDefault="007C0571" w:rsidP="007C0571">
      <w:pPr>
        <w:spacing w:before="60" w:after="60"/>
        <w:rPr>
          <w:b/>
          <w:bCs/>
        </w:rPr>
      </w:pPr>
      <w:r w:rsidRPr="008E77FF">
        <w:rPr>
          <w:b/>
          <w:bCs/>
        </w:rPr>
        <w:t>Dimensão 2 — Vinculação ao marco regulatório</w:t>
      </w:r>
    </w:p>
    <w:p w14:paraId="01F6536D" w14:textId="77777777" w:rsidR="007C0571" w:rsidRDefault="007C0571" w:rsidP="007C0571">
      <w:pPr>
        <w:pStyle w:val="Pargrafonumerado"/>
        <w:spacing w:after="120"/>
        <w:ind w:left="0" w:firstLine="0"/>
      </w:pPr>
      <w:r>
        <w:t xml:space="preserve">O dicionário de dados do CAF não mapeia campos para os dispositivos legais que os fundamentam. Na prática, isso significa que a rastreabilidade entre dado e norma é inexistente no artefato de metadados. O campo </w:t>
      </w:r>
      <w:r w:rsidRPr="00D326B7">
        <w:rPr>
          <w:b/>
          <w:bCs/>
        </w:rPr>
        <w:t>nr_modulo_fiscal</w:t>
      </w:r>
      <w:r>
        <w:t>, por exemplo, existe porque o art. 3º, I, da Lei 11.326/2006 define o limite de 4 módulos fiscais como requisito de elegibilidade, mas o dicionário não registra essa vinculação. Os campos de renda existem por força do art. 3º, V, da mesma Lei (predominância de renda familiar), mas o dicionário não documenta qual critério legal cada campo operacionaliza. A Portaria MDA 19/2025 define 14 tipos documentais aceitos para comprovação de posse ou propriedade (art. 8º, I, c), mas o dicionário não mapeia quais campos implementam essas categorias nem quais regras de negócio as operacionalizam.</w:t>
      </w:r>
    </w:p>
    <w:p w14:paraId="61EB31CC" w14:textId="77777777" w:rsidR="007C0571" w:rsidRDefault="007C0571" w:rsidP="007C0571">
      <w:pPr>
        <w:pStyle w:val="Pargrafonumerado"/>
        <w:spacing w:after="120"/>
        <w:ind w:left="0" w:firstLine="0"/>
      </w:pPr>
      <w:r>
        <w:t>A ISO/IEC 11179 trata a "fonte autoritativa" como atributo obrigatório de cada elemento de dados: para cada campo, deve ser possível identificar qual norma justifica sua existência. O DAMA-DMBOK complementa ao tratar a linhagem de dados como função que inclui a rastreabilidade até a regra de negócio originária.</w:t>
      </w:r>
    </w:p>
    <w:p w14:paraId="16E2379B" w14:textId="77777777" w:rsidR="007C0571" w:rsidRDefault="007C0571" w:rsidP="007C0571">
      <w:pPr>
        <w:pStyle w:val="Pargrafonumerado"/>
        <w:spacing w:after="120"/>
        <w:ind w:left="0" w:firstLine="0"/>
      </w:pPr>
      <w:r>
        <w:t xml:space="preserve">O impacto dessa lacuna é prospectivo: quando a norma muda, como ocorreu na transição da Portaria 20/2023 para a 19/2025, não há mapa para saber quais campos, tabelas e regras de negócio precisam ser revisados. Em termos de maturidade, a situação é </w:t>
      </w:r>
      <w:r>
        <w:rPr>
          <w:b/>
        </w:rPr>
        <w:t>Ad-hoc (0)</w:t>
      </w:r>
      <w:r>
        <w:t>: não há mapeamento campo→norma no dicionário.</w:t>
      </w:r>
    </w:p>
    <w:p w14:paraId="7F7BED47" w14:textId="77777777" w:rsidR="007C0571" w:rsidRPr="008E77FF" w:rsidRDefault="007C0571" w:rsidP="007C0571">
      <w:pPr>
        <w:spacing w:before="60" w:after="60"/>
        <w:rPr>
          <w:b/>
          <w:bCs/>
        </w:rPr>
      </w:pPr>
      <w:r w:rsidRPr="008E77FF">
        <w:rPr>
          <w:b/>
          <w:bCs/>
        </w:rPr>
        <w:t>Dimensão 3 — Clareza do modelo conceitual</w:t>
      </w:r>
    </w:p>
    <w:p w14:paraId="504AB0EE" w14:textId="77777777" w:rsidR="007C0571" w:rsidRDefault="007C0571" w:rsidP="007C0571">
      <w:pPr>
        <w:pStyle w:val="Pargrafonumerado"/>
        <w:spacing w:after="120"/>
        <w:ind w:left="0" w:firstLine="0"/>
      </w:pPr>
      <w:r>
        <w:t>O modelo entidade-relacionamento (MER) técnico do CAF existe (peça 76) e documenta as 109 tabelas do banco de dados com suas chaves primárias e estrangeiras. Trata-se, porém, de diagrama técnico de banco de dados, não de modelo conceitual de negócio legível por gestores, auditores ou equipes novas. A camada de abstração que explicaria, em linguagem acessível, as relações entre os conceitos centrais do cadastro (como UFPA se relaciona com imóvel, como imóvel se relaciona com documento, como responsável se vincula a UFPA, como o ciclo de vida de uma inscrição ativa→suspensa→inativa se reflete nas tabelas) não está formalizada em artefato autônomo.</w:t>
      </w:r>
    </w:p>
    <w:p w14:paraId="5C728921" w14:textId="77777777" w:rsidR="007C0571" w:rsidRDefault="007C0571" w:rsidP="007C0571">
      <w:pPr>
        <w:pStyle w:val="Pargrafonumerado"/>
        <w:spacing w:after="120"/>
        <w:ind w:left="0" w:firstLine="0"/>
      </w:pPr>
      <w:r>
        <w:t xml:space="preserve">O DAMA-DMBOK trata o modelo conceitual como ponte entre regras de negócio e implementação técnica: sem ele, apenas quem conhece o código-fonte ou já trabalhou com o sistema </w:t>
      </w:r>
      <w:r>
        <w:lastRenderedPageBreak/>
        <w:t xml:space="preserve">compreende as relações entre entidades. A ISO/IEC 11179 complementa ao exigir que o registro de metadados documente relacionamentos entre elementos de dados, não apenas definições isoladas. A consequência prática é que um </w:t>
      </w:r>
      <w:r>
        <w:t xml:space="preserve">novo desenvolvedor, auditor ou gestor que receba o MER técnico e o dicionário atual não consegue reconstruir a lógica do CAF sem orientação presencial de quem já conhece o sistema, reforçando a dependência de conhecimento tácito identificada como efeito potencial central deste achado. Em termos de maturidade, a situação é </w:t>
      </w:r>
      <w:r>
        <w:rPr>
          <w:b/>
        </w:rPr>
        <w:t>Inicial (1)</w:t>
      </w:r>
      <w:r>
        <w:t>: o MER técnico existe e é funcional, mas a camada conceitual de negócio está ausente.</w:t>
      </w:r>
    </w:p>
    <w:p w14:paraId="31039BB1" w14:textId="77777777" w:rsidR="007C0571" w:rsidRPr="008E77FF" w:rsidRDefault="007C0571" w:rsidP="007C0571">
      <w:pPr>
        <w:spacing w:before="60" w:after="60"/>
        <w:rPr>
          <w:b/>
          <w:bCs/>
        </w:rPr>
      </w:pPr>
      <w:r w:rsidRPr="008E77FF">
        <w:rPr>
          <w:b/>
          <w:bCs/>
        </w:rPr>
        <w:t>Dimensão 4 — Completude de unidades de medida</w:t>
      </w:r>
    </w:p>
    <w:p w14:paraId="7278B3EF" w14:textId="77777777" w:rsidR="007C0571" w:rsidRDefault="007C0571" w:rsidP="007C0571">
      <w:pPr>
        <w:pStyle w:val="Pargrafonumerado"/>
        <w:spacing w:after="120"/>
        <w:ind w:left="0" w:firstLine="0"/>
      </w:pPr>
      <w:r>
        <w:t xml:space="preserve">Dos 125 campos numéricos identificados no dicionário, 105 (84%) não especificam unidade de medida (peça 136, p. 4-5). A ausência é particularmente crítica em campos como </w:t>
      </w:r>
      <w:r w:rsidRPr="00D326B7">
        <w:rPr>
          <w:b/>
          <w:bCs/>
        </w:rPr>
        <w:t>nr_area</w:t>
      </w:r>
      <w:r>
        <w:t xml:space="preserve"> (hectares? alqueires? m</w:t>
      </w:r>
      <w:r>
        <w:rPr>
          <w:vertAlign w:val="superscript"/>
        </w:rPr>
        <w:t>2</w:t>
      </w:r>
      <w:r>
        <w:t xml:space="preserve">?), coordenadas geográficas (sem datum), e campos monetários (reais? centavos? mensal? anual?). Sem essa especificação, a interpretação dos dados depende de quem já conhece o sistema. A ISO/IEC 11179 trata a unidade de medida como atributo obrigatório para elementos numéricos. Em termos de maturidade, a situação é </w:t>
      </w:r>
      <w:r>
        <w:rPr>
          <w:b/>
        </w:rPr>
        <w:t>Ad-hoc (0)</w:t>
      </w:r>
      <w:r>
        <w:t>: o template do dicionário sequer prevê campo para registrar unidade.</w:t>
      </w:r>
    </w:p>
    <w:p w14:paraId="1B9BC17A" w14:textId="76D839F2" w:rsidR="007C0571" w:rsidRPr="00646FC0" w:rsidRDefault="007C0571" w:rsidP="007C0571">
      <w:pPr>
        <w:spacing w:before="60" w:after="60"/>
        <w:rPr>
          <w:b/>
          <w:bCs/>
        </w:rPr>
      </w:pPr>
      <w:r w:rsidRPr="00646FC0">
        <w:rPr>
          <w:b/>
          <w:bCs/>
        </w:rPr>
        <w:t>Dimensão 5 — Precisão temporal</w:t>
      </w:r>
    </w:p>
    <w:p w14:paraId="415A1D24" w14:textId="30CF8E33" w:rsidR="007C0571" w:rsidRDefault="007C0571" w:rsidP="007C0571">
      <w:pPr>
        <w:pStyle w:val="Pargrafonumerado"/>
        <w:spacing w:after="120"/>
        <w:ind w:left="0" w:firstLine="0"/>
      </w:pPr>
      <w:r>
        <w:t xml:space="preserve">Dos 87 campos temporais, 80 (92%) são ambíguos quanto ao evento que registram (peça 133, p. </w:t>
      </w:r>
      <w:r w:rsidR="00DE75DC">
        <w:t>6-7</w:t>
      </w:r>
      <w:r>
        <w:t xml:space="preserve">). Campos como </w:t>
      </w:r>
      <w:r w:rsidRPr="00D326B7">
        <w:rPr>
          <w:b/>
          <w:bCs/>
        </w:rPr>
        <w:t>dt_criacao</w:t>
      </w:r>
      <w:r>
        <w:t xml:space="preserve"> e </w:t>
      </w:r>
      <w:r w:rsidRPr="00D326B7">
        <w:rPr>
          <w:b/>
          <w:bCs/>
        </w:rPr>
        <w:t>dt_</w:t>
      </w:r>
      <w:r w:rsidR="00DE75DC">
        <w:rPr>
          <w:b/>
          <w:bCs/>
        </w:rPr>
        <w:t>ativacao</w:t>
      </w:r>
      <w:r w:rsidR="00DE75DC">
        <w:t xml:space="preserve"> </w:t>
      </w:r>
      <w:r>
        <w:t>não distinguem se referem</w:t>
      </w:r>
      <w:r w:rsidR="00DE75DC">
        <w:t>-se</w:t>
      </w:r>
      <w:r>
        <w:t xml:space="preserve"> à criação técnica do registro, ao evento de negócio subjacente ou à aprovação administrativa. A ISO/IEC 11179 exige que definições distinguam univocamente entre elementos similares. Em termos de maturidade, a situação é </w:t>
      </w:r>
      <w:r>
        <w:rPr>
          <w:b/>
        </w:rPr>
        <w:t>Ad-hoc (0)</w:t>
      </w:r>
      <w:r>
        <w:t>: sem distinção formal entre tipos de data.</w:t>
      </w:r>
    </w:p>
    <w:p w14:paraId="391CD448" w14:textId="77777777" w:rsidR="007C0571" w:rsidRPr="008E77FF" w:rsidRDefault="007C0571" w:rsidP="007C0571">
      <w:pPr>
        <w:spacing w:before="60" w:after="60"/>
        <w:rPr>
          <w:b/>
          <w:bCs/>
        </w:rPr>
      </w:pPr>
      <w:r w:rsidRPr="008E77FF">
        <w:rPr>
          <w:b/>
          <w:bCs/>
        </w:rPr>
        <w:t>Dimensão 6 — Integração ao ciclo de desenvolvimento</w:t>
      </w:r>
    </w:p>
    <w:p w14:paraId="22089EB5" w14:textId="77777777" w:rsidR="007C0571" w:rsidRDefault="007C0571" w:rsidP="007C0571">
      <w:pPr>
        <w:pStyle w:val="Pargrafonumerado"/>
        <w:spacing w:after="120"/>
        <w:ind w:left="0" w:firstLine="0"/>
      </w:pPr>
      <w:r>
        <w:t xml:space="preserve">O dicionário foi produzido e mantido, em grande medida, como documentação posterior ao desenvolvimento, sem enriquecimento semântico sistemático (peça 150, p. 59-60). O resultado natural de documentação </w:t>
      </w:r>
      <w:r w:rsidRPr="00D326B7">
        <w:rPr>
          <w:i/>
          <w:iCs/>
        </w:rPr>
        <w:t>post mortem</w:t>
      </w:r>
      <w:r>
        <w:t xml:space="preserve"> é a descrição tautológica: registra-se o nome do campo, mas não seu significado de negócio. Quando o esquema do banco muda (nova coluna, nova tabela, nova regra), o dicionário não é obrigatoriamente atualizado. Não há registro de quando uma definição mudou, quem mudou nem por quê. O COBIT 2019 (BAI10) trata a gestão de configuração como função que exige documentação sincronizada com mudanças no sistema. Em termos de maturidade, a situação é </w:t>
      </w:r>
      <w:r>
        <w:rPr>
          <w:b/>
        </w:rPr>
        <w:t>Ad-hoc (0)</w:t>
      </w:r>
      <w:r>
        <w:t>: sem processo formal de manutenção.</w:t>
      </w:r>
    </w:p>
    <w:p w14:paraId="3FBD4358" w14:textId="77777777" w:rsidR="007C0571" w:rsidRPr="008E77FF" w:rsidRDefault="007C0571" w:rsidP="007C0571">
      <w:pPr>
        <w:spacing w:before="60" w:after="60"/>
        <w:rPr>
          <w:b/>
          <w:bCs/>
        </w:rPr>
      </w:pPr>
      <w:r w:rsidRPr="008E77FF">
        <w:rPr>
          <w:b/>
          <w:bCs/>
        </w:rPr>
        <w:t xml:space="preserve">Dimensão 7 — Governança e </w:t>
      </w:r>
      <w:r w:rsidRPr="00D326B7">
        <w:rPr>
          <w:b/>
          <w:bCs/>
          <w:i/>
          <w:iCs/>
        </w:rPr>
        <w:t>data stewardship</w:t>
      </w:r>
      <w:r w:rsidRPr="008E77FF">
        <w:rPr>
          <w:b/>
          <w:bCs/>
        </w:rPr>
        <w:t xml:space="preserve"> de metadados</w:t>
      </w:r>
    </w:p>
    <w:p w14:paraId="5ACD6CA5" w14:textId="258F083B" w:rsidR="007C0571" w:rsidRDefault="007C0571" w:rsidP="007C0571">
      <w:pPr>
        <w:pStyle w:val="Pargrafonumerado"/>
        <w:spacing w:after="120"/>
        <w:ind w:left="0" w:firstLine="0"/>
      </w:pPr>
      <w:r>
        <w:t>A gestão de metadados ainda não está plenamente integrada ao ciclo de vida do sistema como artefato obrigatório de mudança, com responsáveis, padrões mínimos e revisão contínua. O dicionário permanece em formato estático, desvinculado de processo robusto de controle de versão semântica (peça 150, p. 57-60). Não há dono formal do dicionário (</w:t>
      </w:r>
      <w:r w:rsidRPr="00D326B7">
        <w:rPr>
          <w:i/>
          <w:iCs/>
        </w:rPr>
        <w:t>data steward</w:t>
      </w:r>
      <w:r>
        <w:t xml:space="preserve"> de metadados), nem comitê ou processo para arbitrar definições conflitantes, nem métricas de qualidade do próprio dicionário. O gestor concordou expressamente que a governança de dados do órgão ainda está em processo de maturação (peça 150, p. 53). O DAMA-DMBOK trata a governança de dados como função que exige papéis formalizados para cada domínio, incluindo metadados (</w:t>
      </w:r>
      <w:r w:rsidR="002A1B2E">
        <w:t xml:space="preserve">peça 86, </w:t>
      </w:r>
      <w:r>
        <w:t xml:space="preserve">Cap. 4). Em termos de maturidade, a situação é </w:t>
      </w:r>
      <w:r>
        <w:rPr>
          <w:b/>
        </w:rPr>
        <w:t>Ad-hoc (0)</w:t>
      </w:r>
      <w:r>
        <w:t>: sem papéis formalizados.</w:t>
      </w:r>
    </w:p>
    <w:p w14:paraId="15CDE271" w14:textId="77777777" w:rsidR="007C0571" w:rsidRDefault="007C0571" w:rsidP="007C0571">
      <w:pPr>
        <w:keepNext/>
        <w:spacing w:before="240" w:after="120"/>
        <w:jc w:val="center"/>
      </w:pPr>
      <w:r>
        <w:rPr>
          <w:b/>
          <w:sz w:val="20"/>
        </w:rPr>
        <w:t xml:space="preserve">Quadro 10 — </w:t>
      </w:r>
      <w:r>
        <w:rPr>
          <w:sz w:val="20"/>
        </w:rPr>
        <w:t>Maturidade da gestão de metadados do CAF</w:t>
      </w:r>
    </w:p>
    <w:tbl>
      <w:tblPr>
        <w:tblStyle w:val="Tabelacomgrade"/>
        <w:tblW w:w="0" w:type="auto"/>
        <w:jc w:val="center"/>
        <w:tblLook w:val="04A0" w:firstRow="1" w:lastRow="0" w:firstColumn="1" w:lastColumn="0" w:noHBand="0" w:noVBand="1"/>
      </w:tblPr>
      <w:tblGrid>
        <w:gridCol w:w="2402"/>
        <w:gridCol w:w="2382"/>
        <w:gridCol w:w="2482"/>
        <w:gridCol w:w="2361"/>
      </w:tblGrid>
      <w:tr w:rsidR="007C0571" w14:paraId="1EE344DE" w14:textId="77777777" w:rsidTr="00D326B7">
        <w:trPr>
          <w:jc w:val="center"/>
        </w:trPr>
        <w:tc>
          <w:tcPr>
            <w:tcW w:w="2402" w:type="dxa"/>
          </w:tcPr>
          <w:p w14:paraId="1674BD21" w14:textId="77777777" w:rsidR="007C0571" w:rsidRDefault="007C0571" w:rsidP="00A62EAB">
            <w:pPr>
              <w:spacing w:before="20" w:after="20"/>
              <w:jc w:val="left"/>
            </w:pPr>
            <w:r>
              <w:rPr>
                <w:b/>
                <w:sz w:val="20"/>
              </w:rPr>
              <w:t>Dimensão (referencial)</w:t>
            </w:r>
          </w:p>
        </w:tc>
        <w:tc>
          <w:tcPr>
            <w:tcW w:w="2382" w:type="dxa"/>
          </w:tcPr>
          <w:p w14:paraId="178857AF" w14:textId="77777777" w:rsidR="007C0571" w:rsidRDefault="007C0571" w:rsidP="00A62EAB">
            <w:pPr>
              <w:spacing w:before="20" w:after="20"/>
              <w:jc w:val="left"/>
            </w:pPr>
            <w:r>
              <w:rPr>
                <w:b/>
                <w:sz w:val="20"/>
              </w:rPr>
              <w:t>Indicador-chave</w:t>
            </w:r>
          </w:p>
        </w:tc>
        <w:tc>
          <w:tcPr>
            <w:tcW w:w="2482" w:type="dxa"/>
          </w:tcPr>
          <w:p w14:paraId="64988CFE" w14:textId="77777777" w:rsidR="007C0571" w:rsidRDefault="007C0571" w:rsidP="00A62EAB">
            <w:pPr>
              <w:spacing w:before="20" w:after="20"/>
              <w:jc w:val="left"/>
            </w:pPr>
            <w:r>
              <w:rPr>
                <w:b/>
                <w:sz w:val="20"/>
              </w:rPr>
              <w:t>Prática observada</w:t>
            </w:r>
          </w:p>
        </w:tc>
        <w:tc>
          <w:tcPr>
            <w:tcW w:w="2361" w:type="dxa"/>
          </w:tcPr>
          <w:p w14:paraId="4B65E3DC" w14:textId="77777777" w:rsidR="007C0571" w:rsidRDefault="007C0571" w:rsidP="00A62EAB">
            <w:pPr>
              <w:spacing w:before="20" w:after="20"/>
              <w:jc w:val="left"/>
            </w:pPr>
            <w:r>
              <w:rPr>
                <w:b/>
                <w:sz w:val="20"/>
              </w:rPr>
              <w:t>Nível</w:t>
            </w:r>
          </w:p>
        </w:tc>
      </w:tr>
      <w:tr w:rsidR="007C0571" w14:paraId="21F9EE79" w14:textId="77777777" w:rsidTr="00D326B7">
        <w:trPr>
          <w:jc w:val="center"/>
        </w:trPr>
        <w:tc>
          <w:tcPr>
            <w:tcW w:w="2402" w:type="dxa"/>
          </w:tcPr>
          <w:p w14:paraId="0FD5B93D" w14:textId="77777777" w:rsidR="007C0571" w:rsidRDefault="007C0571" w:rsidP="00A62EAB">
            <w:pPr>
              <w:spacing w:before="20" w:after="20"/>
              <w:jc w:val="left"/>
            </w:pPr>
            <w:r>
              <w:rPr>
                <w:sz w:val="20"/>
              </w:rPr>
              <w:t>Riqueza semântica (ISO 11179)</w:t>
            </w:r>
          </w:p>
        </w:tc>
        <w:tc>
          <w:tcPr>
            <w:tcW w:w="2382" w:type="dxa"/>
          </w:tcPr>
          <w:p w14:paraId="153022AB" w14:textId="77777777" w:rsidR="007C0571" w:rsidRDefault="007C0571" w:rsidP="00A62EAB">
            <w:pPr>
              <w:spacing w:before="20" w:after="20"/>
              <w:jc w:val="left"/>
            </w:pPr>
            <w:r>
              <w:rPr>
                <w:sz w:val="20"/>
              </w:rPr>
              <w:t>94,1% tautológicas (496/527)</w:t>
            </w:r>
          </w:p>
        </w:tc>
        <w:tc>
          <w:tcPr>
            <w:tcW w:w="2482" w:type="dxa"/>
          </w:tcPr>
          <w:p w14:paraId="72AEB4DD" w14:textId="77777777" w:rsidR="007C0571" w:rsidRDefault="007C0571" w:rsidP="00A62EAB">
            <w:pPr>
              <w:spacing w:before="20" w:after="20"/>
              <w:jc w:val="left"/>
            </w:pPr>
            <w:r>
              <w:rPr>
                <w:sz w:val="20"/>
              </w:rPr>
              <w:t>Descrições existem mas não permitem interpretação autônoma</w:t>
            </w:r>
          </w:p>
        </w:tc>
        <w:tc>
          <w:tcPr>
            <w:tcW w:w="2361" w:type="dxa"/>
          </w:tcPr>
          <w:p w14:paraId="335D6BB6" w14:textId="77777777" w:rsidR="007C0571" w:rsidRDefault="007C0571" w:rsidP="00A62EAB">
            <w:pPr>
              <w:spacing w:before="20" w:after="20"/>
              <w:jc w:val="left"/>
            </w:pPr>
            <w:r>
              <w:rPr>
                <w:sz w:val="20"/>
              </w:rPr>
              <w:t>Ad-hoc (0)</w:t>
            </w:r>
          </w:p>
        </w:tc>
      </w:tr>
      <w:tr w:rsidR="007C0571" w14:paraId="30AD6A68" w14:textId="77777777" w:rsidTr="00D326B7">
        <w:trPr>
          <w:jc w:val="center"/>
        </w:trPr>
        <w:tc>
          <w:tcPr>
            <w:tcW w:w="2402" w:type="dxa"/>
          </w:tcPr>
          <w:p w14:paraId="0C3E6B22" w14:textId="77777777" w:rsidR="007C0571" w:rsidRDefault="007C0571" w:rsidP="00A62EAB">
            <w:pPr>
              <w:spacing w:before="20" w:after="20"/>
              <w:jc w:val="left"/>
            </w:pPr>
            <w:r>
              <w:rPr>
                <w:sz w:val="20"/>
              </w:rPr>
              <w:lastRenderedPageBreak/>
              <w:t>Vinculação ao marco regulatório (ISO 11179 / DAMA-DMBOK)</w:t>
            </w:r>
          </w:p>
        </w:tc>
        <w:tc>
          <w:tcPr>
            <w:tcW w:w="2382" w:type="dxa"/>
          </w:tcPr>
          <w:p w14:paraId="51A09C4A" w14:textId="77777777" w:rsidR="007C0571" w:rsidRDefault="007C0571" w:rsidP="00A62EAB">
            <w:pPr>
              <w:spacing w:before="20" w:after="20"/>
              <w:jc w:val="left"/>
            </w:pPr>
            <w:r>
              <w:rPr>
                <w:sz w:val="20"/>
              </w:rPr>
              <w:t>0% de campos com mapeamento campo→norma</w:t>
            </w:r>
          </w:p>
        </w:tc>
        <w:tc>
          <w:tcPr>
            <w:tcW w:w="2482" w:type="dxa"/>
          </w:tcPr>
          <w:p w14:paraId="1998B1C8" w14:textId="77777777" w:rsidR="007C0571" w:rsidRDefault="007C0571" w:rsidP="00A62EAB">
            <w:pPr>
              <w:spacing w:before="20" w:after="20"/>
              <w:jc w:val="left"/>
            </w:pPr>
            <w:r>
              <w:rPr>
                <w:sz w:val="20"/>
              </w:rPr>
              <w:t>Dicionário não registra qual dispositivo legal fundamenta cada campo</w:t>
            </w:r>
          </w:p>
        </w:tc>
        <w:tc>
          <w:tcPr>
            <w:tcW w:w="2361" w:type="dxa"/>
          </w:tcPr>
          <w:p w14:paraId="11E8F28B" w14:textId="77777777" w:rsidR="007C0571" w:rsidRDefault="007C0571" w:rsidP="00A62EAB">
            <w:pPr>
              <w:spacing w:before="20" w:after="20"/>
              <w:jc w:val="left"/>
            </w:pPr>
            <w:r>
              <w:rPr>
                <w:sz w:val="20"/>
              </w:rPr>
              <w:t>Ad-hoc (0)</w:t>
            </w:r>
          </w:p>
        </w:tc>
      </w:tr>
      <w:tr w:rsidR="007C0571" w14:paraId="6D89CED8" w14:textId="77777777" w:rsidTr="00D326B7">
        <w:trPr>
          <w:jc w:val="center"/>
        </w:trPr>
        <w:tc>
          <w:tcPr>
            <w:tcW w:w="2402" w:type="dxa"/>
          </w:tcPr>
          <w:p w14:paraId="07D7DC32" w14:textId="77777777" w:rsidR="007C0571" w:rsidRDefault="007C0571" w:rsidP="00A62EAB">
            <w:pPr>
              <w:spacing w:before="20" w:after="20"/>
              <w:jc w:val="left"/>
            </w:pPr>
            <w:r>
              <w:rPr>
                <w:sz w:val="20"/>
              </w:rPr>
              <w:t>Clareza do modelo conceitual (DAMA-DMBOK / ISO 11179)</w:t>
            </w:r>
          </w:p>
        </w:tc>
        <w:tc>
          <w:tcPr>
            <w:tcW w:w="2382" w:type="dxa"/>
          </w:tcPr>
          <w:p w14:paraId="7F27176B" w14:textId="77777777" w:rsidR="007C0571" w:rsidRDefault="007C0571" w:rsidP="00A62EAB">
            <w:pPr>
              <w:spacing w:before="20" w:after="20"/>
              <w:jc w:val="left"/>
            </w:pPr>
            <w:r>
              <w:rPr>
                <w:sz w:val="20"/>
              </w:rPr>
              <w:t>MER técnico existe; modelo conceitual de negócio ausente</w:t>
            </w:r>
          </w:p>
        </w:tc>
        <w:tc>
          <w:tcPr>
            <w:tcW w:w="2482" w:type="dxa"/>
          </w:tcPr>
          <w:p w14:paraId="19BA58FD" w14:textId="77777777" w:rsidR="007C0571" w:rsidRDefault="007C0571" w:rsidP="00A62EAB">
            <w:pPr>
              <w:spacing w:before="20" w:after="20"/>
              <w:jc w:val="left"/>
            </w:pPr>
            <w:r>
              <w:rPr>
                <w:sz w:val="20"/>
              </w:rPr>
              <w:t>Relações entre entidades legíveis apenas por quem conhece o código</w:t>
            </w:r>
          </w:p>
        </w:tc>
        <w:tc>
          <w:tcPr>
            <w:tcW w:w="2361" w:type="dxa"/>
          </w:tcPr>
          <w:p w14:paraId="1CF491CB" w14:textId="77777777" w:rsidR="007C0571" w:rsidRDefault="007C0571" w:rsidP="00A62EAB">
            <w:pPr>
              <w:spacing w:before="20" w:after="20"/>
              <w:jc w:val="left"/>
            </w:pPr>
            <w:r>
              <w:rPr>
                <w:sz w:val="20"/>
              </w:rPr>
              <w:t>Inicial (1)</w:t>
            </w:r>
          </w:p>
        </w:tc>
      </w:tr>
      <w:tr w:rsidR="007C0571" w14:paraId="28ED57B4" w14:textId="77777777" w:rsidTr="00D326B7">
        <w:trPr>
          <w:jc w:val="center"/>
        </w:trPr>
        <w:tc>
          <w:tcPr>
            <w:tcW w:w="2402" w:type="dxa"/>
          </w:tcPr>
          <w:p w14:paraId="5AD113DA" w14:textId="77777777" w:rsidR="007C0571" w:rsidRDefault="007C0571" w:rsidP="00A62EAB">
            <w:pPr>
              <w:spacing w:before="20" w:after="20"/>
              <w:jc w:val="left"/>
            </w:pPr>
            <w:r>
              <w:rPr>
                <w:sz w:val="20"/>
              </w:rPr>
              <w:t>Unidades de medida (ISO 11179)</w:t>
            </w:r>
          </w:p>
        </w:tc>
        <w:tc>
          <w:tcPr>
            <w:tcW w:w="2382" w:type="dxa"/>
          </w:tcPr>
          <w:p w14:paraId="21F374E1" w14:textId="77777777" w:rsidR="007C0571" w:rsidRDefault="007C0571" w:rsidP="00A62EAB">
            <w:pPr>
              <w:spacing w:before="20" w:after="20"/>
              <w:jc w:val="left"/>
            </w:pPr>
            <w:r>
              <w:rPr>
                <w:sz w:val="20"/>
              </w:rPr>
              <w:t>84% sem unidade (105/125)</w:t>
            </w:r>
          </w:p>
        </w:tc>
        <w:tc>
          <w:tcPr>
            <w:tcW w:w="2482" w:type="dxa"/>
          </w:tcPr>
          <w:p w14:paraId="13D797AF" w14:textId="77777777" w:rsidR="007C0571" w:rsidRDefault="007C0571" w:rsidP="00A62EAB">
            <w:pPr>
              <w:spacing w:before="20" w:after="20"/>
              <w:jc w:val="left"/>
            </w:pPr>
            <w:r>
              <w:rPr>
                <w:sz w:val="20"/>
              </w:rPr>
              <w:t>Template do dicionário não prevê campo para unidade</w:t>
            </w:r>
          </w:p>
        </w:tc>
        <w:tc>
          <w:tcPr>
            <w:tcW w:w="2361" w:type="dxa"/>
          </w:tcPr>
          <w:p w14:paraId="50E2D40A" w14:textId="77777777" w:rsidR="007C0571" w:rsidRDefault="007C0571" w:rsidP="00A62EAB">
            <w:pPr>
              <w:spacing w:before="20" w:after="20"/>
              <w:jc w:val="left"/>
            </w:pPr>
            <w:r>
              <w:rPr>
                <w:sz w:val="20"/>
              </w:rPr>
              <w:t>Ad-hoc (0)</w:t>
            </w:r>
          </w:p>
        </w:tc>
      </w:tr>
      <w:tr w:rsidR="007C0571" w14:paraId="0C3C3A3B" w14:textId="77777777" w:rsidTr="00D326B7">
        <w:trPr>
          <w:jc w:val="center"/>
        </w:trPr>
        <w:tc>
          <w:tcPr>
            <w:tcW w:w="2402" w:type="dxa"/>
          </w:tcPr>
          <w:p w14:paraId="344A6697" w14:textId="77777777" w:rsidR="007C0571" w:rsidRDefault="007C0571" w:rsidP="00A62EAB">
            <w:pPr>
              <w:spacing w:before="20" w:after="20"/>
              <w:jc w:val="left"/>
            </w:pPr>
            <w:r>
              <w:rPr>
                <w:sz w:val="20"/>
              </w:rPr>
              <w:t>Precisão temporal (ISO 11179)</w:t>
            </w:r>
          </w:p>
        </w:tc>
        <w:tc>
          <w:tcPr>
            <w:tcW w:w="2382" w:type="dxa"/>
          </w:tcPr>
          <w:p w14:paraId="254E6C4C" w14:textId="77777777" w:rsidR="007C0571" w:rsidRDefault="007C0571" w:rsidP="00A62EAB">
            <w:pPr>
              <w:spacing w:before="20" w:after="20"/>
              <w:jc w:val="left"/>
            </w:pPr>
            <w:r>
              <w:rPr>
                <w:sz w:val="20"/>
              </w:rPr>
              <w:t>92% ambíguos (80/87)</w:t>
            </w:r>
          </w:p>
        </w:tc>
        <w:tc>
          <w:tcPr>
            <w:tcW w:w="2482" w:type="dxa"/>
          </w:tcPr>
          <w:p w14:paraId="4C9D775A" w14:textId="77777777" w:rsidR="007C0571" w:rsidRDefault="007C0571" w:rsidP="00A62EAB">
            <w:pPr>
              <w:spacing w:before="20" w:after="20"/>
              <w:jc w:val="left"/>
            </w:pPr>
            <w:r>
              <w:rPr>
                <w:sz w:val="20"/>
              </w:rPr>
              <w:t>Sem distinção criação/atualização/vigência</w:t>
            </w:r>
          </w:p>
        </w:tc>
        <w:tc>
          <w:tcPr>
            <w:tcW w:w="2361" w:type="dxa"/>
          </w:tcPr>
          <w:p w14:paraId="4FF88612" w14:textId="77777777" w:rsidR="007C0571" w:rsidRDefault="007C0571" w:rsidP="00A62EAB">
            <w:pPr>
              <w:spacing w:before="20" w:after="20"/>
              <w:jc w:val="left"/>
            </w:pPr>
            <w:r>
              <w:rPr>
                <w:sz w:val="20"/>
              </w:rPr>
              <w:t>Ad-hoc (0)</w:t>
            </w:r>
          </w:p>
        </w:tc>
      </w:tr>
      <w:tr w:rsidR="007C0571" w14:paraId="186800C2" w14:textId="77777777" w:rsidTr="00D326B7">
        <w:trPr>
          <w:jc w:val="center"/>
        </w:trPr>
        <w:tc>
          <w:tcPr>
            <w:tcW w:w="2402" w:type="dxa"/>
          </w:tcPr>
          <w:p w14:paraId="7D92AD2A" w14:textId="77777777" w:rsidR="007C0571" w:rsidRDefault="007C0571" w:rsidP="00A62EAB">
            <w:pPr>
              <w:spacing w:before="20" w:after="20"/>
              <w:jc w:val="left"/>
            </w:pPr>
            <w:r>
              <w:rPr>
                <w:sz w:val="20"/>
              </w:rPr>
              <w:t>Integração ao desenvolvimento (COBIT BAI10)</w:t>
            </w:r>
          </w:p>
        </w:tc>
        <w:tc>
          <w:tcPr>
            <w:tcW w:w="2382" w:type="dxa"/>
          </w:tcPr>
          <w:p w14:paraId="7F0A2C40" w14:textId="77777777" w:rsidR="007C0571" w:rsidRDefault="007C0571" w:rsidP="00A62EAB">
            <w:pPr>
              <w:spacing w:before="20" w:after="20"/>
              <w:jc w:val="left"/>
            </w:pPr>
            <w:r>
              <w:rPr>
                <w:sz w:val="20"/>
              </w:rPr>
              <w:t>Documentação post mortem</w:t>
            </w:r>
          </w:p>
        </w:tc>
        <w:tc>
          <w:tcPr>
            <w:tcW w:w="2482" w:type="dxa"/>
          </w:tcPr>
          <w:p w14:paraId="4450872A" w14:textId="77777777" w:rsidR="007C0571" w:rsidRDefault="007C0571" w:rsidP="00A62EAB">
            <w:pPr>
              <w:spacing w:before="20" w:after="20"/>
              <w:jc w:val="left"/>
            </w:pPr>
            <w:r>
              <w:rPr>
                <w:sz w:val="20"/>
              </w:rPr>
              <w:t>Sem versionamento nem sincronização com mudanças</w:t>
            </w:r>
          </w:p>
        </w:tc>
        <w:tc>
          <w:tcPr>
            <w:tcW w:w="2361" w:type="dxa"/>
          </w:tcPr>
          <w:p w14:paraId="605E3018" w14:textId="77777777" w:rsidR="007C0571" w:rsidRDefault="007C0571" w:rsidP="00A62EAB">
            <w:pPr>
              <w:spacing w:before="20" w:after="20"/>
              <w:jc w:val="left"/>
            </w:pPr>
            <w:r>
              <w:rPr>
                <w:sz w:val="20"/>
              </w:rPr>
              <w:t>Ad-hoc (0)</w:t>
            </w:r>
          </w:p>
        </w:tc>
      </w:tr>
      <w:tr w:rsidR="007C0571" w14:paraId="05170AB1" w14:textId="77777777" w:rsidTr="00D326B7">
        <w:trPr>
          <w:jc w:val="center"/>
        </w:trPr>
        <w:tc>
          <w:tcPr>
            <w:tcW w:w="2402" w:type="dxa"/>
          </w:tcPr>
          <w:p w14:paraId="68F1C580" w14:textId="77777777" w:rsidR="007C0571" w:rsidRDefault="007C0571" w:rsidP="00A62EAB">
            <w:pPr>
              <w:spacing w:before="20" w:after="20"/>
              <w:jc w:val="left"/>
            </w:pPr>
            <w:r>
              <w:rPr>
                <w:sz w:val="20"/>
              </w:rPr>
              <w:t>Governança/stewardship (DAMA-DMBOK Cap. 4)</w:t>
            </w:r>
          </w:p>
        </w:tc>
        <w:tc>
          <w:tcPr>
            <w:tcW w:w="2382" w:type="dxa"/>
          </w:tcPr>
          <w:p w14:paraId="1E32B417" w14:textId="77777777" w:rsidR="007C0571" w:rsidRDefault="007C0571" w:rsidP="00A62EAB">
            <w:pPr>
              <w:spacing w:before="20" w:after="20"/>
              <w:jc w:val="left"/>
            </w:pPr>
            <w:r>
              <w:rPr>
                <w:sz w:val="20"/>
              </w:rPr>
              <w:t>Sem dono formal</w:t>
            </w:r>
          </w:p>
        </w:tc>
        <w:tc>
          <w:tcPr>
            <w:tcW w:w="2482" w:type="dxa"/>
          </w:tcPr>
          <w:p w14:paraId="1A33A21C" w14:textId="77777777" w:rsidR="007C0571" w:rsidRDefault="007C0571" w:rsidP="00A62EAB">
            <w:pPr>
              <w:spacing w:before="20" w:after="20"/>
              <w:jc w:val="left"/>
            </w:pPr>
            <w:r>
              <w:rPr>
                <w:sz w:val="20"/>
              </w:rPr>
              <w:t>Papéis não formalizados; gestor reconhece maturidade incipiente</w:t>
            </w:r>
          </w:p>
        </w:tc>
        <w:tc>
          <w:tcPr>
            <w:tcW w:w="2361" w:type="dxa"/>
          </w:tcPr>
          <w:p w14:paraId="49DED826" w14:textId="77777777" w:rsidR="007C0571" w:rsidRDefault="007C0571" w:rsidP="00A62EAB">
            <w:pPr>
              <w:spacing w:before="20" w:after="20"/>
              <w:jc w:val="left"/>
            </w:pPr>
            <w:r>
              <w:rPr>
                <w:sz w:val="20"/>
              </w:rPr>
              <w:t>Ad-hoc (0)</w:t>
            </w:r>
          </w:p>
        </w:tc>
      </w:tr>
    </w:tbl>
    <w:p w14:paraId="3E138823" w14:textId="77777777" w:rsidR="007C0571" w:rsidRPr="008E77FF" w:rsidRDefault="007C0571" w:rsidP="007C0571">
      <w:pPr>
        <w:spacing w:before="40" w:after="120"/>
        <w:rPr>
          <w:iCs/>
          <w:sz w:val="20"/>
          <w:szCs w:val="20"/>
        </w:rPr>
      </w:pPr>
      <w:r w:rsidRPr="008E77FF">
        <w:rPr>
          <w:iCs/>
          <w:sz w:val="20"/>
          <w:szCs w:val="20"/>
        </w:rPr>
        <w:t>Fonte: elaboração da equipe de auditoria com base nas peças 75, 76, 78, 84, 86, 132-136 e 150.</w:t>
      </w:r>
    </w:p>
    <w:p w14:paraId="0E5A72B2" w14:textId="77777777" w:rsidR="007C0571" w:rsidRDefault="007C0571" w:rsidP="007C0571">
      <w:pPr>
        <w:spacing w:before="60" w:after="60"/>
      </w:pPr>
      <w:r>
        <w:rPr>
          <w:b/>
        </w:rPr>
        <w:t>Nota sobre cobertura vs. maturidade:</w:t>
      </w:r>
      <w:r>
        <w:t xml:space="preserve"> A cobertura de 100% das tabelas não se traduz em nível Inicial para a maioria das dimensões porque cobertura e maturidade medem coisas distintas. É como uma biblioteca que tem 100% dos livros catalogados, mas sem sistema de busca, classificação ou indexação: a presença dos livros (cobertura) não garante que se possa encontrá-los e usá-los (maturidade). No caso do CAF, os 527 campos estão listados no dicionário, mas 94,1% das descrições não explicam o significado do dado, ou seja, o "catálogo" existe mas não cumpre sua função. A cobertura é o alicerce sobre o qual a melhoria pode ser construída; a avaliação de maturidade mede o quanto o dicionário já funciona como instrumento de governança.</w:t>
      </w:r>
    </w:p>
    <w:p w14:paraId="6ADBCC97" w14:textId="77777777" w:rsidR="007C0571" w:rsidRPr="008E77FF" w:rsidRDefault="007C0571" w:rsidP="007C0571">
      <w:pPr>
        <w:pStyle w:val="Ttulo3"/>
        <w:spacing w:before="240" w:after="120"/>
        <w:rPr>
          <w:b/>
          <w:u w:val="none"/>
        </w:rPr>
      </w:pPr>
      <w:bookmarkStart w:id="78" w:name="_Toc225413250"/>
      <w:r w:rsidRPr="008E77FF">
        <w:rPr>
          <w:b/>
          <w:u w:val="none"/>
        </w:rPr>
        <w:t>Conexão transversal: por que metadados são o alicerce dos 4 achados</w:t>
      </w:r>
      <w:bookmarkEnd w:id="78"/>
    </w:p>
    <w:p w14:paraId="0D44B8DD" w14:textId="77777777" w:rsidR="007C0571" w:rsidRDefault="007C0571" w:rsidP="007C0571">
      <w:pPr>
        <w:pStyle w:val="Pargrafonumerado"/>
        <w:spacing w:after="120"/>
        <w:ind w:left="0" w:firstLine="0"/>
      </w:pPr>
      <w:r>
        <w:t>Este achado é, em larga medida, um achado-plataforma. As melhorias propostas para documentos comprobatórios, georreferenciamento e dados cadastrais exigem saber, com precisão, o que cada campo representa. Sem isso, validações automáticas podem incidir sobre o atributo errado, integrações com bases oficiais podem ser mapeadas de forma equivocada e o monitoramento contínuo da qualidade fica dependente de engenharia reversa. A tabela abaixo explicita como as insuficiências de metadados afetam cada achado anterior.</w:t>
      </w:r>
    </w:p>
    <w:p w14:paraId="2074C171" w14:textId="053B8EEE" w:rsidR="007C0571" w:rsidRDefault="007C0571" w:rsidP="007C0571">
      <w:pPr>
        <w:keepNext/>
        <w:spacing w:before="240" w:after="120"/>
        <w:jc w:val="center"/>
      </w:pPr>
      <w:r>
        <w:rPr>
          <w:b/>
          <w:sz w:val="20"/>
        </w:rPr>
        <w:t xml:space="preserve">Tabela 9 — </w:t>
      </w:r>
      <w:r>
        <w:rPr>
          <w:sz w:val="20"/>
        </w:rPr>
        <w:t xml:space="preserve">Conexão transversal: </w:t>
      </w:r>
      <w:r w:rsidR="00DE23B3">
        <w:rPr>
          <w:sz w:val="20"/>
        </w:rPr>
        <w:t xml:space="preserve">exemplos de </w:t>
      </w:r>
      <w:r>
        <w:rPr>
          <w:sz w:val="20"/>
        </w:rPr>
        <w:t>como metadados inadequados afetam os achados anteriores</w:t>
      </w:r>
    </w:p>
    <w:tbl>
      <w:tblPr>
        <w:tblStyle w:val="Tabelacomgrade"/>
        <w:tblW w:w="0" w:type="auto"/>
        <w:jc w:val="center"/>
        <w:tblLook w:val="04A0" w:firstRow="1" w:lastRow="0" w:firstColumn="1" w:lastColumn="0" w:noHBand="0" w:noVBand="1"/>
      </w:tblPr>
      <w:tblGrid>
        <w:gridCol w:w="3208"/>
        <w:gridCol w:w="3210"/>
        <w:gridCol w:w="3209"/>
      </w:tblGrid>
      <w:tr w:rsidR="007C0571" w14:paraId="204A3480" w14:textId="77777777" w:rsidTr="00A62EAB">
        <w:trPr>
          <w:jc w:val="center"/>
        </w:trPr>
        <w:tc>
          <w:tcPr>
            <w:tcW w:w="3212" w:type="dxa"/>
          </w:tcPr>
          <w:p w14:paraId="3A2DC6A5" w14:textId="77777777" w:rsidR="007C0571" w:rsidRDefault="007C0571" w:rsidP="00A62EAB">
            <w:pPr>
              <w:spacing w:before="20" w:after="20"/>
              <w:jc w:val="left"/>
            </w:pPr>
            <w:r>
              <w:rPr>
                <w:b/>
                <w:sz w:val="20"/>
              </w:rPr>
              <w:t>Achado</w:t>
            </w:r>
          </w:p>
        </w:tc>
        <w:tc>
          <w:tcPr>
            <w:tcW w:w="3212" w:type="dxa"/>
          </w:tcPr>
          <w:p w14:paraId="092A836F" w14:textId="77777777" w:rsidR="007C0571" w:rsidRDefault="007C0571" w:rsidP="00A62EAB">
            <w:pPr>
              <w:spacing w:before="20" w:after="20"/>
              <w:jc w:val="left"/>
            </w:pPr>
            <w:r>
              <w:rPr>
                <w:b/>
                <w:sz w:val="20"/>
              </w:rPr>
              <w:t>Fragilidade</w:t>
            </w:r>
          </w:p>
        </w:tc>
        <w:tc>
          <w:tcPr>
            <w:tcW w:w="3212" w:type="dxa"/>
          </w:tcPr>
          <w:p w14:paraId="3F00E47C" w14:textId="77777777" w:rsidR="007C0571" w:rsidRDefault="007C0571" w:rsidP="00A62EAB">
            <w:pPr>
              <w:spacing w:before="20" w:after="20"/>
              <w:jc w:val="left"/>
            </w:pPr>
            <w:r>
              <w:rPr>
                <w:b/>
                <w:sz w:val="20"/>
              </w:rPr>
              <w:t>Vínculo com metadados</w:t>
            </w:r>
          </w:p>
        </w:tc>
      </w:tr>
      <w:tr w:rsidR="007C0571" w14:paraId="7B1CB82C" w14:textId="77777777" w:rsidTr="00A62EAB">
        <w:trPr>
          <w:jc w:val="center"/>
        </w:trPr>
        <w:tc>
          <w:tcPr>
            <w:tcW w:w="3212" w:type="dxa"/>
          </w:tcPr>
          <w:p w14:paraId="59CCE8F7" w14:textId="77777777" w:rsidR="007C0571" w:rsidRDefault="007C0571" w:rsidP="00A62EAB">
            <w:pPr>
              <w:spacing w:before="20" w:after="20"/>
              <w:jc w:val="left"/>
            </w:pPr>
            <w:r>
              <w:rPr>
                <w:b/>
                <w:sz w:val="20"/>
              </w:rPr>
              <w:t>ACH-01</w:t>
            </w:r>
            <w:r>
              <w:rPr>
                <w:sz w:val="20"/>
              </w:rPr>
              <w:t xml:space="preserve"> — 53,55% divergência de área</w:t>
            </w:r>
          </w:p>
        </w:tc>
        <w:tc>
          <w:tcPr>
            <w:tcW w:w="3212" w:type="dxa"/>
          </w:tcPr>
          <w:p w14:paraId="25123D19" w14:textId="77777777" w:rsidR="007C0571" w:rsidRDefault="007C0571" w:rsidP="00A62EAB">
            <w:pPr>
              <w:spacing w:before="20" w:after="20"/>
              <w:jc w:val="left"/>
            </w:pPr>
            <w:r>
              <w:rPr>
                <w:sz w:val="20"/>
              </w:rPr>
              <w:t>Campo nr_area sem unidade de medida</w:t>
            </w:r>
          </w:p>
        </w:tc>
        <w:tc>
          <w:tcPr>
            <w:tcW w:w="3212" w:type="dxa"/>
          </w:tcPr>
          <w:p w14:paraId="47BEBB1A" w14:textId="77777777" w:rsidR="007C0571" w:rsidRDefault="007C0571" w:rsidP="00A62EAB">
            <w:pPr>
              <w:spacing w:before="20" w:after="20"/>
              <w:jc w:val="left"/>
            </w:pPr>
            <w:r>
              <w:rPr>
                <w:sz w:val="20"/>
              </w:rPr>
              <w:t>Parte das divergências pode decorrer de conversão implícita entre hectares, alqueires e m</w:t>
            </w:r>
            <w:r>
              <w:rPr>
                <w:sz w:val="20"/>
                <w:vertAlign w:val="superscript"/>
              </w:rPr>
              <w:t>2</w:t>
            </w:r>
          </w:p>
        </w:tc>
      </w:tr>
      <w:tr w:rsidR="007C0571" w14:paraId="5D6D0400" w14:textId="77777777" w:rsidTr="00A62EAB">
        <w:trPr>
          <w:jc w:val="center"/>
        </w:trPr>
        <w:tc>
          <w:tcPr>
            <w:tcW w:w="3212" w:type="dxa"/>
          </w:tcPr>
          <w:p w14:paraId="17D26720" w14:textId="77777777" w:rsidR="007C0571" w:rsidRDefault="007C0571" w:rsidP="00A62EAB">
            <w:pPr>
              <w:spacing w:before="20" w:after="20"/>
              <w:jc w:val="left"/>
            </w:pPr>
            <w:r>
              <w:rPr>
                <w:b/>
                <w:sz w:val="20"/>
              </w:rPr>
              <w:t>ACH-01</w:t>
            </w:r>
            <w:r>
              <w:rPr>
                <w:sz w:val="20"/>
              </w:rPr>
              <w:t xml:space="preserve"> — 33,33% tipo documental inadequado</w:t>
            </w:r>
          </w:p>
        </w:tc>
        <w:tc>
          <w:tcPr>
            <w:tcW w:w="3212" w:type="dxa"/>
          </w:tcPr>
          <w:p w14:paraId="7DCAE2C1" w14:textId="77777777" w:rsidR="007C0571" w:rsidRDefault="007C0571" w:rsidP="00A62EAB">
            <w:pPr>
              <w:spacing w:before="20" w:after="20"/>
              <w:jc w:val="left"/>
            </w:pPr>
            <w:r>
              <w:rPr>
                <w:sz w:val="20"/>
              </w:rPr>
              <w:t>Dicionário não mapeia quais tipos a Portaria 19/2025 aceita</w:t>
            </w:r>
          </w:p>
        </w:tc>
        <w:tc>
          <w:tcPr>
            <w:tcW w:w="3212" w:type="dxa"/>
          </w:tcPr>
          <w:p w14:paraId="6B6A05CA" w14:textId="77777777" w:rsidR="007C0571" w:rsidRDefault="007C0571" w:rsidP="00A62EAB">
            <w:pPr>
              <w:spacing w:before="20" w:after="20"/>
              <w:jc w:val="left"/>
            </w:pPr>
            <w:r>
              <w:rPr>
                <w:sz w:val="20"/>
              </w:rPr>
              <w:t>Sem vinculação campo→norma, a validação tipo-documental não pode ser automatizada</w:t>
            </w:r>
          </w:p>
        </w:tc>
      </w:tr>
      <w:tr w:rsidR="007C0571" w14:paraId="0FB5C5DB" w14:textId="77777777" w:rsidTr="00A62EAB">
        <w:trPr>
          <w:jc w:val="center"/>
        </w:trPr>
        <w:tc>
          <w:tcPr>
            <w:tcW w:w="3212" w:type="dxa"/>
          </w:tcPr>
          <w:p w14:paraId="3A3F6A50" w14:textId="77777777" w:rsidR="007C0571" w:rsidRDefault="007C0571" w:rsidP="00A62EAB">
            <w:pPr>
              <w:spacing w:before="20" w:after="20"/>
              <w:jc w:val="left"/>
            </w:pPr>
            <w:r>
              <w:rPr>
                <w:b/>
                <w:sz w:val="20"/>
              </w:rPr>
              <w:t>ACH-02</w:t>
            </w:r>
            <w:r>
              <w:rPr>
                <w:sz w:val="20"/>
              </w:rPr>
              <w:t xml:space="preserve"> — 15,92% fora do município</w:t>
            </w:r>
          </w:p>
        </w:tc>
        <w:tc>
          <w:tcPr>
            <w:tcW w:w="3212" w:type="dxa"/>
          </w:tcPr>
          <w:p w14:paraId="2DDE51A3" w14:textId="77777777" w:rsidR="007C0571" w:rsidRDefault="007C0571" w:rsidP="00A62EAB">
            <w:pPr>
              <w:spacing w:before="20" w:after="20"/>
              <w:jc w:val="left"/>
            </w:pPr>
            <w:r>
              <w:rPr>
                <w:sz w:val="20"/>
              </w:rPr>
              <w:t>Coordenadas sem datum geodésico no dicionário; modelo conceitual não explicita relação coordenada→município</w:t>
            </w:r>
          </w:p>
        </w:tc>
        <w:tc>
          <w:tcPr>
            <w:tcW w:w="3212" w:type="dxa"/>
          </w:tcPr>
          <w:p w14:paraId="44EE9422" w14:textId="77777777" w:rsidR="007C0571" w:rsidRDefault="007C0571" w:rsidP="00A62EAB">
            <w:pPr>
              <w:spacing w:before="20" w:after="20"/>
              <w:jc w:val="left"/>
            </w:pPr>
            <w:r>
              <w:rPr>
                <w:sz w:val="20"/>
              </w:rPr>
              <w:t>A inconsistência municipal pode ser compreendida como falha de modelo, não apenas como dado errado</w:t>
            </w:r>
          </w:p>
        </w:tc>
      </w:tr>
      <w:tr w:rsidR="007C0571" w14:paraId="6FEB97D2" w14:textId="77777777" w:rsidTr="00A62EAB">
        <w:trPr>
          <w:jc w:val="center"/>
        </w:trPr>
        <w:tc>
          <w:tcPr>
            <w:tcW w:w="3212" w:type="dxa"/>
          </w:tcPr>
          <w:p w14:paraId="4B740C71" w14:textId="77777777" w:rsidR="007C0571" w:rsidRDefault="007C0571" w:rsidP="00A62EAB">
            <w:pPr>
              <w:spacing w:before="20" w:after="20"/>
              <w:jc w:val="left"/>
            </w:pPr>
            <w:r>
              <w:rPr>
                <w:b/>
                <w:sz w:val="20"/>
              </w:rPr>
              <w:t>ACH-02</w:t>
            </w:r>
            <w:r>
              <w:rPr>
                <w:sz w:val="20"/>
              </w:rPr>
              <w:t xml:space="preserve"> — Transições sem regressão</w:t>
            </w:r>
          </w:p>
        </w:tc>
        <w:tc>
          <w:tcPr>
            <w:tcW w:w="3212" w:type="dxa"/>
          </w:tcPr>
          <w:p w14:paraId="3E0E397F" w14:textId="77777777" w:rsidR="007C0571" w:rsidRDefault="007C0571" w:rsidP="00A62EAB">
            <w:pPr>
              <w:spacing w:before="20" w:after="20"/>
              <w:jc w:val="left"/>
            </w:pPr>
            <w:r>
              <w:rPr>
                <w:sz w:val="20"/>
              </w:rPr>
              <w:t>Sem versionamento de metadados</w:t>
            </w:r>
          </w:p>
        </w:tc>
        <w:tc>
          <w:tcPr>
            <w:tcW w:w="3212" w:type="dxa"/>
          </w:tcPr>
          <w:p w14:paraId="42C08CEF" w14:textId="77777777" w:rsidR="007C0571" w:rsidRDefault="007C0571" w:rsidP="00A62EAB">
            <w:pPr>
              <w:spacing w:before="20" w:after="20"/>
              <w:jc w:val="left"/>
            </w:pPr>
            <w:r>
              <w:rPr>
                <w:sz w:val="20"/>
              </w:rPr>
              <w:t>Não há registro de como o esquema mudou entre DAP→CAF 2.0→3.0; sem modelo conceitual, as relações alteradas nas migrações ficam opacas</w:t>
            </w:r>
          </w:p>
        </w:tc>
      </w:tr>
      <w:tr w:rsidR="007C0571" w14:paraId="3932B6E1" w14:textId="77777777" w:rsidTr="00A62EAB">
        <w:trPr>
          <w:jc w:val="center"/>
        </w:trPr>
        <w:tc>
          <w:tcPr>
            <w:tcW w:w="3212" w:type="dxa"/>
          </w:tcPr>
          <w:p w14:paraId="3C2C3BD1" w14:textId="77777777" w:rsidR="007C0571" w:rsidRDefault="007C0571" w:rsidP="00A62EAB">
            <w:pPr>
              <w:spacing w:before="20" w:after="20"/>
              <w:jc w:val="left"/>
            </w:pPr>
            <w:r>
              <w:rPr>
                <w:b/>
                <w:sz w:val="20"/>
              </w:rPr>
              <w:t>ACH-03</w:t>
            </w:r>
            <w:r>
              <w:rPr>
                <w:sz w:val="20"/>
              </w:rPr>
              <w:t xml:space="preserve"> — 3.097 falecidos ativos</w:t>
            </w:r>
          </w:p>
        </w:tc>
        <w:tc>
          <w:tcPr>
            <w:tcW w:w="3212" w:type="dxa"/>
          </w:tcPr>
          <w:p w14:paraId="07FF8364" w14:textId="77777777" w:rsidR="007C0571" w:rsidRDefault="007C0571" w:rsidP="00A62EAB">
            <w:pPr>
              <w:spacing w:before="20" w:after="20"/>
              <w:jc w:val="left"/>
            </w:pPr>
            <w:r>
              <w:rPr>
                <w:sz w:val="20"/>
              </w:rPr>
              <w:t>Campos temporais ambíguos (92%)</w:t>
            </w:r>
          </w:p>
        </w:tc>
        <w:tc>
          <w:tcPr>
            <w:tcW w:w="3212" w:type="dxa"/>
          </w:tcPr>
          <w:p w14:paraId="70604B39" w14:textId="77777777" w:rsidR="007C0571" w:rsidRDefault="007C0571" w:rsidP="00A62EAB">
            <w:pPr>
              <w:spacing w:before="20" w:after="20"/>
              <w:jc w:val="left"/>
            </w:pPr>
            <w:r>
              <w:rPr>
                <w:sz w:val="20"/>
              </w:rPr>
              <w:t>A data de referência para detectar obsolescência não está documentada</w:t>
            </w:r>
          </w:p>
        </w:tc>
      </w:tr>
      <w:tr w:rsidR="007C0571" w14:paraId="3B5E8566" w14:textId="77777777" w:rsidTr="00A62EAB">
        <w:trPr>
          <w:jc w:val="center"/>
        </w:trPr>
        <w:tc>
          <w:tcPr>
            <w:tcW w:w="3212" w:type="dxa"/>
          </w:tcPr>
          <w:p w14:paraId="699EA23D" w14:textId="77777777" w:rsidR="007C0571" w:rsidRDefault="007C0571" w:rsidP="00A62EAB">
            <w:pPr>
              <w:spacing w:before="20" w:after="20"/>
              <w:jc w:val="left"/>
            </w:pPr>
            <w:r>
              <w:rPr>
                <w:b/>
                <w:sz w:val="20"/>
              </w:rPr>
              <w:lastRenderedPageBreak/>
              <w:t>ACH-03</w:t>
            </w:r>
            <w:r>
              <w:rPr>
                <w:sz w:val="20"/>
              </w:rPr>
              <w:t xml:space="preserve"> — 907 renda &gt; R$1M</w:t>
            </w:r>
          </w:p>
        </w:tc>
        <w:tc>
          <w:tcPr>
            <w:tcW w:w="3212" w:type="dxa"/>
          </w:tcPr>
          <w:p w14:paraId="05C2E976" w14:textId="77777777" w:rsidR="007C0571" w:rsidRDefault="007C0571" w:rsidP="00A62EAB">
            <w:pPr>
              <w:spacing w:before="20" w:after="20"/>
              <w:jc w:val="left"/>
            </w:pPr>
            <w:r>
              <w:rPr>
                <w:sz w:val="20"/>
              </w:rPr>
              <w:t>Campo vl_renda sem unidade</w:t>
            </w:r>
          </w:p>
        </w:tc>
        <w:tc>
          <w:tcPr>
            <w:tcW w:w="3212" w:type="dxa"/>
          </w:tcPr>
          <w:p w14:paraId="21830B8B" w14:textId="77777777" w:rsidR="007C0571" w:rsidRDefault="007C0571" w:rsidP="00A62EAB">
            <w:pPr>
              <w:spacing w:before="20" w:after="20"/>
              <w:jc w:val="left"/>
            </w:pPr>
            <w:r>
              <w:rPr>
                <w:sz w:val="20"/>
              </w:rPr>
              <w:t>Impossível implementar regra de plausibilidade sem saber se o valor é mensal, anual, em reais ou centavos</w:t>
            </w:r>
          </w:p>
        </w:tc>
      </w:tr>
    </w:tbl>
    <w:p w14:paraId="343072D9" w14:textId="77777777" w:rsidR="007C0571" w:rsidRPr="008E77FF" w:rsidRDefault="007C0571" w:rsidP="007C0571">
      <w:pPr>
        <w:spacing w:before="0" w:after="120" w:line="40" w:lineRule="exact"/>
        <w:rPr>
          <w:iCs/>
        </w:rPr>
      </w:pPr>
    </w:p>
    <w:p w14:paraId="41B2ABAD" w14:textId="77777777" w:rsidR="007C0571" w:rsidRPr="008E77FF" w:rsidRDefault="007C0571" w:rsidP="007C0571">
      <w:pPr>
        <w:spacing w:before="40" w:after="120"/>
        <w:rPr>
          <w:iCs/>
        </w:rPr>
      </w:pPr>
      <w:r w:rsidRPr="008E77FF">
        <w:rPr>
          <w:iCs/>
          <w:sz w:val="20"/>
        </w:rPr>
        <w:t>Fonte: elaboração da equipe de auditoria com base na análise transversal dos achados e nos referenciais ISO/IEC 11179:2015 e DAMA-DMBOK v2.</w:t>
      </w:r>
    </w:p>
    <w:p w14:paraId="7E70D234" w14:textId="77777777" w:rsidR="007C0571" w:rsidRDefault="007C0571" w:rsidP="007C0571">
      <w:pPr>
        <w:pStyle w:val="Pargrafonumerado"/>
        <w:spacing w:after="120"/>
        <w:ind w:left="0" w:firstLine="0"/>
      </w:pPr>
      <w:r>
        <w:t>Se o dicionário de dados documentasse adequadamente o significado de cada campo, sua unidade de medida e suas relações com outros campos, as validações propostas nos ACH-01, ACH-02 e ACH-03 poderiam ser implementadas como regras de negócio automatizadas, e não como verificações manuais dependentes de quem já conhece o sistema. O ACH-04, portanto, não é apenas mais um achado: é o habilitador transversal cuja resolução potencializa todas as demais melhorias.</w:t>
      </w:r>
    </w:p>
    <w:p w14:paraId="493D043C" w14:textId="77777777" w:rsidR="007C0571" w:rsidRPr="008E77FF" w:rsidRDefault="007C0571" w:rsidP="007C0571">
      <w:pPr>
        <w:pStyle w:val="Ttulo3"/>
        <w:spacing w:before="240" w:after="120"/>
        <w:rPr>
          <w:b/>
          <w:u w:val="none"/>
        </w:rPr>
      </w:pPr>
      <w:bookmarkStart w:id="79" w:name="_Toc225413251"/>
      <w:r w:rsidRPr="008E77FF">
        <w:rPr>
          <w:b/>
          <w:u w:val="none"/>
        </w:rPr>
        <w:t>Efeitos potenciais</w:t>
      </w:r>
      <w:bookmarkEnd w:id="79"/>
    </w:p>
    <w:p w14:paraId="12D7B174" w14:textId="77777777" w:rsidR="00DE23B3" w:rsidRDefault="007C0571" w:rsidP="007C0571">
      <w:pPr>
        <w:pStyle w:val="Pargrafonumerado"/>
        <w:spacing w:after="120"/>
        <w:ind w:left="0" w:firstLine="0"/>
      </w:pPr>
      <w:r>
        <w:t xml:space="preserve">Essa lacuna semântica projeta efeitos potenciais relevantes. O primeiro é a limitação da interpretação autônoma dos dados. Se o campo </w:t>
      </w:r>
      <w:r w:rsidRPr="00D326B7">
        <w:rPr>
          <w:b/>
          <w:bCs/>
        </w:rPr>
        <w:t>nr_area</w:t>
      </w:r>
      <w:r>
        <w:t xml:space="preserve"> não informa sua unidade, a implementação de validações de área, como as discutidas nos achados anteriores, depende de conhecimento tácito sobre o que o sistema "quer dizer" com aquele valor. Se um campo temporal como </w:t>
      </w:r>
      <w:r w:rsidRPr="00D326B7">
        <w:rPr>
          <w:b/>
          <w:bCs/>
        </w:rPr>
        <w:t>dt_cadastro</w:t>
      </w:r>
      <w:r>
        <w:t xml:space="preserve"> ou </w:t>
      </w:r>
      <w:r w:rsidRPr="00D326B7">
        <w:rPr>
          <w:b/>
          <w:bCs/>
        </w:rPr>
        <w:t>dt_atualizacao</w:t>
      </w:r>
      <w:r>
        <w:t xml:space="preserve"> não distingue evento de sistema, vigência ou atualização de negócio, a curadoria de registros desatualizados, cancelados ou herdados de versões anteriores torna-se menos confiável. </w:t>
      </w:r>
    </w:p>
    <w:p w14:paraId="44D8487D" w14:textId="1A3F8B82" w:rsidR="007C0571" w:rsidRDefault="007C0571" w:rsidP="007C0571">
      <w:pPr>
        <w:pStyle w:val="Pargrafonumerado"/>
        <w:spacing w:after="120"/>
        <w:ind w:left="0" w:firstLine="0"/>
      </w:pPr>
      <w:r>
        <w:t>O segundo efeito potencial é a concentração de conhecimento crítico em poucos indivíduos. Quando o significado dos campos não está suficientemente formalizado, ele se preserva por meio da memória dos técnicos mais antigos, e não por documentação institucional durável.</w:t>
      </w:r>
    </w:p>
    <w:p w14:paraId="39778172" w14:textId="77777777" w:rsidR="00DE23B3" w:rsidRDefault="007C0571" w:rsidP="007C0571">
      <w:pPr>
        <w:pStyle w:val="Pargrafonumerado"/>
        <w:spacing w:after="120"/>
        <w:ind w:left="0" w:firstLine="0"/>
      </w:pPr>
      <w:r>
        <w:t xml:space="preserve">O terceiro efeito potencial é o aumento do risco de erro silencioso em integrações, consultas analíticas e manutenção evolutiva. Sistemas externos e equipes novas podem consumir a mesma coluna com premissas diferentes sem perceber a divergência. </w:t>
      </w:r>
    </w:p>
    <w:p w14:paraId="3861C352" w14:textId="2CBBBE12" w:rsidR="007C0571" w:rsidRDefault="007C0571" w:rsidP="007C0571">
      <w:pPr>
        <w:pStyle w:val="Pargrafonumerado"/>
        <w:spacing w:after="120"/>
        <w:ind w:left="0" w:firstLine="0"/>
      </w:pPr>
      <w:r>
        <w:t>O quarto efeito potencial é a limitação da auditabilidade futura do CAF. Um sistema relevante para políticas públicas não pode exigir, a cada nova fiscalização, consultas reiteradas aos seus "intérpretes autorizados" para explicar o que cada dado significa.</w:t>
      </w:r>
    </w:p>
    <w:p w14:paraId="198EE773" w14:textId="77777777" w:rsidR="007C0571" w:rsidRPr="008E77FF" w:rsidRDefault="007C0571" w:rsidP="007C0571">
      <w:pPr>
        <w:pStyle w:val="Ttulo3"/>
        <w:spacing w:before="240" w:after="120"/>
        <w:rPr>
          <w:b/>
          <w:u w:val="none"/>
        </w:rPr>
      </w:pPr>
      <w:bookmarkStart w:id="80" w:name="_Toc225413252"/>
      <w:r w:rsidRPr="008E77FF">
        <w:rPr>
          <w:b/>
          <w:u w:val="none"/>
        </w:rPr>
        <w:t>Causas</w:t>
      </w:r>
      <w:bookmarkEnd w:id="80"/>
    </w:p>
    <w:p w14:paraId="1A51E545" w14:textId="0FBAC904" w:rsidR="007C0571" w:rsidRDefault="007C0571" w:rsidP="007C0571">
      <w:pPr>
        <w:pStyle w:val="Pargrafonumerado"/>
        <w:spacing w:after="120"/>
        <w:ind w:left="0" w:firstLine="0"/>
      </w:pPr>
      <w:r>
        <w:t xml:space="preserve">As causas ajudam a entender por que o manual de instruções chegou a esse ponto. A primeira é que o dicionário foi produzido e mantido, em grande medida, como documentação posterior ao desenvolvimento, sem enriquecimento semântico sistemático. O resultado natural de documentação </w:t>
      </w:r>
      <w:r w:rsidRPr="00D326B7">
        <w:rPr>
          <w:i/>
          <w:iCs/>
        </w:rPr>
        <w:t>post mortem</w:t>
      </w:r>
      <w:r>
        <w:t xml:space="preserve"> é a descrição tautológica: registra-se o nome do campo, mas não seu significado de negócio. A segunda é a fragmentação do conhecimento entre o dicionário de dados e o Documento de Regras de Negócio. A peça 78 contém definições úteis, inclusive exemplos de unidades de medida e regras materiais, mas essas informações não foram vinculadas campo a campo ao artefato consultado por quem tenta entender a estrutura do banco. Assim, o conhecimento existe, porém</w:t>
      </w:r>
      <w:r w:rsidR="00DE23B3">
        <w:t>,</w:t>
      </w:r>
      <w:r>
        <w:t xml:space="preserve"> espalhado.</w:t>
      </w:r>
    </w:p>
    <w:p w14:paraId="52D54E46" w14:textId="77777777" w:rsidR="007C0571" w:rsidRDefault="007C0571" w:rsidP="007C0571">
      <w:pPr>
        <w:pStyle w:val="Pargrafonumerado"/>
        <w:spacing w:after="120"/>
        <w:ind w:left="0" w:firstLine="0"/>
      </w:pPr>
      <w:r>
        <w:t xml:space="preserve">A terceira causa é que a gestão de metadados ainda não está plenamente integrada ao ciclo de vida do sistema como artefato obrigatório de mudança, com responsáveis, padrões mínimos e revisão contínua. O dicionário permanece em formato estático, desvinculado de processo robusto de controle de versão semântica. A quarta é a limitação do próprio </w:t>
      </w:r>
      <w:r w:rsidRPr="00D326B7">
        <w:rPr>
          <w:i/>
          <w:iCs/>
        </w:rPr>
        <w:t>template</w:t>
      </w:r>
      <w:r>
        <w:t xml:space="preserve"> documental, que não favorece o registro estruturado de unidade de medida, datum geodésico, domínio de valores e natureza do evento temporal. Essas causas foram agravadas por fatores contribuintes adequadamente descritos no contraditório: pressão operacional, dívida técnica acumulada ao longo das transições do CAF, reconstrução institucional do MDA e priorização legítima de entregas funcionais em detrimento da documentação. O gestor reconheceu essa moldura como problema qualitativo de maturidade, não </w:t>
      </w:r>
      <w:r>
        <w:lastRenderedPageBreak/>
        <w:t>como vazio absoluto de governança, e acolheu expressamente a recomendação correspondente (peça 150, p. 57-60 e 71).</w:t>
      </w:r>
    </w:p>
    <w:p w14:paraId="5C28B4D6" w14:textId="77777777" w:rsidR="007C0571" w:rsidRPr="008E77FF" w:rsidRDefault="007C0571" w:rsidP="007C0571">
      <w:pPr>
        <w:pStyle w:val="Ttulo3"/>
        <w:spacing w:before="240" w:after="120"/>
        <w:rPr>
          <w:b/>
          <w:u w:val="none"/>
        </w:rPr>
      </w:pPr>
      <w:bookmarkStart w:id="81" w:name="_Toc225413253"/>
      <w:commentRangeStart w:id="82"/>
      <w:r w:rsidRPr="008E77FF">
        <w:rPr>
          <w:b/>
          <w:u w:val="none"/>
        </w:rPr>
        <w:t>Boas práticas</w:t>
      </w:r>
      <w:bookmarkEnd w:id="81"/>
      <w:commentRangeEnd w:id="82"/>
      <w:r w:rsidR="00B14768" w:rsidRPr="008E77FF">
        <w:rPr>
          <w:rStyle w:val="Refdecomentrio"/>
          <w:b/>
          <w:sz w:val="24"/>
          <w:szCs w:val="24"/>
          <w:u w:val="none"/>
        </w:rPr>
        <w:commentReference w:id="82"/>
      </w:r>
    </w:p>
    <w:p w14:paraId="20AE54AE" w14:textId="12C13255" w:rsidR="007C0571" w:rsidRDefault="007C0571" w:rsidP="007C0571">
      <w:pPr>
        <w:pStyle w:val="Pargrafonumerado"/>
        <w:spacing w:after="120"/>
        <w:ind w:left="0" w:firstLine="0"/>
      </w:pPr>
      <w:r>
        <w:t xml:space="preserve">No plano das boas práticas, a equipe não identificou experiência que atendesse cumulativamente aos critérios da NAT §160. Houve, contudo, avanços parciais relevantes. O primeiro é a cobertura integral das 95 tabelas em uso pelo dicionário, o que fornece base concreta para melhoria incremental em vez de reconstrução do zero. O segundo é a existência de 31 campos com descrição funcional adequada, </w:t>
      </w:r>
      <w:r w:rsidRPr="00D326B7">
        <w:rPr>
          <w:i/>
          <w:iCs/>
        </w:rPr>
        <w:t>benchmark</w:t>
      </w:r>
      <w:r>
        <w:t xml:space="preserve"> interno que demonstra viabilidade técnica imediata. O terceiro é o próprio acolhimento</w:t>
      </w:r>
      <w:r w:rsidR="0031721F">
        <w:t xml:space="preserve"> e aceitação</w:t>
      </w:r>
      <w:r>
        <w:t xml:space="preserve">, pelo gestor, </w:t>
      </w:r>
      <w:r w:rsidR="0031721F">
        <w:t xml:space="preserve">da necessidade </w:t>
      </w:r>
      <w:r>
        <w:t>de implementação progressiva e integrada à gestão de mudanças. Esses pontos não convertem o caso em boa prática formal, mas mostram que o sistema já dispõe de alicerces institucionais para amadurecer a gestão de metadados.</w:t>
      </w:r>
    </w:p>
    <w:p w14:paraId="5AF35001" w14:textId="77777777" w:rsidR="007C0571" w:rsidRPr="008E77FF" w:rsidRDefault="007C0571" w:rsidP="007C0571">
      <w:pPr>
        <w:pStyle w:val="Ttulo3"/>
        <w:spacing w:before="240" w:after="120"/>
        <w:rPr>
          <w:b/>
          <w:u w:val="none"/>
        </w:rPr>
      </w:pPr>
      <w:bookmarkStart w:id="83" w:name="_Toc225413254"/>
      <w:r w:rsidRPr="008E77FF">
        <w:rPr>
          <w:b/>
          <w:u w:val="none"/>
        </w:rPr>
        <w:t>Propostas de encaminhamento</w:t>
      </w:r>
      <w:bookmarkEnd w:id="83"/>
    </w:p>
    <w:p w14:paraId="43512A6D" w14:textId="77777777" w:rsidR="007C0571" w:rsidRDefault="007C0571" w:rsidP="007C0571">
      <w:pPr>
        <w:pStyle w:val="Pargrafonumerado"/>
        <w:spacing w:after="120"/>
        <w:ind w:left="0" w:firstLine="0"/>
      </w:pPr>
      <w:r>
        <w:t xml:space="preserve">Os encaminhamentos, por isso, devem preservar liberdade de meios e concentrar-se no resultado a alcançar. A determinação transversal de apresentação de plano de ação em 180 dias é pertinente também para este achado, porque permite ao gestor organizar, por risco e criticidade, a revisão do passivo documental e a consolidação de critérios mínimos de metadados. Especificamente para o ACH-04, a </w:t>
      </w:r>
      <w:commentRangeStart w:id="84"/>
      <w:r>
        <w:t xml:space="preserve">Proposta 2.4 </w:t>
      </w:r>
      <w:commentRangeEnd w:id="84"/>
      <w:r w:rsidR="00191A1F">
        <w:rPr>
          <w:rStyle w:val="Refdecomentrio"/>
          <w:sz w:val="24"/>
          <w:szCs w:val="24"/>
        </w:rPr>
        <w:commentReference w:id="84"/>
      </w:r>
      <w:r>
        <w:t>responde de forma direta ao problema identificado: aprimorar a gestão de metadados do CAF, assegurando definições semânticas documentadas, alinhadas às regras de negócio e ao marco legal, com responsabilidades atribuídas e atualização integrada ao ciclo de vida do sistema. Não se está impondo ferramenta única, modelo fechado ou saneamento massivo imediato; define-se, isto sim, a necessidade de que o manual do sistema passe a explicar, de modo verificável, o que seus dados significam.</w:t>
      </w:r>
    </w:p>
    <w:p w14:paraId="1BD57F4D" w14:textId="77777777" w:rsidR="007C0571" w:rsidRDefault="007C0571" w:rsidP="007C0571">
      <w:pPr>
        <w:keepNext/>
        <w:spacing w:before="240" w:after="120"/>
        <w:jc w:val="center"/>
      </w:pPr>
      <w:commentRangeStart w:id="85"/>
      <w:r>
        <w:rPr>
          <w:b/>
          <w:sz w:val="20"/>
        </w:rPr>
        <w:t xml:space="preserve">Quadro 11 — </w:t>
      </w:r>
      <w:r>
        <w:rPr>
          <w:sz w:val="20"/>
        </w:rPr>
        <w:t>Síntese do Achado 04</w:t>
      </w:r>
      <w:commentRangeEnd w:id="85"/>
      <w:r w:rsidR="00B14768">
        <w:rPr>
          <w:rStyle w:val="Refdecomentrio"/>
          <w:sz w:val="24"/>
          <w:szCs w:val="24"/>
        </w:rPr>
        <w:commentReference w:id="85"/>
      </w:r>
    </w:p>
    <w:tbl>
      <w:tblPr>
        <w:tblStyle w:val="Tabelacomgrade"/>
        <w:tblW w:w="0" w:type="auto"/>
        <w:jc w:val="center"/>
        <w:tblLook w:val="04A0" w:firstRow="1" w:lastRow="0" w:firstColumn="1" w:lastColumn="0" w:noHBand="0" w:noVBand="1"/>
      </w:tblPr>
      <w:tblGrid>
        <w:gridCol w:w="2547"/>
        <w:gridCol w:w="7080"/>
      </w:tblGrid>
      <w:tr w:rsidR="007C0571" w14:paraId="436DE84D" w14:textId="77777777" w:rsidTr="00A62EAB">
        <w:trPr>
          <w:jc w:val="center"/>
        </w:trPr>
        <w:tc>
          <w:tcPr>
            <w:tcW w:w="2547" w:type="dxa"/>
          </w:tcPr>
          <w:p w14:paraId="68816F6F" w14:textId="77777777" w:rsidR="007C0571" w:rsidRDefault="007C0571" w:rsidP="00A62EAB">
            <w:pPr>
              <w:spacing w:before="20" w:after="20"/>
              <w:jc w:val="left"/>
            </w:pPr>
            <w:r>
              <w:rPr>
                <w:b/>
                <w:sz w:val="20"/>
              </w:rPr>
              <w:t>Componente</w:t>
            </w:r>
          </w:p>
        </w:tc>
        <w:tc>
          <w:tcPr>
            <w:tcW w:w="7080" w:type="dxa"/>
          </w:tcPr>
          <w:p w14:paraId="489CD395" w14:textId="77777777" w:rsidR="007C0571" w:rsidRDefault="007C0571" w:rsidP="00A62EAB">
            <w:pPr>
              <w:spacing w:before="20" w:after="20"/>
              <w:jc w:val="left"/>
            </w:pPr>
            <w:r>
              <w:rPr>
                <w:b/>
                <w:sz w:val="20"/>
              </w:rPr>
              <w:t>Síntese</w:t>
            </w:r>
          </w:p>
        </w:tc>
      </w:tr>
      <w:tr w:rsidR="007C0571" w14:paraId="7104F8C1" w14:textId="77777777" w:rsidTr="00A62EAB">
        <w:trPr>
          <w:jc w:val="center"/>
        </w:trPr>
        <w:tc>
          <w:tcPr>
            <w:tcW w:w="2547" w:type="dxa"/>
          </w:tcPr>
          <w:p w14:paraId="6A759E66" w14:textId="77777777" w:rsidR="007C0571" w:rsidRDefault="007C0571" w:rsidP="00A62EAB">
            <w:pPr>
              <w:spacing w:before="20" w:after="20"/>
              <w:jc w:val="left"/>
            </w:pPr>
            <w:r>
              <w:rPr>
                <w:sz w:val="20"/>
              </w:rPr>
              <w:t>Situação encontrada</w:t>
            </w:r>
          </w:p>
        </w:tc>
        <w:tc>
          <w:tcPr>
            <w:tcW w:w="7080" w:type="dxa"/>
          </w:tcPr>
          <w:p w14:paraId="3D4A9362" w14:textId="77777777" w:rsidR="007C0571" w:rsidRDefault="007C0571" w:rsidP="00A62EAB">
            <w:pPr>
              <w:spacing w:before="20" w:after="20"/>
              <w:jc w:val="left"/>
            </w:pPr>
            <w:r>
              <w:rPr>
                <w:sz w:val="20"/>
              </w:rPr>
              <w:t>Dicionário de dados com 94,1% de descrições inadequadas, 84% de campos numéricos sem unidade de medida e 92% de campos temporais ambíguos, apesar de cobertura formal de 100% das 95 tabelas em uso</w:t>
            </w:r>
          </w:p>
        </w:tc>
      </w:tr>
      <w:tr w:rsidR="007C0571" w14:paraId="4E5ADC2F" w14:textId="77777777" w:rsidTr="00A62EAB">
        <w:trPr>
          <w:jc w:val="center"/>
        </w:trPr>
        <w:tc>
          <w:tcPr>
            <w:tcW w:w="2547" w:type="dxa"/>
          </w:tcPr>
          <w:p w14:paraId="66C8025E" w14:textId="77777777" w:rsidR="007C0571" w:rsidRDefault="007C0571" w:rsidP="00A62EAB">
            <w:pPr>
              <w:spacing w:before="20" w:after="20"/>
              <w:jc w:val="left"/>
            </w:pPr>
            <w:r>
              <w:rPr>
                <w:sz w:val="20"/>
              </w:rPr>
              <w:t>Critério</w:t>
            </w:r>
          </w:p>
        </w:tc>
        <w:tc>
          <w:tcPr>
            <w:tcW w:w="7080" w:type="dxa"/>
          </w:tcPr>
          <w:p w14:paraId="220FAC8A" w14:textId="36F3F61E" w:rsidR="007C0571" w:rsidRDefault="007C0571" w:rsidP="00A62EAB">
            <w:pPr>
              <w:spacing w:before="20" w:after="20"/>
              <w:jc w:val="left"/>
            </w:pPr>
            <w:r>
              <w:rPr>
                <w:sz w:val="20"/>
              </w:rPr>
              <w:t>ISO/IEC 11179, DAMA-DMBOK v2, Decreto 10.046/2019, COBIT 2019 e referenciais de governança de dados adotados pelo TCU</w:t>
            </w:r>
          </w:p>
        </w:tc>
      </w:tr>
      <w:tr w:rsidR="007C0571" w14:paraId="13FF7BCC" w14:textId="77777777" w:rsidTr="00A62EAB">
        <w:trPr>
          <w:jc w:val="center"/>
        </w:trPr>
        <w:tc>
          <w:tcPr>
            <w:tcW w:w="2547" w:type="dxa"/>
          </w:tcPr>
          <w:p w14:paraId="0EBDDDCE" w14:textId="77777777" w:rsidR="007C0571" w:rsidRDefault="007C0571" w:rsidP="00A62EAB">
            <w:pPr>
              <w:spacing w:before="20" w:after="20"/>
              <w:jc w:val="left"/>
            </w:pPr>
            <w:r>
              <w:rPr>
                <w:sz w:val="20"/>
              </w:rPr>
              <w:t>Efeitos potenciais</w:t>
            </w:r>
          </w:p>
        </w:tc>
        <w:tc>
          <w:tcPr>
            <w:tcW w:w="7080" w:type="dxa"/>
          </w:tcPr>
          <w:p w14:paraId="24F2DC70" w14:textId="77777777" w:rsidR="007C0571" w:rsidRDefault="007C0571" w:rsidP="00A62EAB">
            <w:pPr>
              <w:spacing w:before="20" w:after="20"/>
              <w:jc w:val="left"/>
            </w:pPr>
            <w:r>
              <w:rPr>
                <w:sz w:val="20"/>
              </w:rPr>
              <w:t>Limitação da interpretação autônoma, concentração de conhecimento tácito, risco de erro em integrações e perda de sustentabilidade das melhorias recomendadas nos achados anteriores</w:t>
            </w:r>
          </w:p>
        </w:tc>
      </w:tr>
      <w:tr w:rsidR="007C0571" w14:paraId="7643298B" w14:textId="77777777" w:rsidTr="00A62EAB">
        <w:trPr>
          <w:jc w:val="center"/>
        </w:trPr>
        <w:tc>
          <w:tcPr>
            <w:tcW w:w="2547" w:type="dxa"/>
          </w:tcPr>
          <w:p w14:paraId="4B3D030C" w14:textId="77777777" w:rsidR="007C0571" w:rsidRDefault="007C0571" w:rsidP="00A62EAB">
            <w:pPr>
              <w:spacing w:before="20" w:after="20"/>
              <w:jc w:val="left"/>
            </w:pPr>
            <w:r>
              <w:rPr>
                <w:sz w:val="20"/>
              </w:rPr>
              <w:t>Causas principais</w:t>
            </w:r>
          </w:p>
        </w:tc>
        <w:tc>
          <w:tcPr>
            <w:tcW w:w="7080" w:type="dxa"/>
          </w:tcPr>
          <w:p w14:paraId="7EAAB733" w14:textId="77777777" w:rsidR="007C0571" w:rsidRDefault="007C0571" w:rsidP="00A62EAB">
            <w:pPr>
              <w:spacing w:before="20" w:after="20"/>
              <w:jc w:val="left"/>
            </w:pPr>
            <w:r>
              <w:rPr>
                <w:sz w:val="20"/>
              </w:rPr>
              <w:t xml:space="preserve">Documentação post mortem, fragmentação entre dicionário e regras de negócio, metadados fora do ciclo de desenvolvimento e </w:t>
            </w:r>
            <w:r w:rsidRPr="00D326B7">
              <w:rPr>
                <w:i/>
                <w:iCs/>
                <w:sz w:val="20"/>
              </w:rPr>
              <w:t>template</w:t>
            </w:r>
            <w:r>
              <w:rPr>
                <w:sz w:val="20"/>
              </w:rPr>
              <w:t xml:space="preserve"> sem campos estruturais suficientes</w:t>
            </w:r>
          </w:p>
        </w:tc>
      </w:tr>
      <w:tr w:rsidR="007C0571" w14:paraId="3177DCB0" w14:textId="77777777" w:rsidTr="00A62EAB">
        <w:trPr>
          <w:jc w:val="center"/>
        </w:trPr>
        <w:tc>
          <w:tcPr>
            <w:tcW w:w="2547" w:type="dxa"/>
          </w:tcPr>
          <w:p w14:paraId="099DA9AB" w14:textId="77777777" w:rsidR="007C0571" w:rsidRDefault="007C0571" w:rsidP="00A62EAB">
            <w:pPr>
              <w:spacing w:before="20" w:after="20"/>
              <w:jc w:val="left"/>
            </w:pPr>
            <w:r>
              <w:rPr>
                <w:sz w:val="20"/>
              </w:rPr>
              <w:t>Propostas associadas</w:t>
            </w:r>
          </w:p>
        </w:tc>
        <w:tc>
          <w:tcPr>
            <w:tcW w:w="7080" w:type="dxa"/>
          </w:tcPr>
          <w:p w14:paraId="0082B574" w14:textId="77777777" w:rsidR="007C0571" w:rsidRDefault="007C0571" w:rsidP="00A62EAB">
            <w:pPr>
              <w:spacing w:before="20" w:after="20"/>
              <w:jc w:val="left"/>
            </w:pPr>
            <w:r>
              <w:rPr>
                <w:sz w:val="20"/>
              </w:rPr>
              <w:t>Plano de ação em 180 dias e aprimoramento da gestão de metadados do CAF com atualização contínua e responsabilidades definidas</w:t>
            </w:r>
          </w:p>
        </w:tc>
      </w:tr>
    </w:tbl>
    <w:p w14:paraId="5E5A1298" w14:textId="77777777" w:rsidR="007C0571" w:rsidRDefault="007C0571" w:rsidP="007C0571">
      <w:pPr>
        <w:spacing w:before="0" w:after="120" w:line="40" w:lineRule="exact"/>
      </w:pPr>
    </w:p>
    <w:p w14:paraId="40884193" w14:textId="77777777" w:rsidR="007C0571" w:rsidRDefault="007C0571" w:rsidP="007C0571">
      <w:pPr>
        <w:spacing w:before="40" w:after="120"/>
      </w:pPr>
      <w:r>
        <w:rPr>
          <w:i/>
          <w:sz w:val="20"/>
        </w:rPr>
        <w:t>Fonte: elaboração da equipe de auditoria com base na Matriz de Achados do CAF e nas peças 75, 78, 132, 133, 134, 135, 136 e 150.</w:t>
      </w:r>
    </w:p>
    <w:p w14:paraId="4648794C" w14:textId="77777777" w:rsidR="007C0571" w:rsidRDefault="007C0571" w:rsidP="007C0571">
      <w:pPr>
        <w:pStyle w:val="Ttulo3"/>
        <w:spacing w:before="240" w:after="120"/>
      </w:pPr>
      <w:bookmarkStart w:id="86" w:name="_Toc225413255"/>
      <w:r>
        <w:rPr>
          <w:b/>
        </w:rPr>
        <w:t>Benefícios esperados</w:t>
      </w:r>
      <w:bookmarkEnd w:id="86"/>
    </w:p>
    <w:p w14:paraId="65622ABB" w14:textId="77777777" w:rsidR="007C0571" w:rsidRDefault="007C0571" w:rsidP="007C0571">
      <w:pPr>
        <w:pStyle w:val="Pargrafonumerado"/>
        <w:spacing w:after="120"/>
        <w:ind w:left="0" w:firstLine="0"/>
      </w:pPr>
      <w:r>
        <w:t xml:space="preserve">Os benefícios esperados são concretos e estruturantes. Em primeiro lugar, espera-se reduzir progressivamente a taxa de 94,1% de descrições inadequadas, especificar unidade para os 105 campos numéricos sem essa informação e eliminar a ambiguidade dos 80 campos temporais cuja semântica ainda é incerta. Em segundo lugar, espera-se diminuir a dependência de conhecimento </w:t>
      </w:r>
      <w:r>
        <w:lastRenderedPageBreak/>
        <w:t>tácito, preservando institucionalmente informações hoje dispersas entre documentos e memória de equipes. Em terceiro lugar, espera-se ampliar a auditabilidade e a interoperabilidade do CAF.</w:t>
      </w:r>
    </w:p>
    <w:p w14:paraId="020E24C6" w14:textId="77777777" w:rsidR="007C0571" w:rsidRDefault="007C0571" w:rsidP="007C0571">
      <w:pPr>
        <w:pStyle w:val="Pargrafonumerado"/>
        <w:spacing w:after="120"/>
        <w:ind w:left="0" w:firstLine="0"/>
      </w:pPr>
      <w:r>
        <w:t>Sobretudo, espera-se dar sustentação às melhorias dos demais achados: corrigir a porta documental do cadastro, a coerência territorial dos imóveis e a curadoria dos registros cadastrais exige saber com precisão o que cada campo representa. Se o ACH-01 tratou do que entra no sistema, o ACH-02 do lugar onde o cadastro se ancora e o ACH-03 da consistência das pessoas e vínculos registrados, o ACH-04 trata da linguagem comum que torna essas correções duráveis. Para a sociedade, o ganho final é um CAF menos opaco, mais auditável e preparado para sustentar, com continuidade, políticas públicas voltadas à agricultura familiar.</w:t>
      </w:r>
    </w:p>
    <w:p w14:paraId="73A5756D" w14:textId="4835ABCD" w:rsidR="007C0571" w:rsidRDefault="007C0571" w:rsidP="007C0571"/>
    <w:p w14:paraId="2D96CAF7" w14:textId="77777777" w:rsidR="007C0571" w:rsidRDefault="007C0571" w:rsidP="007C0571">
      <w:pPr>
        <w:pStyle w:val="Ttulo1"/>
        <w:spacing w:before="240" w:after="120"/>
      </w:pPr>
      <w:bookmarkStart w:id="87" w:name="_Toc225413257"/>
      <w:bookmarkStart w:id="88" w:name="_Toc225527035"/>
      <w:r>
        <w:rPr>
          <w:sz w:val="28"/>
        </w:rPr>
        <w:t>Comentários dos Gestores</w:t>
      </w:r>
      <w:bookmarkEnd w:id="87"/>
      <w:bookmarkEnd w:id="88"/>
    </w:p>
    <w:p w14:paraId="0CF53396" w14:textId="482E4E8F" w:rsidR="007C0571" w:rsidRDefault="007C0571" w:rsidP="007C0571">
      <w:pPr>
        <w:pStyle w:val="Pargrafonumerado"/>
        <w:spacing w:after="120"/>
        <w:ind w:left="0" w:firstLine="0"/>
      </w:pPr>
      <w:r>
        <w:t>Em observância ao art. 14 da Resolução</w:t>
      </w:r>
      <w:r w:rsidR="00676B99">
        <w:t xml:space="preserve"> -</w:t>
      </w:r>
      <w:r>
        <w:t xml:space="preserve"> TCU 315/2020, o relatório preliminar de auditoria (peça 141) foi </w:t>
      </w:r>
      <w:r w:rsidR="005C47D8">
        <w:t>encaminhado ao MDA por meio do</w:t>
      </w:r>
      <w:r>
        <w:t xml:space="preserve"> Ofício 4045/2026-TCU/Seproc (peça</w:t>
      </w:r>
      <w:r w:rsidR="00676B99">
        <w:t> </w:t>
      </w:r>
      <w:r>
        <w:t>144), com ciência em 23/2/2026 (peça 145). Após prorrogação parcial de prazo até 18/3/2026 (peças 146-147), os comentários foram protocolados pela Assessoria Especial de Controle Interno do MDA (peça 148), acompanhados do Ofício DCAF 18/2026 (peça 149), do Relatório Técnico DCAF de 76 páginas (peça 150) e de documentação de suporte nas peças 151 a 168.</w:t>
      </w:r>
    </w:p>
    <w:p w14:paraId="35C8AA67" w14:textId="77777777" w:rsidR="007C0571" w:rsidRDefault="007C0571" w:rsidP="007C0571">
      <w:pPr>
        <w:pStyle w:val="Pargrafonumerado"/>
        <w:spacing w:after="120"/>
        <w:ind w:left="0" w:firstLine="0"/>
      </w:pPr>
      <w:r>
        <w:t>A manifestação organiza-se em seis eixos: (i) questionamentos metodológicos sobre amostras e métricas; (ii) contexto de legado, transição e reconstrução institucional do MDA; (iii) tom do relatório e distinção entre auditoria operacional e fiscalização de regularidade; (iv) grau de prescritividade dos encaminhamentos; (v) informações novas e delimitações normativas; e (vi) concordâncias parciais e reconhecimento de utilidade diagnóstica. A análise detalhada dos trinta argumentos substantivos encontra-se no Anexo de Análise dos Comentários dos Gestores (peça 169).</w:t>
      </w:r>
    </w:p>
    <w:p w14:paraId="6E3E11FF" w14:textId="77777777" w:rsidR="007C0571" w:rsidRDefault="007C0571" w:rsidP="007C0571">
      <w:pPr>
        <w:pStyle w:val="Pargrafonumerado"/>
        <w:spacing w:after="120"/>
        <w:ind w:left="0" w:firstLine="0"/>
      </w:pPr>
      <w:r>
        <w:t>No exame dos seis eixos, a equipe acolheu, integral ou parcialmente, a maioria dos argumentos de calibragem e delimitação. No plano metodológico, manteve as estimativas estatísticas por estarem ancoradas em amostragem probabilística documentada, mas explicitou com maior clareza a distinção entre passivo acumulado e situação corrente. No plano do contexto institucional, reconheceu factualmente os avanços do CAF 3.0, do Leaflet, do TED DCAF/UFES, da contratação da Dataprev e da renovação prevista de cerca de 742 mil registros em 2026, sem que esses elementos afastem a necessidade de resposta institucional ao passivo remanescente. Quanto ao tom, o relatório foi revisado para adotar paradigma de maturidade (DAMA-DMBOK e CMMI-DMM), afastando linguagem de irregularidade meramente formal e tratando todos os efeitos como potenciais. Quanto à prescritividade, os encaminhamentos passaram a enfatizar resultados a alcançar, com liberdade de meios e prazo de 180 dias para o plano de ação.</w:t>
      </w:r>
    </w:p>
    <w:p w14:paraId="5E456902" w14:textId="77777777" w:rsidR="007C0571" w:rsidRDefault="007C0571" w:rsidP="007C0571">
      <w:pPr>
        <w:pStyle w:val="Pargrafonumerado"/>
        <w:spacing w:after="120"/>
        <w:ind w:left="0" w:firstLine="0"/>
      </w:pPr>
      <w:r>
        <w:t>Entre as convergências mais relevantes, o gestor concordou expressamente com a insuficiência na formalização da política de governança de dados (peça 150, p. 53), acolheu a recomendação sobre gestão de metadados com proposta de implementação progressiva (peça 150, p. 71) e avaliou que as recomendações relativas ao ACH-03 podem ser acolhidas em grande medida nos aspectos prospectivos e estruturantes (peça 150, p. 69).</w:t>
      </w:r>
    </w:p>
    <w:p w14:paraId="27DA57DB" w14:textId="77777777" w:rsidR="007C0571" w:rsidRDefault="007C0571" w:rsidP="007C0571">
      <w:pPr>
        <w:pStyle w:val="Pargrafonumerado"/>
        <w:spacing w:after="120"/>
        <w:ind w:left="0" w:firstLine="0"/>
      </w:pPr>
      <w:r>
        <w:t xml:space="preserve">O relatório final incorporou os seguintes ajustes materiais: (a) redação voltada ao paradigma de maturidade em todos os achados; (b) distinção explícita entre passivo e situação corrente; (c) reconhecimento factual dos avanços do gestor; (d) reformulação dos encaminhamentos para menor prescritividade; (e) enquadramento proporcional da Resolução Conarq como referência orientativa; (f) tratamento de renda elevada e CNAE incompatível como indícios de risco, não critérios autoexecutáveis; (g) delimitação do ACH-02 como limitação geoespacial acumulada; (h) </w:t>
      </w:r>
      <w:r>
        <w:lastRenderedPageBreak/>
        <w:t>distinção entre curadoria e fraude no ACH-03; (i) efeitos tratados como potenciais em todos os achados; e (j) separação metodológica entre adequação tipo-documental e divergência de área.</w:t>
      </w:r>
    </w:p>
    <w:p w14:paraId="7E693622" w14:textId="1936D9C6" w:rsidR="007C0571" w:rsidRDefault="007C0571" w:rsidP="007C0571">
      <w:pPr>
        <w:pStyle w:val="Pargrafonumerado"/>
        <w:spacing w:after="120"/>
        <w:ind w:left="0" w:firstLine="0"/>
      </w:pPr>
      <w:r>
        <w:t xml:space="preserve">Apesar desses ajustes, manteve-se a substância dos encaminhamentos, porque os comentários não infirmam o diagnóstico de maturidade inicial da governança de dados do CAF nem demonstram suficiência do arranjo atual para assegurar qualidade compatível com a </w:t>
      </w:r>
      <w:r w:rsidR="002F6EFD">
        <w:t xml:space="preserve">relevância </w:t>
      </w:r>
      <w:r>
        <w:t>e a criticidade do cadastro. Dos trinta argumentos examinados na peça 169, nenhum, isoladamente ou em conjunto, afasta a substância dos quatro achados. Cumpriu-se a finalidade do art. 14 da Resolução TCU 315/2020: o relatório final tornou-se mais preciso e equilibrado, sem alterar a substância das constatações que justificam a deliberação proposta.</w:t>
      </w:r>
    </w:p>
    <w:p w14:paraId="254EC4CB" w14:textId="77777777" w:rsidR="007C0571" w:rsidRDefault="007C0571" w:rsidP="007C0571">
      <w:pPr>
        <w:pStyle w:val="Ttulo1"/>
        <w:spacing w:before="240" w:after="120"/>
      </w:pPr>
      <w:bookmarkStart w:id="89" w:name="_Toc225413258"/>
      <w:bookmarkStart w:id="90" w:name="_Toc225527036"/>
      <w:commentRangeStart w:id="91"/>
      <w:r>
        <w:rPr>
          <w:sz w:val="28"/>
        </w:rPr>
        <w:t>Conclusão</w:t>
      </w:r>
      <w:bookmarkEnd w:id="89"/>
      <w:bookmarkEnd w:id="90"/>
      <w:commentRangeEnd w:id="91"/>
      <w:r w:rsidR="00915F23">
        <w:rPr>
          <w:rStyle w:val="Refdecomentrio"/>
          <w:sz w:val="24"/>
          <w:szCs w:val="20"/>
        </w:rPr>
        <w:commentReference w:id="91"/>
      </w:r>
    </w:p>
    <w:p w14:paraId="59E05EC2" w14:textId="77777777" w:rsidR="007C0571" w:rsidRDefault="007C0571" w:rsidP="007C0571">
      <w:pPr>
        <w:pStyle w:val="Pargrafonumerado"/>
        <w:spacing w:after="120"/>
        <w:ind w:left="0" w:firstLine="0"/>
      </w:pPr>
      <w:r>
        <w:t>A auditoria avaliou a qualidade dos dados do CAF 3.0 em quatro dimensões complementares (documental, geoespacial, cadastral e de metadados) e a estrutura de governança de dados aplicada ao cadastro, no período de março a agosto de 2025. Os achados foram analisados à luz dos critérios legais de elegibilidade e dos referenciais técnicos de governança e qualidade de dados. Esta seção sintetiza os resultados, responde às questões de auditoria e fundamenta as propostas de encaminhamento.</w:t>
      </w:r>
    </w:p>
    <w:p w14:paraId="0FA02F77" w14:textId="77777777" w:rsidR="007C0571" w:rsidRPr="009E24F4" w:rsidRDefault="007C0571" w:rsidP="007C0571">
      <w:pPr>
        <w:pStyle w:val="Ttulo2"/>
        <w:spacing w:before="240" w:after="120"/>
        <w:rPr>
          <w:b/>
          <w:u w:val="none"/>
        </w:rPr>
      </w:pPr>
      <w:bookmarkStart w:id="92" w:name="_Toc225413259"/>
      <w:commentRangeStart w:id="93"/>
      <w:r w:rsidRPr="009E24F4">
        <w:rPr>
          <w:b/>
          <w:sz w:val="26"/>
          <w:u w:val="none"/>
        </w:rPr>
        <w:t>Critérios de auditoria aplicados</w:t>
      </w:r>
      <w:bookmarkEnd w:id="92"/>
      <w:commentRangeEnd w:id="93"/>
      <w:r w:rsidR="00E41399" w:rsidRPr="009E24F4">
        <w:rPr>
          <w:rStyle w:val="Refdecomentrio"/>
          <w:b/>
          <w:sz w:val="24"/>
          <w:szCs w:val="26"/>
          <w:u w:val="none"/>
        </w:rPr>
        <w:commentReference w:id="93"/>
      </w:r>
    </w:p>
    <w:p w14:paraId="0F49ACCB" w14:textId="77777777" w:rsidR="007C0571" w:rsidRDefault="007C0571" w:rsidP="007C0571">
      <w:pPr>
        <w:pStyle w:val="Pargrafonumerado"/>
        <w:spacing w:after="120"/>
        <w:ind w:left="0" w:firstLine="0"/>
      </w:pPr>
      <w:r>
        <w:t>A avaliação utilizou conjunto integrado de critérios legais, regulamentares e técnicos. Os critérios legais (Lei 11.326/2006, Decreto 9.064/2017 e Portarias MDA 19/2025 e 20/2023) definem o que o CAF deve fazer: identificar e qualificar o público da agricultura familiar com base em requisitos cumulativos de elegibilidade. Os referenciais técnicos (DAMA-DMBOK v2, ISO/IEC 25012:2008, ISO 19157-1:2023, ISO/IEC 11179:2015 e COBIT 2019) definem como avaliar se o cadastro está fazendo adequadamente: qualidade de dados, qualidade geoespacial, registro de metadados e gestão de mudanças. O DAMA-DMBOK, expressamente adotado pelo Acórdão 457/2026-TCU-Plenário como referencial de maturidade de governança de dados, funcionou como critério transversal aplicável aos quatro achados. A avaliação de maturidade, adaptada do CMMI-DMM, foi adotada como instrumento analítico para permitir comparação entre dimensões e situar o estágio observado em cada uma delas.</w:t>
      </w:r>
    </w:p>
    <w:p w14:paraId="1876A2F1" w14:textId="715C70EA" w:rsidR="007C0571" w:rsidRDefault="007C0571" w:rsidP="007C0571">
      <w:pPr>
        <w:pStyle w:val="Pargrafonumerado"/>
        <w:spacing w:after="120"/>
        <w:ind w:left="0" w:firstLine="0"/>
      </w:pPr>
      <w:r>
        <w:t>A cadeia de reincidência (Acórdãos 1</w:t>
      </w:r>
      <w:r w:rsidR="00177F65">
        <w:t>.</w:t>
      </w:r>
      <w:r>
        <w:t>197/2018, 1</w:t>
      </w:r>
      <w:r w:rsidR="00177F65">
        <w:t>.</w:t>
      </w:r>
      <w:r>
        <w:t>866/2021 e 885/2024-TCU-Plenário) fundamentou a natureza de determinação (e não mera recomendação) do encaminhamento principal.</w:t>
      </w:r>
    </w:p>
    <w:p w14:paraId="1A55BE10" w14:textId="77777777" w:rsidR="007C0571" w:rsidRDefault="007C0571" w:rsidP="007C0571">
      <w:pPr>
        <w:keepNext/>
        <w:spacing w:before="240" w:after="120"/>
        <w:jc w:val="center"/>
      </w:pPr>
      <w:r>
        <w:rPr>
          <w:b/>
          <w:sz w:val="20"/>
        </w:rPr>
        <w:t xml:space="preserve">Quadro 12 — </w:t>
      </w:r>
      <w:r>
        <w:rPr>
          <w:sz w:val="20"/>
        </w:rPr>
        <w:t>Rastreabilidade dos critérios de auditoria</w:t>
      </w:r>
    </w:p>
    <w:tbl>
      <w:tblPr>
        <w:tblStyle w:val="Tabelacomgrade"/>
        <w:tblW w:w="0" w:type="auto"/>
        <w:jc w:val="center"/>
        <w:tblLook w:val="04A0" w:firstRow="1" w:lastRow="0" w:firstColumn="1" w:lastColumn="0" w:noHBand="0" w:noVBand="1"/>
      </w:tblPr>
      <w:tblGrid>
        <w:gridCol w:w="3210"/>
        <w:gridCol w:w="3209"/>
        <w:gridCol w:w="3208"/>
      </w:tblGrid>
      <w:tr w:rsidR="007C0571" w14:paraId="380A7023" w14:textId="77777777" w:rsidTr="00A62EAB">
        <w:trPr>
          <w:jc w:val="center"/>
        </w:trPr>
        <w:tc>
          <w:tcPr>
            <w:tcW w:w="3212" w:type="dxa"/>
          </w:tcPr>
          <w:p w14:paraId="66691C5D" w14:textId="77777777" w:rsidR="007C0571" w:rsidRDefault="007C0571" w:rsidP="00A62EAB">
            <w:pPr>
              <w:spacing w:before="20" w:after="20"/>
              <w:jc w:val="left"/>
            </w:pPr>
            <w:r>
              <w:rPr>
                <w:b/>
                <w:sz w:val="20"/>
              </w:rPr>
              <w:t>Critério</w:t>
            </w:r>
          </w:p>
        </w:tc>
        <w:tc>
          <w:tcPr>
            <w:tcW w:w="3212" w:type="dxa"/>
          </w:tcPr>
          <w:p w14:paraId="69721099" w14:textId="77777777" w:rsidR="007C0571" w:rsidRDefault="007C0571" w:rsidP="00A62EAB">
            <w:pPr>
              <w:spacing w:before="20" w:after="20"/>
              <w:jc w:val="left"/>
            </w:pPr>
            <w:r>
              <w:rPr>
                <w:b/>
                <w:sz w:val="20"/>
              </w:rPr>
              <w:t>Natureza</w:t>
            </w:r>
          </w:p>
        </w:tc>
        <w:tc>
          <w:tcPr>
            <w:tcW w:w="3212" w:type="dxa"/>
          </w:tcPr>
          <w:p w14:paraId="57F39E3D" w14:textId="77777777" w:rsidR="007C0571" w:rsidRDefault="007C0571" w:rsidP="00A62EAB">
            <w:pPr>
              <w:spacing w:before="20" w:after="20"/>
              <w:jc w:val="left"/>
            </w:pPr>
            <w:r>
              <w:rPr>
                <w:b/>
                <w:sz w:val="20"/>
              </w:rPr>
              <w:t>Achados</w:t>
            </w:r>
          </w:p>
        </w:tc>
      </w:tr>
      <w:tr w:rsidR="007C0571" w14:paraId="40D43C7A" w14:textId="77777777" w:rsidTr="00A62EAB">
        <w:trPr>
          <w:jc w:val="center"/>
        </w:trPr>
        <w:tc>
          <w:tcPr>
            <w:tcW w:w="3212" w:type="dxa"/>
          </w:tcPr>
          <w:p w14:paraId="037CD0BA" w14:textId="77777777" w:rsidR="007C0571" w:rsidRDefault="007C0571" w:rsidP="00A62EAB">
            <w:pPr>
              <w:spacing w:before="20" w:after="20"/>
              <w:jc w:val="left"/>
            </w:pPr>
            <w:r>
              <w:rPr>
                <w:sz w:val="20"/>
              </w:rPr>
              <w:t>Lei 11.326/2006 (elegibilidade, 4 módulos fiscais)</w:t>
            </w:r>
          </w:p>
        </w:tc>
        <w:tc>
          <w:tcPr>
            <w:tcW w:w="3212" w:type="dxa"/>
          </w:tcPr>
          <w:p w14:paraId="66601329" w14:textId="77777777" w:rsidR="007C0571" w:rsidRDefault="007C0571" w:rsidP="00A62EAB">
            <w:pPr>
              <w:spacing w:before="20" w:after="20"/>
              <w:jc w:val="left"/>
            </w:pPr>
            <w:r>
              <w:rPr>
                <w:sz w:val="20"/>
              </w:rPr>
              <w:t>Legislação</w:t>
            </w:r>
          </w:p>
        </w:tc>
        <w:tc>
          <w:tcPr>
            <w:tcW w:w="3212" w:type="dxa"/>
          </w:tcPr>
          <w:p w14:paraId="0ECBF074" w14:textId="77777777" w:rsidR="007C0571" w:rsidRDefault="007C0571" w:rsidP="00A62EAB">
            <w:pPr>
              <w:spacing w:before="20" w:after="20"/>
              <w:jc w:val="left"/>
            </w:pPr>
            <w:r>
              <w:rPr>
                <w:sz w:val="20"/>
              </w:rPr>
              <w:t>ACH-01, ACH-02, ACH-03</w:t>
            </w:r>
          </w:p>
        </w:tc>
      </w:tr>
      <w:tr w:rsidR="007C0571" w14:paraId="1FBD13AD" w14:textId="77777777" w:rsidTr="00A62EAB">
        <w:trPr>
          <w:jc w:val="center"/>
        </w:trPr>
        <w:tc>
          <w:tcPr>
            <w:tcW w:w="3212" w:type="dxa"/>
          </w:tcPr>
          <w:p w14:paraId="2920DFDA" w14:textId="77777777" w:rsidR="007C0571" w:rsidRDefault="007C0571" w:rsidP="00A62EAB">
            <w:pPr>
              <w:spacing w:before="20" w:after="20"/>
              <w:jc w:val="left"/>
            </w:pPr>
            <w:r>
              <w:rPr>
                <w:sz w:val="20"/>
              </w:rPr>
              <w:t>Decreto 9.064/2017 (finalidade do CAF)</w:t>
            </w:r>
          </w:p>
        </w:tc>
        <w:tc>
          <w:tcPr>
            <w:tcW w:w="3212" w:type="dxa"/>
          </w:tcPr>
          <w:p w14:paraId="6D386544" w14:textId="77777777" w:rsidR="007C0571" w:rsidRDefault="007C0571" w:rsidP="00A62EAB">
            <w:pPr>
              <w:spacing w:before="20" w:after="20"/>
              <w:jc w:val="left"/>
            </w:pPr>
            <w:r>
              <w:rPr>
                <w:sz w:val="20"/>
              </w:rPr>
              <w:t>Legislação</w:t>
            </w:r>
          </w:p>
        </w:tc>
        <w:tc>
          <w:tcPr>
            <w:tcW w:w="3212" w:type="dxa"/>
          </w:tcPr>
          <w:p w14:paraId="2791CEF3" w14:textId="77777777" w:rsidR="007C0571" w:rsidRDefault="007C0571" w:rsidP="00A62EAB">
            <w:pPr>
              <w:spacing w:before="20" w:after="20"/>
              <w:jc w:val="left"/>
            </w:pPr>
            <w:r>
              <w:rPr>
                <w:sz w:val="20"/>
              </w:rPr>
              <w:t>ACH-01, ACH-02, ACH-03</w:t>
            </w:r>
          </w:p>
        </w:tc>
      </w:tr>
      <w:tr w:rsidR="007C0571" w14:paraId="07F05976" w14:textId="77777777" w:rsidTr="00A62EAB">
        <w:trPr>
          <w:jc w:val="center"/>
        </w:trPr>
        <w:tc>
          <w:tcPr>
            <w:tcW w:w="3212" w:type="dxa"/>
          </w:tcPr>
          <w:p w14:paraId="33A88DB2" w14:textId="77777777" w:rsidR="007C0571" w:rsidRDefault="007C0571" w:rsidP="00A62EAB">
            <w:pPr>
              <w:spacing w:before="20" w:after="20"/>
              <w:jc w:val="left"/>
            </w:pPr>
            <w:r>
              <w:rPr>
                <w:sz w:val="20"/>
              </w:rPr>
              <w:t>Portaria MDA 19/2025 (inscrição no CAF)</w:t>
            </w:r>
          </w:p>
        </w:tc>
        <w:tc>
          <w:tcPr>
            <w:tcW w:w="3212" w:type="dxa"/>
          </w:tcPr>
          <w:p w14:paraId="6450A1D4" w14:textId="77777777" w:rsidR="007C0571" w:rsidRDefault="007C0571" w:rsidP="00A62EAB">
            <w:pPr>
              <w:spacing w:before="20" w:after="20"/>
              <w:jc w:val="left"/>
            </w:pPr>
            <w:r>
              <w:rPr>
                <w:sz w:val="20"/>
              </w:rPr>
              <w:t>Regulamentação</w:t>
            </w:r>
          </w:p>
        </w:tc>
        <w:tc>
          <w:tcPr>
            <w:tcW w:w="3212" w:type="dxa"/>
          </w:tcPr>
          <w:p w14:paraId="045D3CC1" w14:textId="77777777" w:rsidR="007C0571" w:rsidRDefault="007C0571" w:rsidP="00A62EAB">
            <w:pPr>
              <w:spacing w:before="20" w:after="20"/>
              <w:jc w:val="left"/>
            </w:pPr>
            <w:r>
              <w:rPr>
                <w:sz w:val="20"/>
              </w:rPr>
              <w:t>ACH-01, ACH-03</w:t>
            </w:r>
          </w:p>
        </w:tc>
      </w:tr>
      <w:tr w:rsidR="007C0571" w14:paraId="793A4EAD" w14:textId="77777777" w:rsidTr="00A62EAB">
        <w:trPr>
          <w:jc w:val="center"/>
        </w:trPr>
        <w:tc>
          <w:tcPr>
            <w:tcW w:w="3212" w:type="dxa"/>
          </w:tcPr>
          <w:p w14:paraId="2AA4B0D3" w14:textId="77777777" w:rsidR="007C0571" w:rsidRDefault="007C0571" w:rsidP="00A62EAB">
            <w:pPr>
              <w:spacing w:before="20" w:after="20"/>
              <w:jc w:val="left"/>
            </w:pPr>
            <w:r>
              <w:rPr>
                <w:sz w:val="20"/>
              </w:rPr>
              <w:t>Código Civil, arts. 3º, 4º e 6º</w:t>
            </w:r>
          </w:p>
        </w:tc>
        <w:tc>
          <w:tcPr>
            <w:tcW w:w="3212" w:type="dxa"/>
          </w:tcPr>
          <w:p w14:paraId="0B2067E5" w14:textId="77777777" w:rsidR="007C0571" w:rsidRDefault="007C0571" w:rsidP="00A62EAB">
            <w:pPr>
              <w:spacing w:before="20" w:after="20"/>
              <w:jc w:val="left"/>
            </w:pPr>
            <w:r>
              <w:rPr>
                <w:sz w:val="20"/>
              </w:rPr>
              <w:t>Legislação</w:t>
            </w:r>
          </w:p>
        </w:tc>
        <w:tc>
          <w:tcPr>
            <w:tcW w:w="3212" w:type="dxa"/>
          </w:tcPr>
          <w:p w14:paraId="753E7C7A" w14:textId="77777777" w:rsidR="007C0571" w:rsidRDefault="007C0571" w:rsidP="00A62EAB">
            <w:pPr>
              <w:spacing w:before="20" w:after="20"/>
              <w:jc w:val="left"/>
            </w:pPr>
            <w:r>
              <w:rPr>
                <w:sz w:val="20"/>
              </w:rPr>
              <w:t>ACH-03</w:t>
            </w:r>
          </w:p>
        </w:tc>
      </w:tr>
      <w:tr w:rsidR="007C0571" w14:paraId="61465568" w14:textId="77777777" w:rsidTr="00A62EAB">
        <w:trPr>
          <w:jc w:val="center"/>
        </w:trPr>
        <w:tc>
          <w:tcPr>
            <w:tcW w:w="3212" w:type="dxa"/>
          </w:tcPr>
          <w:p w14:paraId="4CE93483" w14:textId="77777777" w:rsidR="007C0571" w:rsidRDefault="007C0571" w:rsidP="00A62EAB">
            <w:pPr>
              <w:spacing w:before="20" w:after="20"/>
              <w:jc w:val="left"/>
            </w:pPr>
            <w:r>
              <w:rPr>
                <w:sz w:val="20"/>
              </w:rPr>
              <w:t>Decreto 10.046/2019 (governança de dados na APF)</w:t>
            </w:r>
          </w:p>
        </w:tc>
        <w:tc>
          <w:tcPr>
            <w:tcW w:w="3212" w:type="dxa"/>
          </w:tcPr>
          <w:p w14:paraId="2990748F" w14:textId="77777777" w:rsidR="007C0571" w:rsidRDefault="007C0571" w:rsidP="00A62EAB">
            <w:pPr>
              <w:spacing w:before="20" w:after="20"/>
              <w:jc w:val="left"/>
            </w:pPr>
            <w:r>
              <w:rPr>
                <w:sz w:val="20"/>
              </w:rPr>
              <w:t>Legislação</w:t>
            </w:r>
          </w:p>
        </w:tc>
        <w:tc>
          <w:tcPr>
            <w:tcW w:w="3212" w:type="dxa"/>
          </w:tcPr>
          <w:p w14:paraId="25D46C2A" w14:textId="77777777" w:rsidR="007C0571" w:rsidRDefault="007C0571" w:rsidP="00A62EAB">
            <w:pPr>
              <w:spacing w:before="20" w:after="20"/>
              <w:jc w:val="left"/>
            </w:pPr>
            <w:r>
              <w:rPr>
                <w:sz w:val="20"/>
              </w:rPr>
              <w:t>ACH-02, ACH-04</w:t>
            </w:r>
          </w:p>
        </w:tc>
      </w:tr>
      <w:tr w:rsidR="007C0571" w14:paraId="5977658B" w14:textId="77777777" w:rsidTr="00A62EAB">
        <w:trPr>
          <w:jc w:val="center"/>
        </w:trPr>
        <w:tc>
          <w:tcPr>
            <w:tcW w:w="3212" w:type="dxa"/>
          </w:tcPr>
          <w:p w14:paraId="624761ED" w14:textId="77777777" w:rsidR="007C0571" w:rsidRDefault="007C0571" w:rsidP="00A62EAB">
            <w:pPr>
              <w:spacing w:before="20" w:after="20"/>
              <w:jc w:val="left"/>
            </w:pPr>
            <w:r>
              <w:rPr>
                <w:sz w:val="20"/>
              </w:rPr>
              <w:t>DAMA-DMBOK v2 (governança de dados)</w:t>
            </w:r>
          </w:p>
        </w:tc>
        <w:tc>
          <w:tcPr>
            <w:tcW w:w="3212" w:type="dxa"/>
          </w:tcPr>
          <w:p w14:paraId="6784B78F" w14:textId="77777777" w:rsidR="007C0571" w:rsidRDefault="007C0571" w:rsidP="00A62EAB">
            <w:pPr>
              <w:spacing w:before="20" w:after="20"/>
              <w:jc w:val="left"/>
            </w:pPr>
            <w:r>
              <w:rPr>
                <w:sz w:val="20"/>
              </w:rPr>
              <w:t>Técnico</w:t>
            </w:r>
          </w:p>
        </w:tc>
        <w:tc>
          <w:tcPr>
            <w:tcW w:w="3212" w:type="dxa"/>
          </w:tcPr>
          <w:p w14:paraId="6982C974" w14:textId="77777777" w:rsidR="007C0571" w:rsidRDefault="007C0571" w:rsidP="00A62EAB">
            <w:pPr>
              <w:spacing w:before="20" w:after="20"/>
              <w:jc w:val="left"/>
            </w:pPr>
            <w:r>
              <w:rPr>
                <w:sz w:val="20"/>
              </w:rPr>
              <w:t>ACH-01, ACH-02, ACH-03, ACH-04</w:t>
            </w:r>
          </w:p>
        </w:tc>
      </w:tr>
      <w:tr w:rsidR="007C0571" w14:paraId="6D4FE4AF" w14:textId="77777777" w:rsidTr="00A62EAB">
        <w:trPr>
          <w:jc w:val="center"/>
        </w:trPr>
        <w:tc>
          <w:tcPr>
            <w:tcW w:w="3212" w:type="dxa"/>
          </w:tcPr>
          <w:p w14:paraId="547F6FBE" w14:textId="77777777" w:rsidR="007C0571" w:rsidRDefault="007C0571" w:rsidP="00A62EAB">
            <w:pPr>
              <w:spacing w:before="20" w:after="20"/>
              <w:jc w:val="left"/>
            </w:pPr>
            <w:r>
              <w:rPr>
                <w:sz w:val="20"/>
              </w:rPr>
              <w:t>ISO/IEC 25012:2008 (qualidade de dados)</w:t>
            </w:r>
          </w:p>
        </w:tc>
        <w:tc>
          <w:tcPr>
            <w:tcW w:w="3212" w:type="dxa"/>
          </w:tcPr>
          <w:p w14:paraId="37EEBB98" w14:textId="77777777" w:rsidR="007C0571" w:rsidRDefault="007C0571" w:rsidP="00A62EAB">
            <w:pPr>
              <w:spacing w:before="20" w:after="20"/>
              <w:jc w:val="left"/>
            </w:pPr>
            <w:r>
              <w:rPr>
                <w:sz w:val="20"/>
              </w:rPr>
              <w:t>Técnico</w:t>
            </w:r>
          </w:p>
        </w:tc>
        <w:tc>
          <w:tcPr>
            <w:tcW w:w="3212" w:type="dxa"/>
          </w:tcPr>
          <w:p w14:paraId="5C9F7B73" w14:textId="77777777" w:rsidR="007C0571" w:rsidRDefault="007C0571" w:rsidP="00A62EAB">
            <w:pPr>
              <w:spacing w:before="20" w:after="20"/>
              <w:jc w:val="left"/>
            </w:pPr>
            <w:r>
              <w:rPr>
                <w:sz w:val="20"/>
              </w:rPr>
              <w:t>ACH-01, ACH-03</w:t>
            </w:r>
          </w:p>
        </w:tc>
      </w:tr>
      <w:tr w:rsidR="007C0571" w14:paraId="3E37779F" w14:textId="77777777" w:rsidTr="00A62EAB">
        <w:trPr>
          <w:jc w:val="center"/>
        </w:trPr>
        <w:tc>
          <w:tcPr>
            <w:tcW w:w="3212" w:type="dxa"/>
          </w:tcPr>
          <w:p w14:paraId="2D04FBB8" w14:textId="77777777" w:rsidR="007C0571" w:rsidRDefault="007C0571" w:rsidP="00A62EAB">
            <w:pPr>
              <w:spacing w:before="20" w:after="20"/>
              <w:jc w:val="left"/>
            </w:pPr>
            <w:r>
              <w:rPr>
                <w:sz w:val="20"/>
              </w:rPr>
              <w:t>ISO 19157-1:2023 (qualidade geoespacial)</w:t>
            </w:r>
          </w:p>
        </w:tc>
        <w:tc>
          <w:tcPr>
            <w:tcW w:w="3212" w:type="dxa"/>
          </w:tcPr>
          <w:p w14:paraId="33399C22" w14:textId="77777777" w:rsidR="007C0571" w:rsidRDefault="007C0571" w:rsidP="00A62EAB">
            <w:pPr>
              <w:spacing w:before="20" w:after="20"/>
              <w:jc w:val="left"/>
            </w:pPr>
            <w:r>
              <w:rPr>
                <w:sz w:val="20"/>
              </w:rPr>
              <w:t>Técnico</w:t>
            </w:r>
          </w:p>
        </w:tc>
        <w:tc>
          <w:tcPr>
            <w:tcW w:w="3212" w:type="dxa"/>
          </w:tcPr>
          <w:p w14:paraId="44279978" w14:textId="77777777" w:rsidR="007C0571" w:rsidRDefault="007C0571" w:rsidP="00A62EAB">
            <w:pPr>
              <w:spacing w:before="20" w:after="20"/>
              <w:jc w:val="left"/>
            </w:pPr>
            <w:r>
              <w:rPr>
                <w:sz w:val="20"/>
              </w:rPr>
              <w:t>ACH-02</w:t>
            </w:r>
          </w:p>
        </w:tc>
      </w:tr>
      <w:tr w:rsidR="007C0571" w14:paraId="335BCD35" w14:textId="77777777" w:rsidTr="00A62EAB">
        <w:trPr>
          <w:jc w:val="center"/>
        </w:trPr>
        <w:tc>
          <w:tcPr>
            <w:tcW w:w="3212" w:type="dxa"/>
          </w:tcPr>
          <w:p w14:paraId="70F4DF3B" w14:textId="77777777" w:rsidR="007C0571" w:rsidRDefault="007C0571" w:rsidP="00A62EAB">
            <w:pPr>
              <w:spacing w:before="20" w:after="20"/>
              <w:jc w:val="left"/>
            </w:pPr>
            <w:r>
              <w:rPr>
                <w:sz w:val="20"/>
              </w:rPr>
              <w:lastRenderedPageBreak/>
              <w:t>ISO/IEC 11179:2015 (metadados)</w:t>
            </w:r>
          </w:p>
        </w:tc>
        <w:tc>
          <w:tcPr>
            <w:tcW w:w="3212" w:type="dxa"/>
          </w:tcPr>
          <w:p w14:paraId="7D24DDC8" w14:textId="77777777" w:rsidR="007C0571" w:rsidRDefault="007C0571" w:rsidP="00A62EAB">
            <w:pPr>
              <w:spacing w:before="20" w:after="20"/>
              <w:jc w:val="left"/>
            </w:pPr>
            <w:r>
              <w:rPr>
                <w:sz w:val="20"/>
              </w:rPr>
              <w:t>Técnico</w:t>
            </w:r>
          </w:p>
        </w:tc>
        <w:tc>
          <w:tcPr>
            <w:tcW w:w="3212" w:type="dxa"/>
          </w:tcPr>
          <w:p w14:paraId="0A5D2B89" w14:textId="77777777" w:rsidR="007C0571" w:rsidRDefault="007C0571" w:rsidP="00A62EAB">
            <w:pPr>
              <w:spacing w:before="20" w:after="20"/>
              <w:jc w:val="left"/>
            </w:pPr>
            <w:r>
              <w:rPr>
                <w:sz w:val="20"/>
              </w:rPr>
              <w:t>ACH-04</w:t>
            </w:r>
          </w:p>
        </w:tc>
      </w:tr>
      <w:tr w:rsidR="007C0571" w14:paraId="512E72ED" w14:textId="77777777" w:rsidTr="00A62EAB">
        <w:trPr>
          <w:jc w:val="center"/>
        </w:trPr>
        <w:tc>
          <w:tcPr>
            <w:tcW w:w="3212" w:type="dxa"/>
          </w:tcPr>
          <w:p w14:paraId="63DC4B0F" w14:textId="77777777" w:rsidR="007C0571" w:rsidRDefault="007C0571" w:rsidP="00A62EAB">
            <w:pPr>
              <w:spacing w:before="20" w:after="20"/>
              <w:jc w:val="left"/>
            </w:pPr>
            <w:r>
              <w:rPr>
                <w:sz w:val="20"/>
              </w:rPr>
              <w:t>COBIT 2019 BAI10 (gestão de mudanças)</w:t>
            </w:r>
          </w:p>
        </w:tc>
        <w:tc>
          <w:tcPr>
            <w:tcW w:w="3212" w:type="dxa"/>
          </w:tcPr>
          <w:p w14:paraId="1538725E" w14:textId="77777777" w:rsidR="007C0571" w:rsidRDefault="007C0571" w:rsidP="00A62EAB">
            <w:pPr>
              <w:spacing w:before="20" w:after="20"/>
              <w:jc w:val="left"/>
            </w:pPr>
            <w:r>
              <w:rPr>
                <w:sz w:val="20"/>
              </w:rPr>
              <w:t>Técnico</w:t>
            </w:r>
          </w:p>
        </w:tc>
        <w:tc>
          <w:tcPr>
            <w:tcW w:w="3212" w:type="dxa"/>
          </w:tcPr>
          <w:p w14:paraId="3188338D" w14:textId="77777777" w:rsidR="007C0571" w:rsidRDefault="007C0571" w:rsidP="00A62EAB">
            <w:pPr>
              <w:spacing w:before="20" w:after="20"/>
              <w:jc w:val="left"/>
            </w:pPr>
            <w:r>
              <w:rPr>
                <w:sz w:val="20"/>
              </w:rPr>
              <w:t>ACH-02, ACH-04</w:t>
            </w:r>
          </w:p>
        </w:tc>
      </w:tr>
      <w:tr w:rsidR="007C0571" w14:paraId="2CB9DD18" w14:textId="77777777" w:rsidTr="00A62EAB">
        <w:trPr>
          <w:jc w:val="center"/>
        </w:trPr>
        <w:tc>
          <w:tcPr>
            <w:tcW w:w="3212" w:type="dxa"/>
          </w:tcPr>
          <w:p w14:paraId="7DFBCB9B" w14:textId="77777777" w:rsidR="007C0571" w:rsidRDefault="007C0571" w:rsidP="00A62EAB">
            <w:pPr>
              <w:spacing w:before="20" w:after="20"/>
              <w:jc w:val="left"/>
            </w:pPr>
            <w:r>
              <w:rPr>
                <w:sz w:val="20"/>
              </w:rPr>
              <w:t>Ac. 1197/2018-TCU-Plenário (reincidência)</w:t>
            </w:r>
          </w:p>
        </w:tc>
        <w:tc>
          <w:tcPr>
            <w:tcW w:w="3212" w:type="dxa"/>
          </w:tcPr>
          <w:p w14:paraId="3FBEED86" w14:textId="77777777" w:rsidR="007C0571" w:rsidRDefault="007C0571" w:rsidP="00A62EAB">
            <w:pPr>
              <w:spacing w:before="20" w:after="20"/>
              <w:jc w:val="left"/>
            </w:pPr>
            <w:r>
              <w:rPr>
                <w:sz w:val="20"/>
              </w:rPr>
              <w:t>Jurisprudência</w:t>
            </w:r>
          </w:p>
        </w:tc>
        <w:tc>
          <w:tcPr>
            <w:tcW w:w="3212" w:type="dxa"/>
          </w:tcPr>
          <w:p w14:paraId="1AAAFD08" w14:textId="77777777" w:rsidR="007C0571" w:rsidRDefault="007C0571" w:rsidP="00A62EAB">
            <w:pPr>
              <w:spacing w:before="20" w:after="20"/>
              <w:jc w:val="left"/>
            </w:pPr>
            <w:r>
              <w:rPr>
                <w:sz w:val="20"/>
              </w:rPr>
              <w:t>ACH-01, ACH-02, ACH-03</w:t>
            </w:r>
          </w:p>
        </w:tc>
      </w:tr>
      <w:tr w:rsidR="007C0571" w14:paraId="70B1003B" w14:textId="77777777" w:rsidTr="00A62EAB">
        <w:trPr>
          <w:jc w:val="center"/>
        </w:trPr>
        <w:tc>
          <w:tcPr>
            <w:tcW w:w="3212" w:type="dxa"/>
          </w:tcPr>
          <w:p w14:paraId="7163BC9B" w14:textId="77777777" w:rsidR="007C0571" w:rsidRDefault="007C0571" w:rsidP="00A62EAB">
            <w:pPr>
              <w:spacing w:before="20" w:after="20"/>
              <w:jc w:val="left"/>
            </w:pPr>
            <w:r>
              <w:rPr>
                <w:sz w:val="20"/>
              </w:rPr>
              <w:t>Ac. 457/2026-TCU-Plenário (DAMA-DMBOK)</w:t>
            </w:r>
          </w:p>
        </w:tc>
        <w:tc>
          <w:tcPr>
            <w:tcW w:w="3212" w:type="dxa"/>
          </w:tcPr>
          <w:p w14:paraId="1A476CD0" w14:textId="77777777" w:rsidR="007C0571" w:rsidRDefault="007C0571" w:rsidP="00A62EAB">
            <w:pPr>
              <w:spacing w:before="20" w:after="20"/>
              <w:jc w:val="left"/>
            </w:pPr>
            <w:r>
              <w:rPr>
                <w:sz w:val="20"/>
              </w:rPr>
              <w:t>Jurisprudência</w:t>
            </w:r>
          </w:p>
        </w:tc>
        <w:tc>
          <w:tcPr>
            <w:tcW w:w="3212" w:type="dxa"/>
          </w:tcPr>
          <w:p w14:paraId="41262D9F" w14:textId="77777777" w:rsidR="007C0571" w:rsidRDefault="007C0571" w:rsidP="00A62EAB">
            <w:pPr>
              <w:spacing w:before="20" w:after="20"/>
              <w:jc w:val="left"/>
            </w:pPr>
            <w:r>
              <w:rPr>
                <w:sz w:val="20"/>
              </w:rPr>
              <w:t>ACH-04</w:t>
            </w:r>
          </w:p>
        </w:tc>
      </w:tr>
    </w:tbl>
    <w:p w14:paraId="5162BE9C" w14:textId="77777777" w:rsidR="007C0571" w:rsidRDefault="007C0571" w:rsidP="007C0571">
      <w:pPr>
        <w:spacing w:before="0" w:after="120" w:line="40" w:lineRule="exact"/>
      </w:pPr>
    </w:p>
    <w:p w14:paraId="54374528" w14:textId="77777777" w:rsidR="007C0571" w:rsidRPr="009E24F4" w:rsidRDefault="007C0571" w:rsidP="007C0571">
      <w:pPr>
        <w:spacing w:before="40" w:after="120"/>
        <w:rPr>
          <w:iCs/>
        </w:rPr>
      </w:pPr>
      <w:r w:rsidRPr="009E24F4">
        <w:rPr>
          <w:iCs/>
          <w:sz w:val="20"/>
        </w:rPr>
        <w:t>Fonte: Matriz de Planejamento (Anexo C) e Matriz de Achados (Anexo B).</w:t>
      </w:r>
    </w:p>
    <w:p w14:paraId="6764EB3E" w14:textId="77777777" w:rsidR="007C0571" w:rsidRPr="009E24F4" w:rsidRDefault="007C0571" w:rsidP="007C0571">
      <w:pPr>
        <w:pStyle w:val="Ttulo2"/>
        <w:spacing w:before="240" w:after="120"/>
        <w:rPr>
          <w:b/>
          <w:u w:val="none"/>
        </w:rPr>
      </w:pPr>
      <w:bookmarkStart w:id="94" w:name="_Toc225413260"/>
      <w:r w:rsidRPr="009E24F4">
        <w:rPr>
          <w:b/>
          <w:sz w:val="26"/>
          <w:u w:val="none"/>
        </w:rPr>
        <w:t>Síntese dos achados como quadro integrado</w:t>
      </w:r>
      <w:bookmarkEnd w:id="94"/>
    </w:p>
    <w:p w14:paraId="25A18FF4" w14:textId="6E75EA54" w:rsidR="007C0571" w:rsidRDefault="007C0571" w:rsidP="007C0571">
      <w:pPr>
        <w:pStyle w:val="Pargrafonumerado"/>
        <w:spacing w:after="120"/>
        <w:ind w:left="0" w:firstLine="0"/>
      </w:pPr>
      <w:r>
        <w:t xml:space="preserve">Os quatro achados não descrevem problemas isolados, mas dimensões convergentes de um mesmo fenômeno: a insuficiência dos mecanismos de governança e qualidade de dados do CAF para assegurar, em escala compatível com o cadastro, a confiabilidade das informações que sustentam a identificação e </w:t>
      </w:r>
      <w:r w:rsidR="00177F65">
        <w:t xml:space="preserve">a </w:t>
      </w:r>
      <w:r>
        <w:t>qualificação da agricultura familiar. A avaliação de maturidade, aplicada de forma adaptada em cada achado, permite visualizar esse diagnóstico em perspectiva comparada.</w:t>
      </w:r>
    </w:p>
    <w:p w14:paraId="421C42BB" w14:textId="77777777" w:rsidR="007C0571" w:rsidRDefault="007C0571" w:rsidP="007C0571">
      <w:pPr>
        <w:keepNext/>
        <w:spacing w:before="240" w:after="120"/>
        <w:jc w:val="center"/>
      </w:pPr>
      <w:r>
        <w:rPr>
          <w:b/>
          <w:sz w:val="20"/>
        </w:rPr>
        <w:t xml:space="preserve">Quadro 13 — </w:t>
      </w:r>
      <w:r>
        <w:rPr>
          <w:sz w:val="20"/>
        </w:rPr>
        <w:t>Maturidade consolidada da governança de dados do CAF</w:t>
      </w:r>
    </w:p>
    <w:tbl>
      <w:tblPr>
        <w:tblStyle w:val="Tabelacomgrade"/>
        <w:tblW w:w="0" w:type="auto"/>
        <w:jc w:val="center"/>
        <w:tblLook w:val="04A0" w:firstRow="1" w:lastRow="0" w:firstColumn="1" w:lastColumn="0" w:noHBand="0" w:noVBand="1"/>
      </w:tblPr>
      <w:tblGrid>
        <w:gridCol w:w="1925"/>
        <w:gridCol w:w="1926"/>
        <w:gridCol w:w="1926"/>
        <w:gridCol w:w="1924"/>
        <w:gridCol w:w="1926"/>
      </w:tblGrid>
      <w:tr w:rsidR="007C0571" w14:paraId="1D832D95" w14:textId="77777777" w:rsidTr="00A62EAB">
        <w:trPr>
          <w:jc w:val="center"/>
        </w:trPr>
        <w:tc>
          <w:tcPr>
            <w:tcW w:w="1927" w:type="dxa"/>
          </w:tcPr>
          <w:p w14:paraId="5138D786" w14:textId="77777777" w:rsidR="007C0571" w:rsidRDefault="007C0571" w:rsidP="00A62EAB">
            <w:pPr>
              <w:spacing w:before="20" w:after="20"/>
              <w:jc w:val="left"/>
            </w:pPr>
            <w:r>
              <w:rPr>
                <w:b/>
                <w:sz w:val="20"/>
              </w:rPr>
              <w:t>Achado</w:t>
            </w:r>
          </w:p>
        </w:tc>
        <w:tc>
          <w:tcPr>
            <w:tcW w:w="1927" w:type="dxa"/>
          </w:tcPr>
          <w:p w14:paraId="0CB1167C" w14:textId="77777777" w:rsidR="007C0571" w:rsidRDefault="007C0571" w:rsidP="00A62EAB">
            <w:pPr>
              <w:spacing w:before="20" w:after="20"/>
              <w:jc w:val="left"/>
            </w:pPr>
            <w:r>
              <w:rPr>
                <w:b/>
                <w:sz w:val="20"/>
              </w:rPr>
              <w:t>Referencial principal</w:t>
            </w:r>
          </w:p>
        </w:tc>
        <w:tc>
          <w:tcPr>
            <w:tcW w:w="1927" w:type="dxa"/>
          </w:tcPr>
          <w:p w14:paraId="00B84E9E" w14:textId="77777777" w:rsidR="007C0571" w:rsidRDefault="007C0571" w:rsidP="00A62EAB">
            <w:pPr>
              <w:spacing w:before="20" w:after="20"/>
              <w:jc w:val="left"/>
            </w:pPr>
            <w:r>
              <w:rPr>
                <w:b/>
                <w:sz w:val="20"/>
              </w:rPr>
              <w:t>Dimensões avaliadas</w:t>
            </w:r>
          </w:p>
        </w:tc>
        <w:tc>
          <w:tcPr>
            <w:tcW w:w="1927" w:type="dxa"/>
          </w:tcPr>
          <w:p w14:paraId="39ACC663" w14:textId="684D33A7" w:rsidR="007C0571" w:rsidRDefault="007C0571" w:rsidP="00A62EAB">
            <w:pPr>
              <w:spacing w:before="20" w:after="20"/>
              <w:jc w:val="left"/>
            </w:pPr>
          </w:p>
        </w:tc>
        <w:tc>
          <w:tcPr>
            <w:tcW w:w="1927" w:type="dxa"/>
          </w:tcPr>
          <w:p w14:paraId="34438647" w14:textId="77777777" w:rsidR="007C0571" w:rsidRDefault="007C0571" w:rsidP="00A62EAB">
            <w:pPr>
              <w:spacing w:before="20" w:after="20"/>
              <w:jc w:val="left"/>
            </w:pPr>
            <w:r>
              <w:rPr>
                <w:b/>
                <w:sz w:val="20"/>
              </w:rPr>
              <w:t>Dimensão mais frágil</w:t>
            </w:r>
          </w:p>
        </w:tc>
      </w:tr>
      <w:tr w:rsidR="007C0571" w14:paraId="645B6F14" w14:textId="77777777" w:rsidTr="00A62EAB">
        <w:trPr>
          <w:jc w:val="center"/>
        </w:trPr>
        <w:tc>
          <w:tcPr>
            <w:tcW w:w="1927" w:type="dxa"/>
          </w:tcPr>
          <w:p w14:paraId="4C787429" w14:textId="77777777" w:rsidR="007C0571" w:rsidRDefault="007C0571" w:rsidP="00A62EAB">
            <w:pPr>
              <w:spacing w:before="20" w:after="20"/>
              <w:jc w:val="left"/>
            </w:pPr>
            <w:r>
              <w:rPr>
                <w:sz w:val="20"/>
              </w:rPr>
              <w:t>ACH-01 — Dados de entrada</w:t>
            </w:r>
          </w:p>
        </w:tc>
        <w:tc>
          <w:tcPr>
            <w:tcW w:w="1927" w:type="dxa"/>
          </w:tcPr>
          <w:p w14:paraId="440D2A3A" w14:textId="77777777" w:rsidR="007C0571" w:rsidRDefault="007C0571" w:rsidP="00A62EAB">
            <w:pPr>
              <w:spacing w:before="20" w:after="20"/>
              <w:jc w:val="left"/>
            </w:pPr>
            <w:r>
              <w:rPr>
                <w:sz w:val="20"/>
              </w:rPr>
              <w:t>DAMA-DMBOK Cap. 13</w:t>
            </w:r>
          </w:p>
        </w:tc>
        <w:tc>
          <w:tcPr>
            <w:tcW w:w="1927" w:type="dxa"/>
          </w:tcPr>
          <w:p w14:paraId="4819CB09" w14:textId="77777777" w:rsidR="007C0571" w:rsidRDefault="007C0571" w:rsidP="00A62EAB">
            <w:pPr>
              <w:spacing w:before="20" w:after="20"/>
              <w:jc w:val="left"/>
            </w:pPr>
            <w:r>
              <w:rPr>
                <w:sz w:val="20"/>
              </w:rPr>
              <w:t>7</w:t>
            </w:r>
          </w:p>
        </w:tc>
        <w:tc>
          <w:tcPr>
            <w:tcW w:w="1927" w:type="dxa"/>
          </w:tcPr>
          <w:p w14:paraId="208EFB8D" w14:textId="74C38CBE" w:rsidR="007C0571" w:rsidRDefault="007C0571" w:rsidP="00A62EAB">
            <w:pPr>
              <w:spacing w:before="20" w:after="20"/>
              <w:jc w:val="left"/>
            </w:pPr>
          </w:p>
        </w:tc>
        <w:tc>
          <w:tcPr>
            <w:tcW w:w="1927" w:type="dxa"/>
          </w:tcPr>
          <w:p w14:paraId="28551D8D" w14:textId="77777777" w:rsidR="007C0571" w:rsidRDefault="007C0571" w:rsidP="00A62EAB">
            <w:pPr>
              <w:spacing w:before="20" w:after="20"/>
              <w:jc w:val="left"/>
            </w:pPr>
            <w:r>
              <w:rPr>
                <w:sz w:val="20"/>
              </w:rPr>
              <w:t>Consistência e acurácia de área = Ad-hoc (0)</w:t>
            </w:r>
          </w:p>
        </w:tc>
      </w:tr>
      <w:tr w:rsidR="007C0571" w14:paraId="11ADC290" w14:textId="77777777" w:rsidTr="00A62EAB">
        <w:trPr>
          <w:jc w:val="center"/>
        </w:trPr>
        <w:tc>
          <w:tcPr>
            <w:tcW w:w="1927" w:type="dxa"/>
          </w:tcPr>
          <w:p w14:paraId="22C14FB3" w14:textId="77777777" w:rsidR="007C0571" w:rsidRDefault="007C0571" w:rsidP="00A62EAB">
            <w:pPr>
              <w:spacing w:before="20" w:after="20"/>
              <w:jc w:val="left"/>
            </w:pPr>
            <w:r>
              <w:rPr>
                <w:sz w:val="20"/>
              </w:rPr>
              <w:t>ACH-02 — Geoespacial</w:t>
            </w:r>
          </w:p>
        </w:tc>
        <w:tc>
          <w:tcPr>
            <w:tcW w:w="1927" w:type="dxa"/>
          </w:tcPr>
          <w:p w14:paraId="6D1B3C0C" w14:textId="77777777" w:rsidR="007C0571" w:rsidRDefault="007C0571" w:rsidP="00A62EAB">
            <w:pPr>
              <w:spacing w:before="20" w:after="20"/>
              <w:jc w:val="left"/>
            </w:pPr>
            <w:r>
              <w:rPr>
                <w:sz w:val="20"/>
              </w:rPr>
              <w:t>ISO 19157-1:2023</w:t>
            </w:r>
          </w:p>
        </w:tc>
        <w:tc>
          <w:tcPr>
            <w:tcW w:w="1927" w:type="dxa"/>
          </w:tcPr>
          <w:p w14:paraId="48DB9723" w14:textId="77777777" w:rsidR="007C0571" w:rsidRDefault="007C0571" w:rsidP="00A62EAB">
            <w:pPr>
              <w:spacing w:before="20" w:after="20"/>
              <w:jc w:val="left"/>
            </w:pPr>
            <w:r>
              <w:rPr>
                <w:sz w:val="20"/>
              </w:rPr>
              <w:t>5</w:t>
            </w:r>
          </w:p>
        </w:tc>
        <w:tc>
          <w:tcPr>
            <w:tcW w:w="1927" w:type="dxa"/>
          </w:tcPr>
          <w:p w14:paraId="2B420071" w14:textId="0CFB57A0" w:rsidR="007C0571" w:rsidRDefault="007C0571" w:rsidP="00A62EAB">
            <w:pPr>
              <w:spacing w:before="20" w:after="20"/>
              <w:jc w:val="left"/>
            </w:pPr>
          </w:p>
        </w:tc>
        <w:tc>
          <w:tcPr>
            <w:tcW w:w="1927" w:type="dxa"/>
          </w:tcPr>
          <w:p w14:paraId="1E17CA04" w14:textId="77777777" w:rsidR="007C0571" w:rsidRDefault="007C0571" w:rsidP="00A62EAB">
            <w:pPr>
              <w:spacing w:before="20" w:after="20"/>
              <w:jc w:val="left"/>
            </w:pPr>
            <w:r>
              <w:rPr>
                <w:sz w:val="20"/>
              </w:rPr>
              <w:t>4 de 5 dimensões = Ad-hoc (0)</w:t>
            </w:r>
          </w:p>
        </w:tc>
      </w:tr>
      <w:tr w:rsidR="007C0571" w14:paraId="04CD25F6" w14:textId="77777777" w:rsidTr="00A62EAB">
        <w:trPr>
          <w:jc w:val="center"/>
        </w:trPr>
        <w:tc>
          <w:tcPr>
            <w:tcW w:w="1927" w:type="dxa"/>
          </w:tcPr>
          <w:p w14:paraId="520DD040" w14:textId="77777777" w:rsidR="007C0571" w:rsidRDefault="007C0571" w:rsidP="00A62EAB">
            <w:pPr>
              <w:spacing w:before="20" w:after="20"/>
              <w:jc w:val="left"/>
            </w:pPr>
            <w:r>
              <w:rPr>
                <w:sz w:val="20"/>
              </w:rPr>
              <w:t>ACH-03 — Cadastral</w:t>
            </w:r>
          </w:p>
        </w:tc>
        <w:tc>
          <w:tcPr>
            <w:tcW w:w="1927" w:type="dxa"/>
          </w:tcPr>
          <w:p w14:paraId="76FAFB17" w14:textId="77777777" w:rsidR="007C0571" w:rsidRDefault="007C0571" w:rsidP="00A62EAB">
            <w:pPr>
              <w:spacing w:before="20" w:after="20"/>
              <w:jc w:val="left"/>
            </w:pPr>
            <w:r>
              <w:rPr>
                <w:sz w:val="20"/>
              </w:rPr>
              <w:t>ISO/IEC 25012:2008</w:t>
            </w:r>
          </w:p>
        </w:tc>
        <w:tc>
          <w:tcPr>
            <w:tcW w:w="1927" w:type="dxa"/>
          </w:tcPr>
          <w:p w14:paraId="157FAB60" w14:textId="77777777" w:rsidR="007C0571" w:rsidRDefault="007C0571" w:rsidP="00A62EAB">
            <w:pPr>
              <w:spacing w:before="20" w:after="20"/>
              <w:jc w:val="left"/>
            </w:pPr>
            <w:r>
              <w:rPr>
                <w:sz w:val="20"/>
              </w:rPr>
              <w:t>5</w:t>
            </w:r>
          </w:p>
        </w:tc>
        <w:tc>
          <w:tcPr>
            <w:tcW w:w="1927" w:type="dxa"/>
          </w:tcPr>
          <w:p w14:paraId="5DDE4BAE" w14:textId="215D5FAE" w:rsidR="007C0571" w:rsidRDefault="007C0571" w:rsidP="00A62EAB">
            <w:pPr>
              <w:spacing w:before="20" w:after="20"/>
              <w:jc w:val="left"/>
            </w:pPr>
          </w:p>
        </w:tc>
        <w:tc>
          <w:tcPr>
            <w:tcW w:w="1927" w:type="dxa"/>
          </w:tcPr>
          <w:p w14:paraId="340A28D4" w14:textId="77777777" w:rsidR="007C0571" w:rsidRDefault="007C0571" w:rsidP="00A62EAB">
            <w:pPr>
              <w:spacing w:before="20" w:after="20"/>
              <w:jc w:val="left"/>
            </w:pPr>
            <w:r>
              <w:rPr>
                <w:sz w:val="20"/>
              </w:rPr>
              <w:t>Funcionalidade dos canais de contato = Ad-hoc (0)</w:t>
            </w:r>
          </w:p>
        </w:tc>
      </w:tr>
      <w:tr w:rsidR="007C0571" w14:paraId="423BC1C7" w14:textId="77777777" w:rsidTr="00A62EAB">
        <w:trPr>
          <w:jc w:val="center"/>
        </w:trPr>
        <w:tc>
          <w:tcPr>
            <w:tcW w:w="1927" w:type="dxa"/>
          </w:tcPr>
          <w:p w14:paraId="4D35F2C8" w14:textId="77777777" w:rsidR="007C0571" w:rsidRDefault="007C0571" w:rsidP="00A62EAB">
            <w:pPr>
              <w:spacing w:before="20" w:after="20"/>
              <w:jc w:val="left"/>
            </w:pPr>
            <w:r>
              <w:rPr>
                <w:sz w:val="20"/>
              </w:rPr>
              <w:t>ACH-04 — Metadados</w:t>
            </w:r>
          </w:p>
        </w:tc>
        <w:tc>
          <w:tcPr>
            <w:tcW w:w="1927" w:type="dxa"/>
          </w:tcPr>
          <w:p w14:paraId="29AFC723" w14:textId="77777777" w:rsidR="007C0571" w:rsidRDefault="007C0571" w:rsidP="00A62EAB">
            <w:pPr>
              <w:spacing w:before="20" w:after="20"/>
              <w:jc w:val="left"/>
            </w:pPr>
            <w:r>
              <w:rPr>
                <w:sz w:val="20"/>
              </w:rPr>
              <w:t>ISO/IEC 11179:2015</w:t>
            </w:r>
          </w:p>
        </w:tc>
        <w:tc>
          <w:tcPr>
            <w:tcW w:w="1927" w:type="dxa"/>
          </w:tcPr>
          <w:p w14:paraId="57775371" w14:textId="77777777" w:rsidR="007C0571" w:rsidRDefault="007C0571" w:rsidP="00A62EAB">
            <w:pPr>
              <w:spacing w:before="20" w:after="20"/>
              <w:jc w:val="left"/>
            </w:pPr>
            <w:r>
              <w:rPr>
                <w:sz w:val="20"/>
              </w:rPr>
              <w:t>7</w:t>
            </w:r>
          </w:p>
        </w:tc>
        <w:tc>
          <w:tcPr>
            <w:tcW w:w="1927" w:type="dxa"/>
          </w:tcPr>
          <w:p w14:paraId="17C90C11" w14:textId="162C65CA" w:rsidR="007C0571" w:rsidRDefault="007C0571" w:rsidP="00A62EAB">
            <w:pPr>
              <w:spacing w:before="20" w:after="20"/>
              <w:jc w:val="left"/>
            </w:pPr>
          </w:p>
        </w:tc>
        <w:tc>
          <w:tcPr>
            <w:tcW w:w="1927" w:type="dxa"/>
          </w:tcPr>
          <w:p w14:paraId="16E09EE0" w14:textId="77777777" w:rsidR="007C0571" w:rsidRDefault="007C0571" w:rsidP="00A62EAB">
            <w:pPr>
              <w:spacing w:before="20" w:after="20"/>
              <w:jc w:val="left"/>
            </w:pPr>
            <w:r>
              <w:rPr>
                <w:sz w:val="20"/>
              </w:rPr>
              <w:t>6 de 7 dimensões = Ad-hoc (0)</w:t>
            </w:r>
          </w:p>
        </w:tc>
      </w:tr>
      <w:tr w:rsidR="007C0571" w14:paraId="388786CD" w14:textId="77777777" w:rsidTr="00A62EAB">
        <w:trPr>
          <w:jc w:val="center"/>
        </w:trPr>
        <w:tc>
          <w:tcPr>
            <w:tcW w:w="1927" w:type="dxa"/>
          </w:tcPr>
          <w:p w14:paraId="0985D74C" w14:textId="77777777" w:rsidR="007C0571" w:rsidRDefault="007C0571" w:rsidP="00A62EAB">
            <w:pPr>
              <w:spacing w:before="20" w:after="20"/>
              <w:jc w:val="left"/>
            </w:pPr>
            <w:r>
              <w:rPr>
                <w:b/>
                <w:sz w:val="20"/>
              </w:rPr>
              <w:t>Média geral</w:t>
            </w:r>
          </w:p>
        </w:tc>
        <w:tc>
          <w:tcPr>
            <w:tcW w:w="1927" w:type="dxa"/>
          </w:tcPr>
          <w:p w14:paraId="6EA13694" w14:textId="77777777" w:rsidR="007C0571" w:rsidRDefault="007C0571" w:rsidP="00A62EAB">
            <w:pPr>
              <w:spacing w:before="20" w:after="20"/>
              <w:jc w:val="left"/>
            </w:pPr>
          </w:p>
        </w:tc>
        <w:tc>
          <w:tcPr>
            <w:tcW w:w="1927" w:type="dxa"/>
          </w:tcPr>
          <w:p w14:paraId="39B7BFE8" w14:textId="77777777" w:rsidR="007C0571" w:rsidRDefault="007C0571" w:rsidP="00A62EAB">
            <w:pPr>
              <w:spacing w:before="20" w:after="20"/>
              <w:jc w:val="left"/>
            </w:pPr>
            <w:r>
              <w:rPr>
                <w:b/>
                <w:sz w:val="20"/>
              </w:rPr>
              <w:t>24 dimensões</w:t>
            </w:r>
          </w:p>
        </w:tc>
        <w:tc>
          <w:tcPr>
            <w:tcW w:w="1927" w:type="dxa"/>
          </w:tcPr>
          <w:p w14:paraId="5949EF96" w14:textId="4049A61D" w:rsidR="007C0571" w:rsidRDefault="007C0571" w:rsidP="00A62EAB">
            <w:pPr>
              <w:spacing w:before="20" w:after="20"/>
              <w:jc w:val="left"/>
            </w:pPr>
          </w:p>
        </w:tc>
        <w:tc>
          <w:tcPr>
            <w:tcW w:w="1927" w:type="dxa"/>
          </w:tcPr>
          <w:p w14:paraId="04793233" w14:textId="77777777" w:rsidR="007C0571" w:rsidRDefault="007C0571" w:rsidP="00A62EAB">
            <w:pPr>
              <w:spacing w:before="20" w:after="20"/>
              <w:jc w:val="left"/>
            </w:pPr>
          </w:p>
        </w:tc>
      </w:tr>
    </w:tbl>
    <w:p w14:paraId="424B29C2" w14:textId="77777777" w:rsidR="007C0571" w:rsidRDefault="007C0571" w:rsidP="007C0571">
      <w:pPr>
        <w:spacing w:before="0" w:after="120" w:line="40" w:lineRule="exact"/>
      </w:pPr>
    </w:p>
    <w:p w14:paraId="588DD5A9" w14:textId="2F75A814" w:rsidR="007C0571" w:rsidRPr="009E24F4" w:rsidRDefault="007C0571" w:rsidP="007C0571">
      <w:pPr>
        <w:spacing w:before="60" w:after="60"/>
        <w:rPr>
          <w:iCs/>
          <w:sz w:val="20"/>
          <w:szCs w:val="20"/>
        </w:rPr>
      </w:pPr>
      <w:r w:rsidRPr="009E24F4">
        <w:rPr>
          <w:iCs/>
          <w:sz w:val="20"/>
          <w:szCs w:val="20"/>
        </w:rPr>
        <w:t xml:space="preserve">Escala adaptada do DAMA-DMBOK v2 e CMMI-DMM: 0 = Ad-hoc; 1 = Inicial; 2 = Repetível; 3 = Definido; 4 = Gerenciado; 5 = Otimizado. </w:t>
      </w:r>
    </w:p>
    <w:p w14:paraId="544A9A99" w14:textId="76A0A8E1" w:rsidR="007C0571" w:rsidRPr="009E24F4" w:rsidRDefault="007C0571" w:rsidP="007C0571">
      <w:pPr>
        <w:spacing w:before="40" w:after="120"/>
        <w:rPr>
          <w:iCs/>
          <w:sz w:val="20"/>
          <w:szCs w:val="20"/>
        </w:rPr>
      </w:pPr>
      <w:r w:rsidRPr="009E24F4">
        <w:rPr>
          <w:iCs/>
          <w:sz w:val="20"/>
          <w:szCs w:val="20"/>
        </w:rPr>
        <w:t xml:space="preserve">Fonte: elaboração da equipe de auditoria com base nos quadros de maturidade </w:t>
      </w:r>
      <w:r w:rsidR="00C01C3A">
        <w:rPr>
          <w:iCs/>
          <w:sz w:val="20"/>
          <w:szCs w:val="20"/>
        </w:rPr>
        <w:t xml:space="preserve">das dimensões </w:t>
      </w:r>
      <w:r w:rsidRPr="009E24F4">
        <w:rPr>
          <w:iCs/>
          <w:sz w:val="20"/>
          <w:szCs w:val="20"/>
        </w:rPr>
        <w:t>dos quatro achados.</w:t>
      </w:r>
    </w:p>
    <w:p w14:paraId="4D19B021" w14:textId="77777777" w:rsidR="007C0571" w:rsidRDefault="007C0571" w:rsidP="007C0571">
      <w:pPr>
        <w:pStyle w:val="Pargrafonumerado"/>
        <w:spacing w:after="120"/>
        <w:ind w:left="0" w:firstLine="0"/>
      </w:pPr>
      <w:commentRangeStart w:id="95"/>
      <w:r>
        <w:t>Três leituras emergem desse quadro. A primeira é o padrão transversal: a média geral de 0,29 situa a governança de dados do CAF entre o estágio Ad-hoc e o Inicial. Existem práticas pontuais (o dicionário de dados cobre 100% das tabelas, o Leaflet reduziu duplicações em novos cadastros de 92,36% para 16,59%, o BCadastro consulta a base da Receita Federal), mas sem processos formais, repetíveis e monitorados. A segunda é a dualidade fluxo corrente vs. passivo: o CAF 3.0 elevou várias dimensões ao nível Inicial no fluxo de novos cadastros, mas o passivo herdado das versões anteriores permanece em nível Ad-hoc, sem programa estruturado de curadoria. A terceira é a hierarquia de fragilidade: a camada de metadados (ACH-04, média 0,14) é a mais frágil e também a mais fundamental: sem ela, as melhorias propostas para as três dimensões anteriores não se sustentam a longo prazo.</w:t>
      </w:r>
      <w:commentRangeEnd w:id="95"/>
      <w:r w:rsidR="00C01C3A">
        <w:rPr>
          <w:rStyle w:val="Refdecomentrio"/>
          <w:sz w:val="24"/>
          <w:szCs w:val="24"/>
        </w:rPr>
        <w:commentReference w:id="95"/>
      </w:r>
    </w:p>
    <w:p w14:paraId="6D86C5F1" w14:textId="77777777" w:rsidR="007C0571" w:rsidRDefault="007C0571" w:rsidP="007C0571">
      <w:pPr>
        <w:keepNext/>
        <w:spacing w:before="240" w:after="120"/>
        <w:jc w:val="center"/>
      </w:pPr>
      <w:r>
        <w:rPr>
          <w:b/>
          <w:sz w:val="20"/>
        </w:rPr>
        <w:t xml:space="preserve">Quadro 14 — </w:t>
      </w:r>
      <w:r>
        <w:rPr>
          <w:sz w:val="20"/>
        </w:rPr>
        <w:t>Dados-chave consolidados</w:t>
      </w:r>
    </w:p>
    <w:tbl>
      <w:tblPr>
        <w:tblStyle w:val="Tabelacomgrade"/>
        <w:tblW w:w="0" w:type="auto"/>
        <w:jc w:val="center"/>
        <w:tblLook w:val="04A0" w:firstRow="1" w:lastRow="0" w:firstColumn="1" w:lastColumn="0" w:noHBand="0" w:noVBand="1"/>
      </w:tblPr>
      <w:tblGrid>
        <w:gridCol w:w="3209"/>
        <w:gridCol w:w="3209"/>
        <w:gridCol w:w="3209"/>
      </w:tblGrid>
      <w:tr w:rsidR="007C0571" w14:paraId="727DEF7A" w14:textId="77777777" w:rsidTr="00A62EAB">
        <w:trPr>
          <w:jc w:val="center"/>
        </w:trPr>
        <w:tc>
          <w:tcPr>
            <w:tcW w:w="3212" w:type="dxa"/>
          </w:tcPr>
          <w:p w14:paraId="6664943A" w14:textId="77777777" w:rsidR="007C0571" w:rsidRDefault="007C0571" w:rsidP="00A62EAB">
            <w:pPr>
              <w:spacing w:before="20" w:after="20"/>
              <w:jc w:val="left"/>
            </w:pPr>
            <w:r>
              <w:rPr>
                <w:b/>
                <w:sz w:val="20"/>
              </w:rPr>
              <w:t>Dimensão</w:t>
            </w:r>
          </w:p>
        </w:tc>
        <w:tc>
          <w:tcPr>
            <w:tcW w:w="3212" w:type="dxa"/>
          </w:tcPr>
          <w:p w14:paraId="3B9761A4" w14:textId="77777777" w:rsidR="007C0571" w:rsidRDefault="007C0571" w:rsidP="00A62EAB">
            <w:pPr>
              <w:spacing w:before="20" w:after="20"/>
              <w:jc w:val="left"/>
            </w:pPr>
            <w:r>
              <w:rPr>
                <w:b/>
                <w:sz w:val="20"/>
              </w:rPr>
              <w:t>Indicadores principais</w:t>
            </w:r>
          </w:p>
        </w:tc>
        <w:tc>
          <w:tcPr>
            <w:tcW w:w="3212" w:type="dxa"/>
          </w:tcPr>
          <w:p w14:paraId="3989B1FC" w14:textId="77777777" w:rsidR="007C0571" w:rsidRDefault="007C0571" w:rsidP="00A62EAB">
            <w:pPr>
              <w:spacing w:before="20" w:after="20"/>
              <w:jc w:val="left"/>
            </w:pPr>
            <w:r>
              <w:rPr>
                <w:b/>
                <w:sz w:val="20"/>
              </w:rPr>
              <w:t>Projeção de impacto</w:t>
            </w:r>
          </w:p>
        </w:tc>
      </w:tr>
      <w:tr w:rsidR="007C0571" w14:paraId="4B07B39D" w14:textId="77777777" w:rsidTr="00A62EAB">
        <w:trPr>
          <w:jc w:val="center"/>
        </w:trPr>
        <w:tc>
          <w:tcPr>
            <w:tcW w:w="3212" w:type="dxa"/>
          </w:tcPr>
          <w:p w14:paraId="645920D7" w14:textId="77777777" w:rsidR="007C0571" w:rsidRDefault="007C0571" w:rsidP="00A62EAB">
            <w:pPr>
              <w:spacing w:before="20" w:after="20"/>
              <w:jc w:val="left"/>
            </w:pPr>
            <w:r>
              <w:rPr>
                <w:sz w:val="20"/>
              </w:rPr>
              <w:t>Documental (ACH-01)</w:t>
            </w:r>
          </w:p>
        </w:tc>
        <w:tc>
          <w:tcPr>
            <w:tcW w:w="3212" w:type="dxa"/>
          </w:tcPr>
          <w:p w14:paraId="4A4DCC2B" w14:textId="77777777" w:rsidR="007C0571" w:rsidRDefault="007C0571" w:rsidP="00A62EAB">
            <w:pPr>
              <w:spacing w:before="20" w:after="20"/>
              <w:jc w:val="left"/>
            </w:pPr>
            <w:r>
              <w:rPr>
                <w:sz w:val="20"/>
              </w:rPr>
              <w:t>27,1% inadequados (~3,08M docs), 53,55% divergência área (~1,44M), 68,7% &lt; 300 DPI</w:t>
            </w:r>
          </w:p>
        </w:tc>
        <w:tc>
          <w:tcPr>
            <w:tcW w:w="3212" w:type="dxa"/>
          </w:tcPr>
          <w:p w14:paraId="259E7553" w14:textId="77777777" w:rsidR="007C0571" w:rsidRDefault="007C0571" w:rsidP="00A62EAB">
            <w:pPr>
              <w:spacing w:before="20" w:after="20"/>
              <w:jc w:val="left"/>
            </w:pPr>
            <w:r>
              <w:rPr>
                <w:sz w:val="20"/>
              </w:rPr>
              <w:t>Habilitação prévia Pronaf (R$ 59,6 bi/safra)</w:t>
            </w:r>
          </w:p>
        </w:tc>
      </w:tr>
      <w:tr w:rsidR="007C0571" w14:paraId="1F16CA71" w14:textId="77777777" w:rsidTr="00A62EAB">
        <w:trPr>
          <w:jc w:val="center"/>
        </w:trPr>
        <w:tc>
          <w:tcPr>
            <w:tcW w:w="3212" w:type="dxa"/>
          </w:tcPr>
          <w:p w14:paraId="01826C4D" w14:textId="77777777" w:rsidR="007C0571" w:rsidRDefault="007C0571" w:rsidP="00A62EAB">
            <w:pPr>
              <w:spacing w:before="20" w:after="20"/>
              <w:jc w:val="left"/>
            </w:pPr>
            <w:r>
              <w:rPr>
                <w:sz w:val="20"/>
              </w:rPr>
              <w:lastRenderedPageBreak/>
              <w:t>Geoespacial (ACH-02)</w:t>
            </w:r>
          </w:p>
        </w:tc>
        <w:tc>
          <w:tcPr>
            <w:tcW w:w="3212" w:type="dxa"/>
          </w:tcPr>
          <w:p w14:paraId="0381666C" w14:textId="77777777" w:rsidR="007C0571" w:rsidRDefault="007C0571" w:rsidP="00A62EAB">
            <w:pPr>
              <w:spacing w:before="20" w:after="20"/>
              <w:jc w:val="left"/>
            </w:pPr>
            <w:r>
              <w:rPr>
                <w:sz w:val="20"/>
              </w:rPr>
              <w:t>45,92% erro cartográfico (~1,46M imóveis), 55,27% duplicações, 632 municípios</w:t>
            </w:r>
          </w:p>
        </w:tc>
        <w:tc>
          <w:tcPr>
            <w:tcW w:w="3212" w:type="dxa"/>
          </w:tcPr>
          <w:p w14:paraId="1642E34D" w14:textId="77777777" w:rsidR="007C0571" w:rsidRDefault="007C0571" w:rsidP="00A62EAB">
            <w:pPr>
              <w:spacing w:before="20" w:after="20"/>
              <w:jc w:val="left"/>
            </w:pPr>
            <w:r>
              <w:rPr>
                <w:sz w:val="20"/>
              </w:rPr>
              <w:t>Validação de 4 módulos fiscais</w:t>
            </w:r>
          </w:p>
        </w:tc>
      </w:tr>
      <w:tr w:rsidR="007C0571" w14:paraId="4DC04052" w14:textId="77777777" w:rsidTr="00A62EAB">
        <w:trPr>
          <w:jc w:val="center"/>
        </w:trPr>
        <w:tc>
          <w:tcPr>
            <w:tcW w:w="3212" w:type="dxa"/>
          </w:tcPr>
          <w:p w14:paraId="48611B7E" w14:textId="77777777" w:rsidR="007C0571" w:rsidRDefault="007C0571" w:rsidP="00A62EAB">
            <w:pPr>
              <w:spacing w:before="20" w:after="20"/>
              <w:jc w:val="left"/>
            </w:pPr>
            <w:r>
              <w:rPr>
                <w:sz w:val="20"/>
              </w:rPr>
              <w:t>Cadastral (ACH-03)</w:t>
            </w:r>
          </w:p>
        </w:tc>
        <w:tc>
          <w:tcPr>
            <w:tcW w:w="3212" w:type="dxa"/>
          </w:tcPr>
          <w:p w14:paraId="50688913" w14:textId="77777777" w:rsidR="007C0571" w:rsidRDefault="007C0571" w:rsidP="00A62EAB">
            <w:pPr>
              <w:spacing w:before="20" w:after="20"/>
              <w:jc w:val="left"/>
            </w:pPr>
            <w:r>
              <w:rPr>
                <w:sz w:val="20"/>
              </w:rPr>
              <w:t xml:space="preserve">3.097 falecidos, 138 menores, 90,62% e-mails fictícios, </w:t>
            </w:r>
            <w:commentRangeStart w:id="96"/>
            <w:r>
              <w:rPr>
                <w:sz w:val="20"/>
              </w:rPr>
              <w:t>907</w:t>
            </w:r>
            <w:commentRangeEnd w:id="96"/>
            <w:r w:rsidR="00C01C3A">
              <w:rPr>
                <w:rStyle w:val="Refdecomentrio"/>
                <w:sz w:val="20"/>
                <w:szCs w:val="24"/>
              </w:rPr>
              <w:commentReference w:id="96"/>
            </w:r>
            <w:r>
              <w:rPr>
                <w:sz w:val="20"/>
              </w:rPr>
              <w:t xml:space="preserve"> renda &gt; R$1M</w:t>
            </w:r>
          </w:p>
        </w:tc>
        <w:tc>
          <w:tcPr>
            <w:tcW w:w="3212" w:type="dxa"/>
          </w:tcPr>
          <w:p w14:paraId="555F8D65" w14:textId="77777777" w:rsidR="007C0571" w:rsidRDefault="007C0571" w:rsidP="00A62EAB">
            <w:pPr>
              <w:spacing w:before="20" w:after="20"/>
              <w:jc w:val="left"/>
            </w:pPr>
            <w:r>
              <w:rPr>
                <w:sz w:val="20"/>
              </w:rPr>
              <w:t>Focalização + comunicação com beneficiários</w:t>
            </w:r>
          </w:p>
        </w:tc>
      </w:tr>
      <w:tr w:rsidR="007C0571" w14:paraId="5F42DFDD" w14:textId="77777777" w:rsidTr="00A62EAB">
        <w:trPr>
          <w:jc w:val="center"/>
        </w:trPr>
        <w:tc>
          <w:tcPr>
            <w:tcW w:w="3212" w:type="dxa"/>
          </w:tcPr>
          <w:p w14:paraId="63706174" w14:textId="77777777" w:rsidR="007C0571" w:rsidRDefault="007C0571" w:rsidP="00A62EAB">
            <w:pPr>
              <w:spacing w:before="20" w:after="20"/>
              <w:jc w:val="left"/>
            </w:pPr>
            <w:r>
              <w:rPr>
                <w:sz w:val="20"/>
              </w:rPr>
              <w:t>Metadados (ACH-04)</w:t>
            </w:r>
          </w:p>
        </w:tc>
        <w:tc>
          <w:tcPr>
            <w:tcW w:w="3212" w:type="dxa"/>
          </w:tcPr>
          <w:p w14:paraId="69578CE9" w14:textId="77777777" w:rsidR="007C0571" w:rsidRDefault="007C0571" w:rsidP="00A62EAB">
            <w:pPr>
              <w:spacing w:before="20" w:after="20"/>
              <w:jc w:val="left"/>
            </w:pPr>
            <w:r>
              <w:rPr>
                <w:sz w:val="20"/>
              </w:rPr>
              <w:t>94,1% descrições inadequadas, 84% sem unidade, 92% temporais ambíguos</w:t>
            </w:r>
          </w:p>
        </w:tc>
        <w:tc>
          <w:tcPr>
            <w:tcW w:w="3212" w:type="dxa"/>
          </w:tcPr>
          <w:p w14:paraId="5EC5A474" w14:textId="77777777" w:rsidR="007C0571" w:rsidRDefault="007C0571" w:rsidP="00A62EAB">
            <w:pPr>
              <w:spacing w:before="20" w:after="20"/>
              <w:jc w:val="left"/>
            </w:pPr>
            <w:r>
              <w:rPr>
                <w:sz w:val="20"/>
              </w:rPr>
              <w:t>Sustentabilidade de todas as melhorias</w:t>
            </w:r>
          </w:p>
        </w:tc>
      </w:tr>
    </w:tbl>
    <w:p w14:paraId="23930671" w14:textId="77777777" w:rsidR="007C0571" w:rsidRPr="009E24F4" w:rsidRDefault="007C0571" w:rsidP="007C0571">
      <w:pPr>
        <w:spacing w:before="0" w:after="120" w:line="40" w:lineRule="exact"/>
        <w:rPr>
          <w:iCs/>
        </w:rPr>
      </w:pPr>
    </w:p>
    <w:p w14:paraId="5A6AD8C4" w14:textId="77777777" w:rsidR="007C0571" w:rsidRPr="009E24F4" w:rsidRDefault="007C0571" w:rsidP="007C0571">
      <w:pPr>
        <w:spacing w:before="40" w:after="120"/>
        <w:rPr>
          <w:iCs/>
        </w:rPr>
      </w:pPr>
      <w:r w:rsidRPr="009E24F4">
        <w:rPr>
          <w:iCs/>
          <w:sz w:val="20"/>
        </w:rPr>
        <w:t>Fonte: Matriz de Achados (Anexo B) e peças processuais referenciadas em cada achado.</w:t>
      </w:r>
    </w:p>
    <w:p w14:paraId="500ACE7D" w14:textId="77777777" w:rsidR="007C0571" w:rsidRPr="009E24F4" w:rsidRDefault="007C0571" w:rsidP="007C0571">
      <w:pPr>
        <w:pStyle w:val="Ttulo2"/>
        <w:spacing w:before="240" w:after="120"/>
        <w:rPr>
          <w:b/>
          <w:u w:val="none"/>
        </w:rPr>
      </w:pPr>
      <w:bookmarkStart w:id="97" w:name="_Toc225413261"/>
      <w:r w:rsidRPr="009E24F4">
        <w:rPr>
          <w:b/>
          <w:sz w:val="26"/>
          <w:u w:val="none"/>
        </w:rPr>
        <w:t>Discussão das situações identificadas — Resposta às questões de auditoria</w:t>
      </w:r>
      <w:bookmarkEnd w:id="97"/>
    </w:p>
    <w:p w14:paraId="49A071D8" w14:textId="77777777" w:rsidR="007C0571" w:rsidRPr="009E24F4" w:rsidRDefault="007C0571" w:rsidP="007C0571">
      <w:pPr>
        <w:pStyle w:val="Ttulo3"/>
        <w:spacing w:before="240" w:after="120"/>
        <w:rPr>
          <w:b/>
          <w:u w:val="none"/>
        </w:rPr>
      </w:pPr>
      <w:bookmarkStart w:id="98" w:name="_Toc225413262"/>
      <w:r w:rsidRPr="009E24F4">
        <w:rPr>
          <w:b/>
          <w:u w:val="none"/>
        </w:rPr>
        <w:t>Primeira questão: qualidade dos dados e tratamento do passivo</w:t>
      </w:r>
      <w:bookmarkEnd w:id="98"/>
    </w:p>
    <w:p w14:paraId="2B3C3C8B" w14:textId="77777777" w:rsidR="007C0571" w:rsidRDefault="007C0571" w:rsidP="007C0571">
      <w:pPr>
        <w:pStyle w:val="Pargrafonumerado"/>
        <w:spacing w:after="120"/>
        <w:ind w:left="0" w:firstLine="0"/>
      </w:pPr>
      <w:r>
        <w:rPr>
          <w:b/>
        </w:rPr>
        <w:t>QST-1: Em que medida os mecanismos de verificação de dados do CAF asseguram o atendimento dos requisitos essenciais de qualidade de dados e de regras de negócio?</w:t>
      </w:r>
      <w:r>
        <w:t xml:space="preserve"> Os mecanismos asseguram o atendimento de forma parcial e insuficiente. O CAF 3.0 implementou melhorias demonstráveis no fluxo corrente de cadastramento: validações que reduziram o cadastramento de propriedades inelegíveis (98,7% das que excedem 4 módulos fiscais são anteriores ao CAF 3.0), interface Leaflet que conteve duplicações geoespaciais (92,36% → 16,59% em novos cadastros), consultas automatizadas à base da Receita Federal via BCadastro/ConectaGOV e vedação de menores como responsáveis. Esses avanços são relevantes e afastam leitura de inércia administrativa.</w:t>
      </w:r>
    </w:p>
    <w:p w14:paraId="40EB6881" w14:textId="77777777" w:rsidR="007C0571" w:rsidRDefault="007C0571" w:rsidP="007C0571">
      <w:pPr>
        <w:pStyle w:val="Pargrafonumerado"/>
        <w:spacing w:after="120"/>
        <w:ind w:left="0" w:firstLine="0"/>
      </w:pPr>
      <w:r>
        <w:t>Porém, o passivo acumulado nas versões anteriores permanece ativo na base sem rotina estruturada de saneamento. A coexistência de 27,1% de documentos semanticamente inadequados com 45,92% de erro cartográfico e 3.097 titulares falecidos configura fragilidade sistêmica que transcende qualquer dimensão individual. O problema não está apenas nos documentos, nas coordenadas ou nos dados cadastrais isoladamente, mas na ausência de governança integrada que trate essas dimensões como sistema. O tratamento do passivo requer resposta institucional planejada. O plano de ação em 180 dias proposto visa exatamente criar esse planejamento, com critérios de risco, materialidade e verificabilidade definidos pelo próprio gestor.</w:t>
      </w:r>
    </w:p>
    <w:p w14:paraId="2214E5B2" w14:textId="77777777" w:rsidR="007C0571" w:rsidRPr="009E24F4" w:rsidRDefault="007C0571" w:rsidP="007C0571">
      <w:pPr>
        <w:pStyle w:val="Ttulo3"/>
        <w:spacing w:before="240" w:after="120"/>
        <w:rPr>
          <w:b/>
          <w:u w:val="none"/>
        </w:rPr>
      </w:pPr>
      <w:bookmarkStart w:id="99" w:name="_Toc225413263"/>
      <w:r w:rsidRPr="009E24F4">
        <w:rPr>
          <w:b/>
          <w:u w:val="none"/>
        </w:rPr>
        <w:t>Segunda questão: governança como pré-requisito e metadados como habilitador</w:t>
      </w:r>
      <w:bookmarkEnd w:id="99"/>
    </w:p>
    <w:p w14:paraId="16BCA66C" w14:textId="77777777" w:rsidR="007C0571" w:rsidRDefault="007C0571" w:rsidP="007C0571">
      <w:pPr>
        <w:pStyle w:val="Pargrafonumerado"/>
        <w:spacing w:after="120"/>
        <w:ind w:left="0" w:firstLine="0"/>
      </w:pPr>
      <w:r>
        <w:rPr>
          <w:b/>
        </w:rPr>
        <w:t>QST-2: Em que medida a estrutura de governança e gestão de dados aplicada ao CAF assegura padrões claros, papéis definidos, rastreabilidade e integridade das informações ao longo de todo o ciclo de vida dos dados?</w:t>
      </w:r>
      <w:r>
        <w:t xml:space="preserve"> A estrutura de governança apresenta maturidade incipiente. O iGovSisp 2024 confirma a autoavaliação do MDA nesse sentido (peça 139, p. 2), e o gestor concordou expressamente durante o contraditório que a governança de dados do órgão está em processo de maturação (peça 150, p. 53). O achado de metadados (ACH-04) revelou que a única documentação estruturada do banco de dados, o dicionário, apresenta insuficiência qualitativa relevante: 94,1% de descrições inadequadas, 84% de campos numéricos sem unidade e 92% de campos temporais ambíguos. O conhecimento sobre o significado dos dados existe, mas está fragmentado entre instrumentos não integrados e preservado, em grande medida, na memória dos técnicos mais antigos.</w:t>
      </w:r>
    </w:p>
    <w:p w14:paraId="5E493F05" w14:textId="77777777" w:rsidR="007C0571" w:rsidRDefault="007C0571" w:rsidP="007C0571">
      <w:pPr>
        <w:pStyle w:val="Pargrafonumerado"/>
        <w:spacing w:after="120"/>
        <w:ind w:left="0" w:firstLine="0"/>
      </w:pPr>
      <w:r>
        <w:t xml:space="preserve">A conexão transversal demonstrou que metadados inadequados são a causa subjacente de parte das fragilidades identificadas nos demais achados: impossibilidade de automatizar validação tipo-documental quando o dicionário não mapeia os tipos aceitos pela Portaria 19/2025 (ACH-01); opacidade das relações coordenada→município quando o modelo de dados não explicita essas relações (ACH-02); e ambiguidade temporal que dificulta a curadoria de dados obsoletos quando os campos de data não distinguem criação técnica e evento de negócio (ACH-03). Governança, portanto, </w:t>
      </w:r>
      <w:r>
        <w:lastRenderedPageBreak/>
        <w:t>não é uma dimensão a mais, mas o pré-requisito para que as correções nas três dimensões anteriores sejam sustentáveis. E metadados são o habilitador operacional dessa governança.</w:t>
      </w:r>
    </w:p>
    <w:p w14:paraId="3B038F17" w14:textId="77777777" w:rsidR="007C0571" w:rsidRPr="009E24F4" w:rsidRDefault="007C0571" w:rsidP="007C0571">
      <w:pPr>
        <w:pStyle w:val="Ttulo3"/>
        <w:spacing w:before="240" w:after="120"/>
        <w:rPr>
          <w:b/>
          <w:u w:val="none"/>
        </w:rPr>
      </w:pPr>
      <w:bookmarkStart w:id="100" w:name="_Toc225413264"/>
      <w:r w:rsidRPr="009E24F4">
        <w:rPr>
          <w:b/>
          <w:u w:val="none"/>
        </w:rPr>
        <w:t>Institucionalização: formalização de papéis como condição de sustentabilidade</w:t>
      </w:r>
      <w:bookmarkEnd w:id="100"/>
    </w:p>
    <w:p w14:paraId="12952AE4" w14:textId="77777777" w:rsidR="007C0571" w:rsidRDefault="007C0571" w:rsidP="007C0571">
      <w:pPr>
        <w:pStyle w:val="Pargrafonumerado"/>
        <w:spacing w:after="120"/>
        <w:ind w:left="0" w:firstLine="0"/>
      </w:pPr>
      <w:r>
        <w:t xml:space="preserve">Se a governança é incipiente e os metadados são a infraestrutura, a pergunta que se impõe é: quem é responsável por cada domínio de dados do CAF? A auditoria identificou que não há </w:t>
      </w:r>
      <w:r w:rsidRPr="00D326B7">
        <w:rPr>
          <w:i/>
          <w:iCs/>
        </w:rPr>
        <w:t>data steward</w:t>
      </w:r>
      <w:r>
        <w:t xml:space="preserve"> formal para as dimensões de dados examinadas, que as responsabilidades de curadoria estão distribuídas informalmente, que o dicionário de dados não tem dono designado e que as regras de negócio (peça 78), embora relevantes, não estão vinculadas campo a campo aos metadados. A formalização de papéis não é proposta como burocracia adicional, mas como condição para que as melhorias se institucionalizem, para que não dependam de indivíduos e se tornem patrimônio institucional do MDA.</w:t>
      </w:r>
    </w:p>
    <w:p w14:paraId="7F9B35E1" w14:textId="77777777" w:rsidR="007C0571" w:rsidRPr="009E24F4" w:rsidRDefault="007C0571" w:rsidP="007C0571">
      <w:pPr>
        <w:pStyle w:val="Ttulo2"/>
        <w:spacing w:before="240" w:after="120"/>
        <w:rPr>
          <w:b/>
          <w:u w:val="none"/>
        </w:rPr>
      </w:pPr>
      <w:bookmarkStart w:id="101" w:name="_Toc225413265"/>
      <w:r w:rsidRPr="009E24F4">
        <w:rPr>
          <w:b/>
          <w:sz w:val="26"/>
          <w:u w:val="none"/>
        </w:rPr>
        <w:t>Riscos à missão institucional do CAF</w:t>
      </w:r>
      <w:bookmarkEnd w:id="101"/>
    </w:p>
    <w:p w14:paraId="006EFCC4" w14:textId="77777777" w:rsidR="007C0571" w:rsidRDefault="007C0571" w:rsidP="007C0571">
      <w:pPr>
        <w:pStyle w:val="Pargrafonumerado"/>
        <w:spacing w:after="120"/>
        <w:ind w:left="0" w:firstLine="0"/>
      </w:pPr>
      <w:r>
        <w:t xml:space="preserve">A Visão Geral </w:t>
      </w:r>
      <w:commentRangeStart w:id="102"/>
      <w:r>
        <w:t>(§12</w:t>
      </w:r>
      <w:commentRangeEnd w:id="102"/>
      <w:r w:rsidR="00750A50">
        <w:rPr>
          <w:rStyle w:val="Refdecomentrio"/>
          <w:sz w:val="24"/>
          <w:szCs w:val="24"/>
        </w:rPr>
        <w:commentReference w:id="102"/>
      </w:r>
      <w:r>
        <w:t>) identificou três vetores de risco que motivaram a auditoria. Os achados confirmaram e detalharam cada um deles.</w:t>
      </w:r>
    </w:p>
    <w:tbl>
      <w:tblPr>
        <w:tblStyle w:val="Tabelacomgrade"/>
        <w:tblW w:w="0" w:type="auto"/>
        <w:jc w:val="center"/>
        <w:tblLook w:val="04A0" w:firstRow="1" w:lastRow="0" w:firstColumn="1" w:lastColumn="0" w:noHBand="0" w:noVBand="1"/>
      </w:tblPr>
      <w:tblGrid>
        <w:gridCol w:w="4813"/>
        <w:gridCol w:w="4814"/>
      </w:tblGrid>
      <w:tr w:rsidR="007C0571" w14:paraId="2DAB661D" w14:textId="77777777" w:rsidTr="00A62EAB">
        <w:trPr>
          <w:jc w:val="center"/>
        </w:trPr>
        <w:tc>
          <w:tcPr>
            <w:tcW w:w="4818" w:type="dxa"/>
          </w:tcPr>
          <w:p w14:paraId="3CE3A0A1" w14:textId="77777777" w:rsidR="007C0571" w:rsidRDefault="007C0571" w:rsidP="00A62EAB">
            <w:pPr>
              <w:spacing w:before="20" w:after="20"/>
              <w:jc w:val="left"/>
            </w:pPr>
            <w:r>
              <w:rPr>
                <w:b/>
                <w:sz w:val="20"/>
              </w:rPr>
              <w:t>Vetor de risco</w:t>
            </w:r>
          </w:p>
        </w:tc>
        <w:tc>
          <w:tcPr>
            <w:tcW w:w="4818" w:type="dxa"/>
          </w:tcPr>
          <w:p w14:paraId="03960787" w14:textId="77777777" w:rsidR="007C0571" w:rsidRDefault="007C0571" w:rsidP="00A62EAB">
            <w:pPr>
              <w:spacing w:before="20" w:after="20"/>
              <w:jc w:val="left"/>
            </w:pPr>
            <w:r>
              <w:rPr>
                <w:b/>
                <w:sz w:val="20"/>
              </w:rPr>
              <w:t>Como os achados confirmaram</w:t>
            </w:r>
          </w:p>
        </w:tc>
      </w:tr>
      <w:tr w:rsidR="007C0571" w14:paraId="3FE05EAE" w14:textId="77777777" w:rsidTr="00A62EAB">
        <w:trPr>
          <w:jc w:val="center"/>
        </w:trPr>
        <w:tc>
          <w:tcPr>
            <w:tcW w:w="4818" w:type="dxa"/>
          </w:tcPr>
          <w:p w14:paraId="2379367C" w14:textId="77777777" w:rsidR="007C0571" w:rsidRDefault="007C0571" w:rsidP="00A62EAB">
            <w:pPr>
              <w:spacing w:before="20" w:after="20"/>
              <w:jc w:val="left"/>
            </w:pPr>
            <w:r>
              <w:rPr>
                <w:sz w:val="20"/>
              </w:rPr>
              <w:t>(i) Inexatidão e inconsistência</w:t>
            </w:r>
          </w:p>
        </w:tc>
        <w:tc>
          <w:tcPr>
            <w:tcW w:w="4818" w:type="dxa"/>
          </w:tcPr>
          <w:p w14:paraId="7C2C059D" w14:textId="77777777" w:rsidR="007C0571" w:rsidRDefault="007C0571" w:rsidP="00A62EAB">
            <w:pPr>
              <w:spacing w:before="20" w:after="20"/>
              <w:jc w:val="left"/>
            </w:pPr>
            <w:r>
              <w:rPr>
                <w:sz w:val="20"/>
              </w:rPr>
              <w:t>ACH-01: 27,1% inadequação semântica, 53,55% divergência de área. ACH-02: 45,92% erro cartográfico, 55,27% duplicações</w:t>
            </w:r>
          </w:p>
        </w:tc>
      </w:tr>
      <w:tr w:rsidR="007C0571" w14:paraId="7AAEF81E" w14:textId="77777777" w:rsidTr="00A62EAB">
        <w:trPr>
          <w:jc w:val="center"/>
        </w:trPr>
        <w:tc>
          <w:tcPr>
            <w:tcW w:w="4818" w:type="dxa"/>
          </w:tcPr>
          <w:p w14:paraId="1D9D22CA" w14:textId="77777777" w:rsidR="007C0571" w:rsidRDefault="007C0571" w:rsidP="00A62EAB">
            <w:pPr>
              <w:spacing w:before="20" w:after="20"/>
              <w:jc w:val="left"/>
            </w:pPr>
            <w:r>
              <w:rPr>
                <w:sz w:val="20"/>
              </w:rPr>
              <w:t>(ii) Obsolescência e incompletude</w:t>
            </w:r>
          </w:p>
        </w:tc>
        <w:tc>
          <w:tcPr>
            <w:tcW w:w="4818" w:type="dxa"/>
          </w:tcPr>
          <w:p w14:paraId="304C503D" w14:textId="77777777" w:rsidR="007C0571" w:rsidRDefault="007C0571" w:rsidP="00A62EAB">
            <w:pPr>
              <w:spacing w:before="20" w:after="20"/>
              <w:jc w:val="left"/>
            </w:pPr>
            <w:r>
              <w:rPr>
                <w:sz w:val="20"/>
              </w:rPr>
              <w:t>ACH-03: 3.097 falecidos, 138 menores, 90,62% e-mails fictícios</w:t>
            </w:r>
          </w:p>
        </w:tc>
      </w:tr>
      <w:tr w:rsidR="007C0571" w14:paraId="457D0664" w14:textId="77777777" w:rsidTr="00A62EAB">
        <w:trPr>
          <w:jc w:val="center"/>
        </w:trPr>
        <w:tc>
          <w:tcPr>
            <w:tcW w:w="4818" w:type="dxa"/>
          </w:tcPr>
          <w:p w14:paraId="25718D70" w14:textId="77777777" w:rsidR="007C0571" w:rsidRDefault="007C0571" w:rsidP="00A62EAB">
            <w:pPr>
              <w:spacing w:before="20" w:after="20"/>
              <w:jc w:val="left"/>
            </w:pPr>
            <w:r>
              <w:rPr>
                <w:sz w:val="20"/>
              </w:rPr>
              <w:t>(iii) Fragilidades de governança</w:t>
            </w:r>
          </w:p>
        </w:tc>
        <w:tc>
          <w:tcPr>
            <w:tcW w:w="4818" w:type="dxa"/>
          </w:tcPr>
          <w:p w14:paraId="104BC2CE" w14:textId="77777777" w:rsidR="007C0571" w:rsidRDefault="007C0571" w:rsidP="00A62EAB">
            <w:pPr>
              <w:spacing w:before="20" w:after="20"/>
              <w:jc w:val="left"/>
            </w:pPr>
            <w:r>
              <w:rPr>
                <w:sz w:val="20"/>
              </w:rPr>
              <w:t>ACH-04: 94,1% descrições inadequadas, governança declaradamente imatura</w:t>
            </w:r>
          </w:p>
        </w:tc>
      </w:tr>
    </w:tbl>
    <w:p w14:paraId="686B14F3" w14:textId="77777777" w:rsidR="007C0571" w:rsidRDefault="007C0571" w:rsidP="007C0571">
      <w:pPr>
        <w:spacing w:before="0" w:after="120" w:line="40" w:lineRule="exact"/>
      </w:pPr>
    </w:p>
    <w:p w14:paraId="6F0F9A52" w14:textId="4FBDC2C2" w:rsidR="007C0571" w:rsidRDefault="007C0571" w:rsidP="007C0571">
      <w:pPr>
        <w:pStyle w:val="Pargrafonumerado"/>
        <w:spacing w:after="120"/>
        <w:ind w:left="0" w:firstLine="0"/>
      </w:pPr>
      <w:r>
        <w:t xml:space="preserve">A persistência conjunta desses vetores configura risco potencial de que o CAF, que serve de habilitação prévia para políticas que movimentaram R$ 59,6 bilhões na safra 2023/2024, opere com nível de incerteza informacional incompatível com a escala e a criticidade do cadastro. A auditoria não </w:t>
      </w:r>
      <w:r w:rsidR="00750A50">
        <w:t xml:space="preserve">buscou </w:t>
      </w:r>
      <w:r>
        <w:t>identific</w:t>
      </w:r>
      <w:r w:rsidR="00750A50">
        <w:t>ar</w:t>
      </w:r>
      <w:r>
        <w:t xml:space="preserve"> dano consumado ao erário nem fraude demonstrada. Os riscos descritos são potenciais e decorrem da fragilidade sistêmica documentada nos quatro achados, não de ação ou omissão dolosa. Os avanços implementados pelo gestor (CAF 3.0, Leaflet, BCadastro/ConectaGOV, vedação de menores, TED DCAF/UFES 2025-2027, renovação prevista de ~742 mil registros em 2026 e formação de mais de 10 mil agentes da RedeCAF) demonstram capacidade de reação institucional e afastam leitura de inércia, mas confirmam que o enfrentamento ainda não alcança a totalidade do passivo ativo na base.</w:t>
      </w:r>
    </w:p>
    <w:p w14:paraId="44A03925" w14:textId="77777777" w:rsidR="007C0571" w:rsidRPr="009E24F4" w:rsidRDefault="007C0571" w:rsidP="007C0571">
      <w:pPr>
        <w:pStyle w:val="Ttulo2"/>
        <w:spacing w:before="240" w:after="120"/>
        <w:rPr>
          <w:b/>
          <w:u w:val="none"/>
        </w:rPr>
      </w:pPr>
      <w:bookmarkStart w:id="103" w:name="_Toc225413266"/>
      <w:r w:rsidRPr="009E24F4">
        <w:rPr>
          <w:b/>
          <w:sz w:val="26"/>
          <w:u w:val="none"/>
        </w:rPr>
        <w:t>Formulação das propostas — Ponte para os encaminhamentos</w:t>
      </w:r>
      <w:bookmarkEnd w:id="103"/>
    </w:p>
    <w:p w14:paraId="51BD15EF" w14:textId="3DE56EDC" w:rsidR="007C0571" w:rsidRDefault="007C0571" w:rsidP="007C0571">
      <w:pPr>
        <w:pStyle w:val="Pargrafonumerado"/>
        <w:spacing w:after="120"/>
        <w:ind w:left="0" w:firstLine="0"/>
      </w:pPr>
      <w:r>
        <w:t>Os encaminhamentos propostos combinam uma determinação e sete recomendações, organizadas pela lógica causa→proposta. A determinação de apresentação de plano de ação em 180 dias (</w:t>
      </w:r>
      <w:r w:rsidR="00B71023">
        <w:t>parágrafo xx</w:t>
      </w:r>
      <w:r>
        <w:t>) é medida de natureza obrigatória, fundamentada na reincidência documentada na cadeia de deliberações Acórdão 1</w:t>
      </w:r>
      <w:r w:rsidR="00B71023">
        <w:t>.</w:t>
      </w:r>
      <w:r>
        <w:t>197/2018-TCU-Plenário (TC 012.700/2017-7, item 9.2.6: incorporar salvaguardas de qualidade de dados ao sistema que sucederia a DAP) → Acórdão 1</w:t>
      </w:r>
      <w:r w:rsidR="00B71023">
        <w:t>.</w:t>
      </w:r>
      <w:r>
        <w:t>866/2021-TCU-Plenário (monitoramento: cumprimento parcial) → Acórdão 885/2024-TCU-Plenário (monitoramento: itens pendentes de cumprimento integral). A natureza de determinação, e não de mera recomendação, decorre do fato de que as situações identificadas nesta auditoria reproduzem, em grande medida, fragilidades já apontadas naquela cadeia de deliberações.</w:t>
      </w:r>
    </w:p>
    <w:p w14:paraId="5DFF5554" w14:textId="77777777" w:rsidR="007C0571" w:rsidRDefault="007C0571" w:rsidP="007C0571">
      <w:pPr>
        <w:pStyle w:val="Pargrafonumerado"/>
        <w:spacing w:after="120"/>
        <w:ind w:left="0" w:firstLine="0"/>
      </w:pPr>
      <w:r>
        <w:t>O prazo permite ao gestor planejar o saneamento com critérios de risco, materialidade e verificabilidade, conforme defendido no contraditório. As recomendações, por sua vez, definem resultados a alcançar, sem prescrever soluções técnicas.</w:t>
      </w:r>
    </w:p>
    <w:p w14:paraId="277959C0" w14:textId="77777777" w:rsidR="007C0571" w:rsidRDefault="007C0571" w:rsidP="007C0571">
      <w:pPr>
        <w:keepNext/>
        <w:spacing w:before="240" w:after="120"/>
        <w:jc w:val="center"/>
      </w:pPr>
      <w:r>
        <w:rPr>
          <w:b/>
          <w:sz w:val="20"/>
        </w:rPr>
        <w:lastRenderedPageBreak/>
        <w:t xml:space="preserve">Quadro 15 — </w:t>
      </w:r>
      <w:r>
        <w:rPr>
          <w:sz w:val="20"/>
        </w:rPr>
        <w:t>Rastreabilidade das propostas: causa → dimensão → resultado esperado</w:t>
      </w:r>
    </w:p>
    <w:tbl>
      <w:tblPr>
        <w:tblStyle w:val="Tabelacomgrade"/>
        <w:tblW w:w="0" w:type="auto"/>
        <w:jc w:val="center"/>
        <w:tblLook w:val="04A0" w:firstRow="1" w:lastRow="0" w:firstColumn="1" w:lastColumn="0" w:noHBand="0" w:noVBand="1"/>
      </w:tblPr>
      <w:tblGrid>
        <w:gridCol w:w="2407"/>
        <w:gridCol w:w="2407"/>
        <w:gridCol w:w="2407"/>
        <w:gridCol w:w="2406"/>
      </w:tblGrid>
      <w:tr w:rsidR="007C0571" w14:paraId="0248C9AB" w14:textId="77777777" w:rsidTr="00A62EAB">
        <w:trPr>
          <w:jc w:val="center"/>
        </w:trPr>
        <w:tc>
          <w:tcPr>
            <w:tcW w:w="2409" w:type="dxa"/>
          </w:tcPr>
          <w:p w14:paraId="7574D33E" w14:textId="77777777" w:rsidR="007C0571" w:rsidRDefault="007C0571" w:rsidP="00A62EAB">
            <w:pPr>
              <w:spacing w:before="20" w:after="20"/>
              <w:jc w:val="left"/>
            </w:pPr>
            <w:r>
              <w:rPr>
                <w:b/>
                <w:sz w:val="20"/>
              </w:rPr>
              <w:t>Proposta</w:t>
            </w:r>
          </w:p>
        </w:tc>
        <w:tc>
          <w:tcPr>
            <w:tcW w:w="2409" w:type="dxa"/>
          </w:tcPr>
          <w:p w14:paraId="1DD8F014" w14:textId="77777777" w:rsidR="007C0571" w:rsidRDefault="007C0571" w:rsidP="00A62EAB">
            <w:pPr>
              <w:spacing w:before="20" w:after="20"/>
              <w:jc w:val="left"/>
            </w:pPr>
            <w:r>
              <w:rPr>
                <w:b/>
                <w:sz w:val="20"/>
              </w:rPr>
              <w:t>Causa que endereça</w:t>
            </w:r>
          </w:p>
        </w:tc>
        <w:tc>
          <w:tcPr>
            <w:tcW w:w="2409" w:type="dxa"/>
          </w:tcPr>
          <w:p w14:paraId="267F012A" w14:textId="77777777" w:rsidR="007C0571" w:rsidRDefault="007C0571" w:rsidP="00A62EAB">
            <w:pPr>
              <w:spacing w:before="20" w:after="20"/>
              <w:jc w:val="left"/>
            </w:pPr>
            <w:r>
              <w:rPr>
                <w:b/>
                <w:sz w:val="20"/>
              </w:rPr>
              <w:t>Achados/Dimensões</w:t>
            </w:r>
          </w:p>
        </w:tc>
        <w:tc>
          <w:tcPr>
            <w:tcW w:w="2409" w:type="dxa"/>
          </w:tcPr>
          <w:p w14:paraId="715C7030" w14:textId="77777777" w:rsidR="007C0571" w:rsidRDefault="007C0571" w:rsidP="00A62EAB">
            <w:pPr>
              <w:spacing w:before="20" w:after="20"/>
              <w:jc w:val="left"/>
            </w:pPr>
            <w:r>
              <w:rPr>
                <w:b/>
                <w:sz w:val="20"/>
              </w:rPr>
              <w:t>Resultado esperado</w:t>
            </w:r>
          </w:p>
        </w:tc>
      </w:tr>
      <w:tr w:rsidR="007C0571" w14:paraId="473F7B93" w14:textId="77777777" w:rsidTr="00A62EAB">
        <w:trPr>
          <w:jc w:val="center"/>
        </w:trPr>
        <w:tc>
          <w:tcPr>
            <w:tcW w:w="2409" w:type="dxa"/>
          </w:tcPr>
          <w:p w14:paraId="3D6D4BB6" w14:textId="77777777" w:rsidR="007C0571" w:rsidRDefault="007C0571" w:rsidP="00A62EAB">
            <w:pPr>
              <w:spacing w:before="20" w:after="20"/>
              <w:jc w:val="left"/>
            </w:pPr>
            <w:r>
              <w:rPr>
                <w:b/>
                <w:sz w:val="20"/>
              </w:rPr>
              <w:t>1</w:t>
            </w:r>
            <w:r>
              <w:rPr>
                <w:sz w:val="20"/>
              </w:rPr>
              <w:t xml:space="preserve"> — Plano de ação 180 dias (determinação)</w:t>
            </w:r>
          </w:p>
        </w:tc>
        <w:tc>
          <w:tcPr>
            <w:tcW w:w="2409" w:type="dxa"/>
          </w:tcPr>
          <w:p w14:paraId="24FE4D81" w14:textId="77777777" w:rsidR="007C0571" w:rsidRDefault="007C0571" w:rsidP="00A62EAB">
            <w:pPr>
              <w:spacing w:before="20" w:after="20"/>
              <w:jc w:val="left"/>
            </w:pPr>
            <w:r>
              <w:rPr>
                <w:sz w:val="20"/>
              </w:rPr>
              <w:t>Passivo sem saneamento + reincidência</w:t>
            </w:r>
          </w:p>
        </w:tc>
        <w:tc>
          <w:tcPr>
            <w:tcW w:w="2409" w:type="dxa"/>
          </w:tcPr>
          <w:p w14:paraId="4AF003D0" w14:textId="77777777" w:rsidR="007C0571" w:rsidRDefault="007C0571" w:rsidP="00A62EAB">
            <w:pPr>
              <w:spacing w:before="20" w:after="20"/>
              <w:jc w:val="left"/>
            </w:pPr>
            <w:r>
              <w:rPr>
                <w:sz w:val="20"/>
              </w:rPr>
              <w:t>Transversal (ACH-01 a ACH-04)</w:t>
            </w:r>
          </w:p>
        </w:tc>
        <w:tc>
          <w:tcPr>
            <w:tcW w:w="2409" w:type="dxa"/>
          </w:tcPr>
          <w:p w14:paraId="74CF1402" w14:textId="77777777" w:rsidR="007C0571" w:rsidRDefault="007C0571" w:rsidP="00A62EAB">
            <w:pPr>
              <w:spacing w:before="20" w:after="20"/>
              <w:jc w:val="left"/>
            </w:pPr>
            <w:r>
              <w:rPr>
                <w:sz w:val="20"/>
              </w:rPr>
              <w:t>Planejamento estruturado por risco e materialidade</w:t>
            </w:r>
          </w:p>
        </w:tc>
      </w:tr>
      <w:tr w:rsidR="007C0571" w14:paraId="578F6D01" w14:textId="77777777" w:rsidTr="00A62EAB">
        <w:trPr>
          <w:jc w:val="center"/>
        </w:trPr>
        <w:tc>
          <w:tcPr>
            <w:tcW w:w="2409" w:type="dxa"/>
          </w:tcPr>
          <w:p w14:paraId="697490FD" w14:textId="77777777" w:rsidR="007C0571" w:rsidRDefault="007C0571" w:rsidP="00A62EAB">
            <w:pPr>
              <w:spacing w:before="20" w:after="20"/>
              <w:jc w:val="left"/>
            </w:pPr>
            <w:r>
              <w:rPr>
                <w:b/>
                <w:sz w:val="20"/>
              </w:rPr>
              <w:t>2.1.1</w:t>
            </w:r>
            <w:r>
              <w:rPr>
                <w:sz w:val="20"/>
              </w:rPr>
              <w:t xml:space="preserve"> — Prevenção na entrada</w:t>
            </w:r>
          </w:p>
        </w:tc>
        <w:tc>
          <w:tcPr>
            <w:tcW w:w="2409" w:type="dxa"/>
          </w:tcPr>
          <w:p w14:paraId="37EB2AE7" w14:textId="77777777" w:rsidR="007C0571" w:rsidRDefault="007C0571" w:rsidP="00A62EAB">
            <w:pPr>
              <w:spacing w:before="20" w:after="20"/>
              <w:jc w:val="left"/>
            </w:pPr>
            <w:r>
              <w:rPr>
                <w:sz w:val="20"/>
              </w:rPr>
              <w:t>Ingestão sem validação semântica</w:t>
            </w:r>
          </w:p>
        </w:tc>
        <w:tc>
          <w:tcPr>
            <w:tcW w:w="2409" w:type="dxa"/>
          </w:tcPr>
          <w:p w14:paraId="53D9B676" w14:textId="77777777" w:rsidR="007C0571" w:rsidRDefault="007C0571" w:rsidP="00A62EAB">
            <w:pPr>
              <w:spacing w:before="20" w:after="20"/>
              <w:jc w:val="left"/>
            </w:pPr>
            <w:r>
              <w:rPr>
                <w:sz w:val="20"/>
              </w:rPr>
              <w:t>ACH-01 (Dim. 1)</w:t>
            </w:r>
          </w:p>
        </w:tc>
        <w:tc>
          <w:tcPr>
            <w:tcW w:w="2409" w:type="dxa"/>
          </w:tcPr>
          <w:p w14:paraId="62399ED6" w14:textId="77777777" w:rsidR="007C0571" w:rsidRDefault="007C0571" w:rsidP="00A62EAB">
            <w:pPr>
              <w:spacing w:before="20" w:after="20"/>
              <w:jc w:val="left"/>
            </w:pPr>
            <w:r>
              <w:rPr>
                <w:sz w:val="20"/>
              </w:rPr>
              <w:t>Reduzir taxa de 27,1%</w:t>
            </w:r>
          </w:p>
        </w:tc>
      </w:tr>
      <w:tr w:rsidR="007C0571" w14:paraId="776D8FC6" w14:textId="77777777" w:rsidTr="00A62EAB">
        <w:trPr>
          <w:jc w:val="center"/>
        </w:trPr>
        <w:tc>
          <w:tcPr>
            <w:tcW w:w="2409" w:type="dxa"/>
          </w:tcPr>
          <w:p w14:paraId="3455A378" w14:textId="77777777" w:rsidR="007C0571" w:rsidRDefault="007C0571" w:rsidP="00A62EAB">
            <w:pPr>
              <w:spacing w:before="20" w:after="20"/>
              <w:jc w:val="left"/>
            </w:pPr>
            <w:r>
              <w:rPr>
                <w:b/>
                <w:sz w:val="20"/>
              </w:rPr>
              <w:t>2.1.2</w:t>
            </w:r>
            <w:r>
              <w:rPr>
                <w:sz w:val="20"/>
              </w:rPr>
              <w:t xml:space="preserve"> — Integridade campos críticos</w:t>
            </w:r>
          </w:p>
        </w:tc>
        <w:tc>
          <w:tcPr>
            <w:tcW w:w="2409" w:type="dxa"/>
          </w:tcPr>
          <w:p w14:paraId="546CFFD8" w14:textId="77777777" w:rsidR="007C0571" w:rsidRDefault="007C0571" w:rsidP="00A62EAB">
            <w:pPr>
              <w:spacing w:before="20" w:after="20"/>
              <w:jc w:val="left"/>
            </w:pPr>
            <w:r>
              <w:rPr>
                <w:sz w:val="20"/>
              </w:rPr>
              <w:t>Ausência de controles de área e localização</w:t>
            </w:r>
          </w:p>
        </w:tc>
        <w:tc>
          <w:tcPr>
            <w:tcW w:w="2409" w:type="dxa"/>
          </w:tcPr>
          <w:p w14:paraId="749FE5B8" w14:textId="77777777" w:rsidR="007C0571" w:rsidRDefault="007C0571" w:rsidP="00A62EAB">
            <w:pPr>
              <w:spacing w:before="20" w:after="20"/>
              <w:jc w:val="left"/>
            </w:pPr>
            <w:r>
              <w:rPr>
                <w:sz w:val="20"/>
              </w:rPr>
              <w:t>ACH-01 (Dim. 2), ACH-02, ACH-03</w:t>
            </w:r>
          </w:p>
        </w:tc>
        <w:tc>
          <w:tcPr>
            <w:tcW w:w="2409" w:type="dxa"/>
          </w:tcPr>
          <w:p w14:paraId="353CC565" w14:textId="77777777" w:rsidR="007C0571" w:rsidRDefault="007C0571" w:rsidP="00A62EAB">
            <w:pPr>
              <w:spacing w:before="20" w:after="20"/>
              <w:jc w:val="left"/>
            </w:pPr>
            <w:r>
              <w:rPr>
                <w:sz w:val="20"/>
              </w:rPr>
              <w:t>Reduzir divergência de 53,55% e erro de 45,92%</w:t>
            </w:r>
          </w:p>
        </w:tc>
      </w:tr>
      <w:tr w:rsidR="007C0571" w14:paraId="1823B31B" w14:textId="77777777" w:rsidTr="00A62EAB">
        <w:trPr>
          <w:jc w:val="center"/>
        </w:trPr>
        <w:tc>
          <w:tcPr>
            <w:tcW w:w="2409" w:type="dxa"/>
          </w:tcPr>
          <w:p w14:paraId="4131A833" w14:textId="77777777" w:rsidR="007C0571" w:rsidRDefault="007C0571" w:rsidP="00A62EAB">
            <w:pPr>
              <w:spacing w:before="20" w:after="20"/>
              <w:jc w:val="left"/>
            </w:pPr>
            <w:r>
              <w:rPr>
                <w:b/>
                <w:sz w:val="20"/>
              </w:rPr>
              <w:t>2.1.3</w:t>
            </w:r>
            <w:r>
              <w:rPr>
                <w:sz w:val="20"/>
              </w:rPr>
              <w:t xml:space="preserve"> — Interoperabilidade</w:t>
            </w:r>
          </w:p>
        </w:tc>
        <w:tc>
          <w:tcPr>
            <w:tcW w:w="2409" w:type="dxa"/>
          </w:tcPr>
          <w:p w14:paraId="290E7D60" w14:textId="77777777" w:rsidR="007C0571" w:rsidRDefault="007C0571" w:rsidP="00A62EAB">
            <w:pPr>
              <w:spacing w:before="20" w:after="20"/>
              <w:jc w:val="left"/>
            </w:pPr>
            <w:r>
              <w:rPr>
                <w:sz w:val="20"/>
              </w:rPr>
              <w:t>Sem cruzamento Sisobi/Sigef/Sicar</w:t>
            </w:r>
          </w:p>
        </w:tc>
        <w:tc>
          <w:tcPr>
            <w:tcW w:w="2409" w:type="dxa"/>
          </w:tcPr>
          <w:p w14:paraId="2BECA557" w14:textId="77777777" w:rsidR="007C0571" w:rsidRDefault="007C0571" w:rsidP="00A62EAB">
            <w:pPr>
              <w:spacing w:before="20" w:after="20"/>
              <w:jc w:val="left"/>
            </w:pPr>
            <w:r>
              <w:rPr>
                <w:sz w:val="20"/>
              </w:rPr>
              <w:t>ACH-02, ACH-03</w:t>
            </w:r>
          </w:p>
        </w:tc>
        <w:tc>
          <w:tcPr>
            <w:tcW w:w="2409" w:type="dxa"/>
          </w:tcPr>
          <w:p w14:paraId="308FCFCD" w14:textId="77777777" w:rsidR="007C0571" w:rsidRDefault="007C0571" w:rsidP="00A62EAB">
            <w:pPr>
              <w:spacing w:before="20" w:after="20"/>
              <w:jc w:val="left"/>
            </w:pPr>
            <w:r>
              <w:rPr>
                <w:sz w:val="20"/>
              </w:rPr>
              <w:t>Detecção tempestiva de inconsistências</w:t>
            </w:r>
          </w:p>
        </w:tc>
      </w:tr>
      <w:tr w:rsidR="007C0571" w14:paraId="2EAEDDCE" w14:textId="77777777" w:rsidTr="00A62EAB">
        <w:trPr>
          <w:jc w:val="center"/>
        </w:trPr>
        <w:tc>
          <w:tcPr>
            <w:tcW w:w="2409" w:type="dxa"/>
          </w:tcPr>
          <w:p w14:paraId="2C9ADF29" w14:textId="77777777" w:rsidR="007C0571" w:rsidRDefault="007C0571" w:rsidP="00A62EAB">
            <w:pPr>
              <w:spacing w:before="20" w:after="20"/>
              <w:jc w:val="left"/>
            </w:pPr>
            <w:r>
              <w:rPr>
                <w:b/>
                <w:sz w:val="20"/>
              </w:rPr>
              <w:t>2.1.4</w:t>
            </w:r>
            <w:r>
              <w:rPr>
                <w:sz w:val="20"/>
              </w:rPr>
              <w:t xml:space="preserve"> — Qualidade de digitalização</w:t>
            </w:r>
          </w:p>
        </w:tc>
        <w:tc>
          <w:tcPr>
            <w:tcW w:w="2409" w:type="dxa"/>
          </w:tcPr>
          <w:p w14:paraId="4C700541" w14:textId="77777777" w:rsidR="007C0571" w:rsidRDefault="007C0571" w:rsidP="00A62EAB">
            <w:pPr>
              <w:spacing w:before="20" w:after="20"/>
              <w:jc w:val="left"/>
            </w:pPr>
            <w:r>
              <w:rPr>
                <w:sz w:val="20"/>
              </w:rPr>
              <w:t>Sem requisitos técnicos formais</w:t>
            </w:r>
          </w:p>
        </w:tc>
        <w:tc>
          <w:tcPr>
            <w:tcW w:w="2409" w:type="dxa"/>
          </w:tcPr>
          <w:p w14:paraId="008674E5" w14:textId="77777777" w:rsidR="007C0571" w:rsidRDefault="007C0571" w:rsidP="00A62EAB">
            <w:pPr>
              <w:spacing w:before="20" w:after="20"/>
              <w:jc w:val="left"/>
            </w:pPr>
            <w:r>
              <w:rPr>
                <w:sz w:val="20"/>
              </w:rPr>
              <w:t>ACH-01 (Dim. 3)</w:t>
            </w:r>
          </w:p>
        </w:tc>
        <w:tc>
          <w:tcPr>
            <w:tcW w:w="2409" w:type="dxa"/>
          </w:tcPr>
          <w:p w14:paraId="413F2658" w14:textId="77777777" w:rsidR="007C0571" w:rsidRDefault="007C0571" w:rsidP="00A62EAB">
            <w:pPr>
              <w:spacing w:before="20" w:after="20"/>
              <w:jc w:val="left"/>
            </w:pPr>
            <w:r>
              <w:rPr>
                <w:sz w:val="20"/>
              </w:rPr>
              <w:t>Viabilizar OCR e auditabilidade</w:t>
            </w:r>
          </w:p>
        </w:tc>
      </w:tr>
      <w:tr w:rsidR="007C0571" w14:paraId="4F7D639D" w14:textId="77777777" w:rsidTr="00A62EAB">
        <w:trPr>
          <w:jc w:val="center"/>
        </w:trPr>
        <w:tc>
          <w:tcPr>
            <w:tcW w:w="2409" w:type="dxa"/>
          </w:tcPr>
          <w:p w14:paraId="057FF2FE" w14:textId="77777777" w:rsidR="007C0571" w:rsidRDefault="007C0571" w:rsidP="00A62EAB">
            <w:pPr>
              <w:spacing w:before="20" w:after="20"/>
              <w:jc w:val="left"/>
            </w:pPr>
            <w:r>
              <w:rPr>
                <w:b/>
                <w:sz w:val="20"/>
              </w:rPr>
              <w:t>2.2</w:t>
            </w:r>
            <w:r>
              <w:rPr>
                <w:sz w:val="20"/>
              </w:rPr>
              <w:t xml:space="preserve"> — Gestão de mudanças</w:t>
            </w:r>
          </w:p>
        </w:tc>
        <w:tc>
          <w:tcPr>
            <w:tcW w:w="2409" w:type="dxa"/>
          </w:tcPr>
          <w:p w14:paraId="1899B4DF" w14:textId="77777777" w:rsidR="007C0571" w:rsidRDefault="007C0571" w:rsidP="00A62EAB">
            <w:pPr>
              <w:spacing w:before="20" w:after="20"/>
              <w:jc w:val="left"/>
            </w:pPr>
            <w:r>
              <w:rPr>
                <w:sz w:val="20"/>
              </w:rPr>
              <w:t>Transições sem regressão</w:t>
            </w:r>
          </w:p>
        </w:tc>
        <w:tc>
          <w:tcPr>
            <w:tcW w:w="2409" w:type="dxa"/>
          </w:tcPr>
          <w:p w14:paraId="5BBC8422" w14:textId="77777777" w:rsidR="007C0571" w:rsidRDefault="007C0571" w:rsidP="00A62EAB">
            <w:pPr>
              <w:spacing w:before="20" w:after="20"/>
              <w:jc w:val="left"/>
            </w:pPr>
            <w:r>
              <w:rPr>
                <w:sz w:val="20"/>
              </w:rPr>
              <w:t>ACH-02 (Dim. 5), ACH-04</w:t>
            </w:r>
          </w:p>
        </w:tc>
        <w:tc>
          <w:tcPr>
            <w:tcW w:w="2409" w:type="dxa"/>
          </w:tcPr>
          <w:p w14:paraId="6A26043C" w14:textId="77777777" w:rsidR="007C0571" w:rsidRDefault="007C0571" w:rsidP="00A62EAB">
            <w:pPr>
              <w:spacing w:before="20" w:after="20"/>
              <w:jc w:val="left"/>
            </w:pPr>
            <w:r>
              <w:rPr>
                <w:sz w:val="20"/>
              </w:rPr>
              <w:t>Preservar qualidade em evoluções</w:t>
            </w:r>
          </w:p>
        </w:tc>
      </w:tr>
      <w:tr w:rsidR="007C0571" w14:paraId="438450F8" w14:textId="77777777" w:rsidTr="00A62EAB">
        <w:trPr>
          <w:jc w:val="center"/>
        </w:trPr>
        <w:tc>
          <w:tcPr>
            <w:tcW w:w="2409" w:type="dxa"/>
          </w:tcPr>
          <w:p w14:paraId="18635481" w14:textId="77777777" w:rsidR="007C0571" w:rsidRDefault="007C0571" w:rsidP="00A62EAB">
            <w:pPr>
              <w:spacing w:before="20" w:after="20"/>
              <w:jc w:val="left"/>
            </w:pPr>
            <w:r>
              <w:rPr>
                <w:b/>
                <w:sz w:val="20"/>
              </w:rPr>
              <w:t>2.3</w:t>
            </w:r>
            <w:r>
              <w:rPr>
                <w:sz w:val="20"/>
              </w:rPr>
              <w:t xml:space="preserve"> — Monitoramento contínuo</w:t>
            </w:r>
          </w:p>
        </w:tc>
        <w:tc>
          <w:tcPr>
            <w:tcW w:w="2409" w:type="dxa"/>
          </w:tcPr>
          <w:p w14:paraId="35ADA3DE" w14:textId="77777777" w:rsidR="007C0571" w:rsidRDefault="007C0571" w:rsidP="00A62EAB">
            <w:pPr>
              <w:spacing w:before="20" w:after="20"/>
              <w:jc w:val="left"/>
            </w:pPr>
            <w:r>
              <w:rPr>
                <w:sz w:val="20"/>
              </w:rPr>
              <w:t xml:space="preserve">Sem </w:t>
            </w:r>
            <w:r w:rsidRPr="00D326B7">
              <w:rPr>
                <w:i/>
                <w:iCs/>
                <w:sz w:val="20"/>
              </w:rPr>
              <w:t>dashboards</w:t>
            </w:r>
            <w:r>
              <w:rPr>
                <w:sz w:val="20"/>
              </w:rPr>
              <w:t xml:space="preserve"> nem métricas</w:t>
            </w:r>
          </w:p>
        </w:tc>
        <w:tc>
          <w:tcPr>
            <w:tcW w:w="2409" w:type="dxa"/>
          </w:tcPr>
          <w:p w14:paraId="61744EAB" w14:textId="77777777" w:rsidR="007C0571" w:rsidRDefault="007C0571" w:rsidP="00A62EAB">
            <w:pPr>
              <w:spacing w:before="20" w:after="20"/>
              <w:jc w:val="left"/>
            </w:pPr>
            <w:r>
              <w:rPr>
                <w:sz w:val="20"/>
              </w:rPr>
              <w:t>ACH-01 (Dim. 4), ACH-03</w:t>
            </w:r>
          </w:p>
        </w:tc>
        <w:tc>
          <w:tcPr>
            <w:tcW w:w="2409" w:type="dxa"/>
          </w:tcPr>
          <w:p w14:paraId="45FAD9DA" w14:textId="77777777" w:rsidR="007C0571" w:rsidRDefault="007C0571" w:rsidP="00A62EAB">
            <w:pPr>
              <w:spacing w:before="20" w:after="20"/>
              <w:jc w:val="left"/>
            </w:pPr>
            <w:r>
              <w:rPr>
                <w:sz w:val="20"/>
              </w:rPr>
              <w:t>Visibilidade da qualidade</w:t>
            </w:r>
          </w:p>
        </w:tc>
      </w:tr>
      <w:tr w:rsidR="007C0571" w14:paraId="53CA4BA8" w14:textId="77777777" w:rsidTr="00A62EAB">
        <w:trPr>
          <w:jc w:val="center"/>
        </w:trPr>
        <w:tc>
          <w:tcPr>
            <w:tcW w:w="2409" w:type="dxa"/>
          </w:tcPr>
          <w:p w14:paraId="46230C97" w14:textId="77777777" w:rsidR="007C0571" w:rsidRDefault="007C0571" w:rsidP="00A62EAB">
            <w:pPr>
              <w:spacing w:before="20" w:after="20"/>
              <w:jc w:val="left"/>
            </w:pPr>
            <w:r>
              <w:rPr>
                <w:b/>
                <w:sz w:val="20"/>
              </w:rPr>
              <w:t>2.4</w:t>
            </w:r>
            <w:r>
              <w:rPr>
                <w:sz w:val="20"/>
              </w:rPr>
              <w:t xml:space="preserve"> — Gestão de metadados</w:t>
            </w:r>
          </w:p>
        </w:tc>
        <w:tc>
          <w:tcPr>
            <w:tcW w:w="2409" w:type="dxa"/>
          </w:tcPr>
          <w:p w14:paraId="49A6D62B" w14:textId="77777777" w:rsidR="007C0571" w:rsidRDefault="007C0571" w:rsidP="00A62EAB">
            <w:pPr>
              <w:spacing w:before="20" w:after="20"/>
              <w:jc w:val="left"/>
            </w:pPr>
            <w:r>
              <w:rPr>
                <w:sz w:val="20"/>
              </w:rPr>
              <w:t>Dicionário inadequado</w:t>
            </w:r>
          </w:p>
        </w:tc>
        <w:tc>
          <w:tcPr>
            <w:tcW w:w="2409" w:type="dxa"/>
          </w:tcPr>
          <w:p w14:paraId="20731D3E" w14:textId="77777777" w:rsidR="007C0571" w:rsidRDefault="007C0571" w:rsidP="00A62EAB">
            <w:pPr>
              <w:spacing w:before="20" w:after="20"/>
              <w:jc w:val="left"/>
            </w:pPr>
            <w:r>
              <w:rPr>
                <w:sz w:val="20"/>
              </w:rPr>
              <w:t>ACH-04</w:t>
            </w:r>
          </w:p>
        </w:tc>
        <w:tc>
          <w:tcPr>
            <w:tcW w:w="2409" w:type="dxa"/>
          </w:tcPr>
          <w:p w14:paraId="7B35A365" w14:textId="77777777" w:rsidR="007C0571" w:rsidRDefault="007C0571" w:rsidP="00A62EAB">
            <w:pPr>
              <w:spacing w:before="20" w:after="20"/>
              <w:jc w:val="left"/>
            </w:pPr>
            <w:r>
              <w:rPr>
                <w:sz w:val="20"/>
              </w:rPr>
              <w:t>Sustentabilidade de todas as melhorias</w:t>
            </w:r>
          </w:p>
        </w:tc>
      </w:tr>
    </w:tbl>
    <w:p w14:paraId="12C55083" w14:textId="77777777" w:rsidR="007C0571" w:rsidRDefault="007C0571" w:rsidP="007C0571">
      <w:pPr>
        <w:spacing w:before="0" w:after="120" w:line="40" w:lineRule="exact"/>
      </w:pPr>
    </w:p>
    <w:p w14:paraId="36AE7B52" w14:textId="77777777" w:rsidR="007C0571" w:rsidRPr="009E24F4" w:rsidRDefault="007C0571" w:rsidP="007C0571">
      <w:pPr>
        <w:spacing w:before="40" w:after="120"/>
        <w:rPr>
          <w:iCs/>
        </w:rPr>
      </w:pPr>
      <w:r w:rsidRPr="009E24F4">
        <w:rPr>
          <w:iCs/>
          <w:sz w:val="20"/>
        </w:rPr>
        <w:t>Fonte: Matriz de Achados (Anexo B) e análise transversal dos encaminhamentos.</w:t>
      </w:r>
    </w:p>
    <w:p w14:paraId="5EBDC870" w14:textId="25DAB45B" w:rsidR="007C0571" w:rsidRDefault="007C0571" w:rsidP="007C0571">
      <w:pPr>
        <w:pStyle w:val="Pargrafonumerado"/>
        <w:spacing w:after="120"/>
        <w:ind w:left="0" w:firstLine="0"/>
      </w:pPr>
      <w:r>
        <w:t xml:space="preserve">Todas as propostas foram formuladas como resultados a alcançar, preservando a liberdade de meios do gestor para definir as soluções técnicas e operacionais mais adequadas à sua realidade institucional. O gestor acolheu parte das propostas e apresentou </w:t>
      </w:r>
      <w:r w:rsidR="00B71023">
        <w:t>contra argumentos nos comentários</w:t>
      </w:r>
      <w:r>
        <w:t>, o que foi registrado nos respectivos achados. O detalhamento dos encaminhamentos e a proposta de deliberação constam da seção seguinte.</w:t>
      </w:r>
    </w:p>
    <w:p w14:paraId="31BF4DC0" w14:textId="77777777" w:rsidR="007C0571" w:rsidRDefault="007C0571" w:rsidP="007C0571">
      <w:pPr>
        <w:pStyle w:val="Ttulo1"/>
        <w:spacing w:before="240" w:after="120"/>
      </w:pPr>
      <w:bookmarkStart w:id="104" w:name="_Toc225413267"/>
      <w:bookmarkStart w:id="105" w:name="_Toc225527037"/>
      <w:r>
        <w:rPr>
          <w:sz w:val="28"/>
        </w:rPr>
        <w:t>Propostas de encaminhamento</w:t>
      </w:r>
      <w:bookmarkEnd w:id="104"/>
      <w:bookmarkEnd w:id="105"/>
    </w:p>
    <w:p w14:paraId="13168928" w14:textId="5245D702" w:rsidR="007C0571" w:rsidRDefault="007C0571" w:rsidP="007C0571">
      <w:pPr>
        <w:pStyle w:val="Pargrafonumerado"/>
        <w:spacing w:after="120"/>
        <w:ind w:left="0" w:firstLine="0"/>
      </w:pPr>
      <w:r>
        <w:t xml:space="preserve">Ante o exposto, e tendo em vista os comentários do gestor analisados na seção precedente, submete-se o presente relatório </w:t>
      </w:r>
      <w:r w:rsidR="00B71023">
        <w:t>ao gabinete do relator Min. Antonio Anastasia</w:t>
      </w:r>
      <w:r>
        <w:t>, propondo-se ao Tribunal:</w:t>
      </w:r>
    </w:p>
    <w:p w14:paraId="6298852B" w14:textId="46CF925C" w:rsidR="007C0571" w:rsidRDefault="007C0571" w:rsidP="007C0571">
      <w:pPr>
        <w:pStyle w:val="Pargrafosubnumerado"/>
        <w:ind w:left="0" w:firstLine="0"/>
      </w:pPr>
      <w:r>
        <w:rPr>
          <w:b/>
        </w:rPr>
        <w:t>determinar</w:t>
      </w:r>
      <w:r>
        <w:t xml:space="preserve"> ao Ministério do Desenvolvimento Agrário e Agricultura Familiar, nos termos do art. 7º, §3º, I, c/c §4º, da Resolução-TCU 315</w:t>
      </w:r>
      <w:r w:rsidR="00B71023">
        <w:t>/</w:t>
      </w:r>
      <w:r>
        <w:t xml:space="preserve">2020, que, no prazo de </w:t>
      </w:r>
      <w:r w:rsidR="00A803BB">
        <w:rPr>
          <w:b/>
        </w:rPr>
        <w:t>180</w:t>
      </w:r>
      <w:r>
        <w:rPr>
          <w:b/>
        </w:rPr>
        <w:t xml:space="preserve"> dias</w:t>
      </w:r>
      <w:r>
        <w:t xml:space="preserve">, elabore e encaminhe ao TCU </w:t>
      </w:r>
      <w:r>
        <w:rPr>
          <w:b/>
        </w:rPr>
        <w:t>plano de ação</w:t>
      </w:r>
      <w:r>
        <w:t xml:space="preserve">, com responsáveis, prazos e forma de comunicação do cumprimento, para avaliar as situações identificadas neste relatório e, uma vez confirmadas, adotar as medidas necessárias para seu saneamento, abrangendo as inconsistências documentadas na qualidade dos </w:t>
      </w:r>
      <w:r>
        <w:rPr>
          <w:b/>
        </w:rPr>
        <w:t>dados de entrada</w:t>
      </w:r>
      <w:r>
        <w:t xml:space="preserve">, dos </w:t>
      </w:r>
      <w:r>
        <w:rPr>
          <w:b/>
        </w:rPr>
        <w:t>dados geoespaciais</w:t>
      </w:r>
      <w:r>
        <w:t xml:space="preserve">, dos </w:t>
      </w:r>
      <w:r>
        <w:rPr>
          <w:b/>
        </w:rPr>
        <w:t>dados cadastrais</w:t>
      </w:r>
      <w:r>
        <w:t xml:space="preserve"> e dos </w:t>
      </w:r>
      <w:r>
        <w:rPr>
          <w:b/>
        </w:rPr>
        <w:t>metadados</w:t>
      </w:r>
      <w:r>
        <w:t xml:space="preserve"> do CAF, em conformidade com os critérios de elegibilidade previstos no art. 3º da Lei 11.326/2006 e com a finalidade de identificação e qualificação estabelecida no art. 4º do Decreto 9.064/2017.</w:t>
      </w:r>
    </w:p>
    <w:p w14:paraId="5CC8F7A2" w14:textId="1F1B17F7" w:rsidR="00CF71D1" w:rsidRDefault="007C0571" w:rsidP="007C0571">
      <w:pPr>
        <w:pStyle w:val="Pargrafosubnumerado"/>
        <w:ind w:left="0" w:firstLine="0"/>
      </w:pPr>
      <w:commentRangeStart w:id="106"/>
      <w:r>
        <w:rPr>
          <w:b/>
        </w:rPr>
        <w:t>recomendar</w:t>
      </w:r>
      <w:r>
        <w:t xml:space="preserve"> ao Ministério do Desenvolvimento Agrário e Agricultura Familiar, nos termos do art. 11 da Resolução-TCU 315</w:t>
      </w:r>
      <w:r w:rsidR="00A50FD0">
        <w:t>/</w:t>
      </w:r>
      <w:r>
        <w:t>2020, que</w:t>
      </w:r>
      <w:r w:rsidR="00CF71D1">
        <w:t>:</w:t>
      </w:r>
    </w:p>
    <w:p w14:paraId="1039A0F6" w14:textId="52A49D88" w:rsidR="007C0571" w:rsidRDefault="007C0571" w:rsidP="00D326B7">
      <w:pPr>
        <w:pStyle w:val="Pargrafosubsubnumerado"/>
        <w:ind w:left="0" w:firstLine="0"/>
      </w:pPr>
      <w:r>
        <w:t>avalie e aperfeiçoe o</w:t>
      </w:r>
      <w:r w:rsidR="00E6042D">
        <w:t>s processos</w:t>
      </w:r>
      <w:r w:rsidR="00A50FD0">
        <w:t xml:space="preserve"> </w:t>
      </w:r>
      <w:r>
        <w:t>de governança</w:t>
      </w:r>
      <w:r w:rsidR="00E6042D">
        <w:t>, gestão</w:t>
      </w:r>
      <w:r>
        <w:t xml:space="preserve"> e qualidade de dados do CAF, com vistas a</w:t>
      </w:r>
      <w:commentRangeStart w:id="107"/>
      <w:r>
        <w:t>:</w:t>
      </w:r>
      <w:commentRangeEnd w:id="107"/>
      <w:r w:rsidR="009D49CD">
        <w:rPr>
          <w:rStyle w:val="Refdecomentrio"/>
          <w:sz w:val="24"/>
          <w:szCs w:val="24"/>
        </w:rPr>
        <w:commentReference w:id="107"/>
      </w:r>
      <w:commentRangeEnd w:id="106"/>
      <w:r w:rsidR="00E6042D">
        <w:rPr>
          <w:rStyle w:val="Refdecomentrio"/>
          <w:sz w:val="24"/>
          <w:szCs w:val="24"/>
        </w:rPr>
        <w:commentReference w:id="106"/>
      </w:r>
    </w:p>
    <w:p w14:paraId="0DE0A4C8" w14:textId="77777777" w:rsidR="007C0571" w:rsidRDefault="007C0571" w:rsidP="00D326B7">
      <w:pPr>
        <w:pStyle w:val="Pargrafosubsubnumerado"/>
        <w:numPr>
          <w:ilvl w:val="3"/>
          <w:numId w:val="2"/>
        </w:numPr>
        <w:ind w:left="0" w:firstLine="0"/>
      </w:pPr>
      <w:r>
        <w:t xml:space="preserve">assegurar que os processos de cadastramento e atualização produzam dados com qualidade suficiente, incluindo mecanismos que previnam a inserção e a permanência de dados inválidos no CAF </w:t>
      </w:r>
      <w:commentRangeStart w:id="108"/>
      <w:commentRangeStart w:id="109"/>
      <w:r>
        <w:t>(Proposta 2.1.1, vinculada ao ACH-01, Dimensão 1: 27,1% de documentos semanticamente inadequados, e ao ACH-03, Dimensão 1: 3.097 falecidos e 138 menores como titulares ativos)</w:t>
      </w:r>
      <w:commentRangeEnd w:id="108"/>
      <w:r w:rsidR="00A50FD0">
        <w:rPr>
          <w:rStyle w:val="Refdecomentrio"/>
          <w:sz w:val="24"/>
          <w:szCs w:val="24"/>
        </w:rPr>
        <w:commentReference w:id="108"/>
      </w:r>
      <w:commentRangeEnd w:id="109"/>
      <w:r w:rsidR="00FA3B48">
        <w:rPr>
          <w:rStyle w:val="Refdecomentrio"/>
          <w:sz w:val="24"/>
          <w:szCs w:val="24"/>
        </w:rPr>
        <w:commentReference w:id="109"/>
      </w:r>
      <w:r>
        <w:t>;</w:t>
      </w:r>
    </w:p>
    <w:p w14:paraId="7E1E54F5" w14:textId="77777777" w:rsidR="007C0571" w:rsidRDefault="007C0571" w:rsidP="00D326B7">
      <w:pPr>
        <w:pStyle w:val="Pargrafosubsubnumerado"/>
        <w:numPr>
          <w:ilvl w:val="3"/>
          <w:numId w:val="2"/>
        </w:numPr>
        <w:ind w:left="0" w:firstLine="0"/>
      </w:pPr>
      <w:r>
        <w:t xml:space="preserve">garantir a integridade e a consistência dos dados críticos do CAF, por meio de controles que reduzam erros e anomalias em campos essenciais à identificação do beneficiário, à localização </w:t>
      </w:r>
      <w:r>
        <w:lastRenderedPageBreak/>
        <w:t xml:space="preserve">do imóvel e à elegibilidade cadastral </w:t>
      </w:r>
      <w:r w:rsidRPr="00D326B7">
        <w:rPr>
          <w:highlight w:val="yellow"/>
        </w:rPr>
        <w:t>(Proposta 2.1.2, vinculada ao ACH-01, Dimensão 2: 53,55% de divergência crítica de área; ao ACH-02, Dimensão 1: 45,92% de erro cartográfico; e ao ACH-03, Dimensão 3: 907 UFPAs com renda superior a R$ 1 milhão</w:t>
      </w:r>
      <w:r>
        <w:t>);</w:t>
      </w:r>
    </w:p>
    <w:p w14:paraId="6CAE4612" w14:textId="103C3EEE" w:rsidR="007C0571" w:rsidRDefault="007C0571" w:rsidP="009664BC">
      <w:pPr>
        <w:pStyle w:val="Pargrafosubsubnumerado"/>
        <w:ind w:left="0" w:firstLine="0"/>
      </w:pPr>
      <w:r>
        <w:t>estabele</w:t>
      </w:r>
      <w:r w:rsidR="003F7AAD">
        <w:t>ça</w:t>
      </w:r>
      <w:r w:rsidR="00B07D2D">
        <w:t xml:space="preserve"> ou aprimore os</w:t>
      </w:r>
      <w:r>
        <w:t xml:space="preserve"> mecanismos de interoperabilidade com bases de dados oficiais relevantes (Sisobi, Sigef, Sicar, IBGE, entre outras), para detecção tempestiva de inconsistências e irregularidades nos dados cadastrais, podendo considerar modelos de integração já implementados na administração pública federal </w:t>
      </w:r>
      <w:r w:rsidRPr="00D326B7">
        <w:rPr>
          <w:highlight w:val="yellow"/>
        </w:rPr>
        <w:t>(Proposta 2.1.3, vinculada ao ACH-02, Dimensão 2: 55,27% de duplicações espaciais; e ao ACH-03, Dimensão 1: cruzamento censitário com Sisobi como demonstração do valor da interoperabilidade)</w:t>
      </w:r>
      <w:r>
        <w:t>;</w:t>
      </w:r>
    </w:p>
    <w:p w14:paraId="74C2FF2C" w14:textId="7246DFBD" w:rsidR="007C0571" w:rsidRDefault="007C0571" w:rsidP="009B750B">
      <w:pPr>
        <w:pStyle w:val="Pargrafosubsubnumerado"/>
        <w:ind w:left="0" w:firstLine="0"/>
      </w:pPr>
      <w:r>
        <w:t>estabele</w:t>
      </w:r>
      <w:r w:rsidR="00B07D2D">
        <w:t>ça</w:t>
      </w:r>
      <w:r>
        <w:t xml:space="preserve"> requisitos mínimos de qualidade técnica para documentos digitalizados do CAF, assegurando legibilidade, indexação e auditabilidade do acervo documental </w:t>
      </w:r>
      <w:r w:rsidRPr="00D326B7">
        <w:rPr>
          <w:highlight w:val="yellow"/>
        </w:rPr>
        <w:t>(Proposta 2.1.4, vinculada ao ACH-01, Dimensão 3: 68,7% dos documentos com resolução inferior a 300 DPI)</w:t>
      </w:r>
      <w:r>
        <w:t>;</w:t>
      </w:r>
    </w:p>
    <w:p w14:paraId="77C424B5" w14:textId="2402471B" w:rsidR="007C0571" w:rsidRDefault="007C0571" w:rsidP="009B750B">
      <w:pPr>
        <w:pStyle w:val="Pargrafosubsubnumerado"/>
        <w:ind w:left="0" w:firstLine="0"/>
      </w:pPr>
      <w:r>
        <w:t>implement</w:t>
      </w:r>
      <w:r w:rsidR="005B3F87">
        <w:t>e</w:t>
      </w:r>
      <w:r>
        <w:t xml:space="preserve"> monitoramento contínuo da qualidade dos dados do CAF, com indicadores que permitam identificar e priorizar ações corretivas e avaliar a efetividade das medidas adotadas, tendo como referência o patamar de 32% de conformidade integral apurado pelo monitoramento próprio do gestor </w:t>
      </w:r>
      <w:r w:rsidRPr="00D326B7">
        <w:rPr>
          <w:highlight w:val="yellow"/>
        </w:rPr>
        <w:t>(Proposta 2.3, vinculada ao ACH-01, Dimensão 4, e ao ACH-03: ausência de rotinas estruturadas de acompanhamento por indicadores)</w:t>
      </w:r>
      <w:r>
        <w:t>;</w:t>
      </w:r>
    </w:p>
    <w:p w14:paraId="3AC118FC" w14:textId="066E8A70" w:rsidR="007C0571" w:rsidRDefault="007C0571" w:rsidP="009B750B">
      <w:pPr>
        <w:pStyle w:val="Pargrafosubsubnumerado"/>
        <w:ind w:left="0" w:firstLine="0"/>
      </w:pPr>
      <w:r>
        <w:t>aprimor</w:t>
      </w:r>
      <w:r w:rsidR="00364B28">
        <w:t>e</w:t>
      </w:r>
      <w:r>
        <w:t xml:space="preserve"> a gestão de metadados do CAF, assegurando definições semânticas documentadas, alinhadas às regras de negócio e ao marco legal, com responsabilidades atribuídas e atualização integrada ao ciclo de vida do sistema </w:t>
      </w:r>
      <w:r w:rsidRPr="00D326B7">
        <w:rPr>
          <w:highlight w:val="yellow"/>
        </w:rPr>
        <w:t>(Proposta 2.4, vinculada ao ACH-04: 94,1% de descrições inadequadas, 84% de campos numéricos sem unidade de medida e 92% de campos temporais ambíguos)</w:t>
      </w:r>
      <w:r>
        <w:t>;</w:t>
      </w:r>
    </w:p>
    <w:p w14:paraId="1CE83E4F" w14:textId="16AA1C67" w:rsidR="007C0571" w:rsidRDefault="007C0571" w:rsidP="00D326B7">
      <w:pPr>
        <w:pStyle w:val="Pargrafosubsubnumerado"/>
        <w:ind w:left="0" w:firstLine="0"/>
      </w:pPr>
      <w:r>
        <w:t xml:space="preserve">avalie e aprimore o processo de gestão de mudanças e garantia da qualidade das evoluções do Sistema CAF, contemplando, entre outros aspectos que o gestor entender pertinentes, a incorporação sistemática da qualidade de dados como requisito não funcional em transições tecnológicas, com mecanismos para prevenir regressões funcionais e de dados </w:t>
      </w:r>
      <w:r w:rsidRPr="00D326B7">
        <w:rPr>
          <w:highlight w:val="yellow"/>
        </w:rPr>
        <w:t>(Proposta 2.2, vinculada ao ACH-02, Dimensão 5: degradação de precisão em transição tecnológica recente; e ao ACH-04: ausência de integração entre gestão de mudanças e atualização de metadados)</w:t>
      </w:r>
      <w:r>
        <w:t>;</w:t>
      </w:r>
    </w:p>
    <w:p w14:paraId="14AB3079" w14:textId="694D663D" w:rsidR="007C0571" w:rsidRDefault="00775EB6" w:rsidP="007C0571">
      <w:pPr>
        <w:pStyle w:val="Pargrafosubnumerado"/>
        <w:ind w:left="0" w:firstLine="0"/>
      </w:pPr>
      <w:r>
        <w:t>informar</w:t>
      </w:r>
      <w:r w:rsidR="007C0571">
        <w:t xml:space="preserve"> ao Ministério do Desenvolvimento Agrário e Agricultura Familiar do acórdão que vier a ser proferido, </w:t>
      </w:r>
      <w:r w:rsidRPr="00775EB6">
        <w:t>destacando que o relatório e o voto que fundamentam a deliberação ora encaminhada podem ser acessados por meio do endereço eletrônico www.tcu.gov.br/acordaos</w:t>
      </w:r>
      <w:r>
        <w:t xml:space="preserve"> </w:t>
      </w:r>
      <w:r w:rsidR="007C0571">
        <w:t>;</w:t>
      </w:r>
    </w:p>
    <w:p w14:paraId="066F4849" w14:textId="24CDCB46" w:rsidR="007C0571" w:rsidRDefault="007C0571" w:rsidP="007C0571">
      <w:pPr>
        <w:pStyle w:val="Pargrafosubnumerado"/>
        <w:ind w:left="0" w:firstLine="0"/>
      </w:pPr>
      <w:r>
        <w:t xml:space="preserve">nos termos do art. 8º da Resolução-TCU 315, de 2020, </w:t>
      </w:r>
      <w:r w:rsidR="00E13962" w:rsidRPr="00E13962">
        <w:t xml:space="preserve">fazer constar, na ata da sessão em que estes autos forem apreciados, comunicação do Relator ao colegiado no sentido de </w:t>
      </w:r>
      <w:r>
        <w:t>autorizar o monitoramento das recomendações constantes deste relatório;</w:t>
      </w:r>
    </w:p>
    <w:p w14:paraId="7634C014" w14:textId="77777777" w:rsidR="007C0571" w:rsidRDefault="007C0571" w:rsidP="007C0571">
      <w:pPr>
        <w:pStyle w:val="Pargrafosubnumerado"/>
        <w:ind w:left="0" w:firstLine="0"/>
      </w:pPr>
      <w:r>
        <w:t>arquivar os presentes autos, com fundamento no art. 169, V, do Regimento Interno do TCU.</w:t>
      </w:r>
    </w:p>
    <w:p w14:paraId="60B9BBDF" w14:textId="77777777" w:rsidR="007C0571" w:rsidRDefault="007C0571" w:rsidP="007C0571">
      <w:r>
        <w:br w:type="page"/>
      </w:r>
    </w:p>
    <w:p w14:paraId="5069368C" w14:textId="0DB7CF3B" w:rsidR="007C0571" w:rsidRDefault="007C0571" w:rsidP="007C0571">
      <w:pPr>
        <w:spacing w:before="0"/>
        <w:jc w:val="center"/>
      </w:pPr>
      <w:r>
        <w:lastRenderedPageBreak/>
        <w:t xml:space="preserve">Dadsi/AudTI, </w:t>
      </w:r>
      <w:r w:rsidR="00775EB6" w:rsidRPr="00D326B7">
        <w:rPr>
          <w:highlight w:val="yellow"/>
        </w:rPr>
        <w:t xml:space="preserve">30 </w:t>
      </w:r>
      <w:r w:rsidRPr="00D326B7">
        <w:rPr>
          <w:highlight w:val="yellow"/>
        </w:rPr>
        <w:t xml:space="preserve">de </w:t>
      </w:r>
      <w:r w:rsidR="00775EB6" w:rsidRPr="00D326B7">
        <w:rPr>
          <w:highlight w:val="yellow"/>
        </w:rPr>
        <w:t>março</w:t>
      </w:r>
      <w:r w:rsidR="00775EB6">
        <w:t xml:space="preserve"> </w:t>
      </w:r>
      <w:r>
        <w:t>de 2026.</w:t>
      </w:r>
    </w:p>
    <w:p w14:paraId="6F5E7F35" w14:textId="77777777" w:rsidR="007C0571" w:rsidRDefault="007C0571" w:rsidP="007C0571">
      <w:pPr>
        <w:spacing w:befor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7C0571" w14:paraId="1000184A" w14:textId="77777777" w:rsidTr="00A62EAB">
        <w:tc>
          <w:tcPr>
            <w:tcW w:w="4813" w:type="dxa"/>
          </w:tcPr>
          <w:p w14:paraId="1743191B" w14:textId="77777777" w:rsidR="007C0571" w:rsidRDefault="007C0571" w:rsidP="00A62EAB">
            <w:pPr>
              <w:spacing w:before="0"/>
              <w:jc w:val="center"/>
            </w:pPr>
            <w:r>
              <w:t>Assinado digitalmente</w:t>
            </w:r>
          </w:p>
          <w:p w14:paraId="0426D63D" w14:textId="77777777" w:rsidR="007C0571" w:rsidRDefault="007C0571" w:rsidP="00A62EAB">
            <w:pPr>
              <w:spacing w:before="60" w:after="60"/>
              <w:jc w:val="center"/>
            </w:pPr>
            <w:r>
              <w:rPr>
                <w:b/>
              </w:rPr>
              <w:t>Fernando Lima Gama Júnior</w:t>
            </w:r>
          </w:p>
          <w:p w14:paraId="60F582D4" w14:textId="77777777" w:rsidR="007C0571" w:rsidRDefault="007C0571" w:rsidP="00A62EAB">
            <w:pPr>
              <w:spacing w:before="60" w:after="60"/>
              <w:jc w:val="center"/>
            </w:pPr>
            <w:r>
              <w:t>AUFC — Matrícula 6499-8</w:t>
            </w:r>
          </w:p>
          <w:p w14:paraId="45A8E059" w14:textId="77777777" w:rsidR="007C0571" w:rsidRDefault="007C0571" w:rsidP="00A62EAB">
            <w:pPr>
              <w:spacing w:before="60" w:after="60"/>
              <w:jc w:val="center"/>
            </w:pPr>
            <w:r>
              <w:t>Coordenador</w:t>
            </w:r>
          </w:p>
        </w:tc>
        <w:tc>
          <w:tcPr>
            <w:tcW w:w="4814" w:type="dxa"/>
          </w:tcPr>
          <w:p w14:paraId="7AB38E4B" w14:textId="77777777" w:rsidR="007C0571" w:rsidRDefault="007C0571" w:rsidP="00A62EAB">
            <w:pPr>
              <w:spacing w:before="0"/>
              <w:jc w:val="center"/>
            </w:pPr>
            <w:r>
              <w:t>Assinado digitalmente</w:t>
            </w:r>
          </w:p>
          <w:p w14:paraId="5566DCE3" w14:textId="77777777" w:rsidR="007C0571" w:rsidRDefault="007C0571" w:rsidP="00A62EAB">
            <w:pPr>
              <w:spacing w:before="60" w:after="60"/>
              <w:jc w:val="center"/>
            </w:pPr>
            <w:r>
              <w:rPr>
                <w:b/>
              </w:rPr>
              <w:t>Sylvio Xavier Júnior</w:t>
            </w:r>
          </w:p>
          <w:p w14:paraId="6634E43A" w14:textId="77777777" w:rsidR="007C0571" w:rsidRDefault="007C0571" w:rsidP="00A62EAB">
            <w:pPr>
              <w:spacing w:before="60" w:after="60"/>
              <w:jc w:val="center"/>
            </w:pPr>
            <w:r>
              <w:t>AUFC — Matrícula 2423-6</w:t>
            </w:r>
          </w:p>
          <w:p w14:paraId="16247744" w14:textId="77777777" w:rsidR="007C0571" w:rsidRDefault="007C0571" w:rsidP="00A62EAB">
            <w:pPr>
              <w:spacing w:before="0"/>
            </w:pPr>
          </w:p>
        </w:tc>
      </w:tr>
      <w:tr w:rsidR="007C0571" w14:paraId="04F5F00E" w14:textId="77777777" w:rsidTr="00A62EAB">
        <w:tc>
          <w:tcPr>
            <w:tcW w:w="9627" w:type="dxa"/>
            <w:gridSpan w:val="2"/>
          </w:tcPr>
          <w:p w14:paraId="6EB08547" w14:textId="77777777" w:rsidR="007C0571" w:rsidRDefault="007C0571" w:rsidP="00A62EAB">
            <w:pPr>
              <w:spacing w:before="0"/>
              <w:jc w:val="center"/>
            </w:pPr>
          </w:p>
        </w:tc>
      </w:tr>
      <w:tr w:rsidR="007C0571" w14:paraId="086EDDF0" w14:textId="77777777" w:rsidTr="00A62EAB">
        <w:tc>
          <w:tcPr>
            <w:tcW w:w="9627" w:type="dxa"/>
            <w:gridSpan w:val="2"/>
          </w:tcPr>
          <w:p w14:paraId="6A06F4EB" w14:textId="77777777" w:rsidR="007C0571" w:rsidRDefault="007C0571" w:rsidP="00A62EAB">
            <w:pPr>
              <w:spacing w:before="0"/>
              <w:jc w:val="center"/>
            </w:pPr>
            <w:r>
              <w:t>Assinado digitalmente</w:t>
            </w:r>
          </w:p>
          <w:p w14:paraId="27EEBF2D" w14:textId="77777777" w:rsidR="007C0571" w:rsidRDefault="007C0571" w:rsidP="00A62EAB">
            <w:pPr>
              <w:spacing w:before="60" w:after="60"/>
              <w:jc w:val="center"/>
            </w:pPr>
            <w:r>
              <w:rPr>
                <w:b/>
              </w:rPr>
              <w:t>Harley Alves Ferreira</w:t>
            </w:r>
          </w:p>
          <w:p w14:paraId="0D28F918" w14:textId="77777777" w:rsidR="007C0571" w:rsidRDefault="007C0571" w:rsidP="00A62EAB">
            <w:pPr>
              <w:spacing w:before="60" w:after="60"/>
              <w:jc w:val="center"/>
            </w:pPr>
            <w:r>
              <w:t>AUFC — Matrícula 5666-9</w:t>
            </w:r>
          </w:p>
          <w:p w14:paraId="77E8B5BA" w14:textId="77777777" w:rsidR="007C0571" w:rsidRDefault="007C0571" w:rsidP="00A62EAB">
            <w:pPr>
              <w:spacing w:before="60" w:after="60"/>
              <w:jc w:val="center"/>
            </w:pPr>
            <w:r>
              <w:t>Supervisor</w:t>
            </w:r>
          </w:p>
          <w:p w14:paraId="3590A0A0" w14:textId="77777777" w:rsidR="007C0571" w:rsidRDefault="007C0571" w:rsidP="00A62EAB">
            <w:pPr>
              <w:spacing w:before="0"/>
              <w:jc w:val="center"/>
            </w:pPr>
          </w:p>
        </w:tc>
      </w:tr>
    </w:tbl>
    <w:p w14:paraId="2045026D" w14:textId="77777777" w:rsidR="007C0571" w:rsidRDefault="007C0571" w:rsidP="007C0571">
      <w:pPr>
        <w:spacing w:before="0"/>
      </w:pPr>
    </w:p>
    <w:p w14:paraId="127AD8F5" w14:textId="77777777" w:rsidR="007C0571" w:rsidRDefault="007C0571" w:rsidP="007C0571">
      <w:pPr>
        <w:spacing w:before="0"/>
      </w:pPr>
    </w:p>
    <w:p w14:paraId="0DE1DBD0" w14:textId="77777777" w:rsidR="007C0571" w:rsidRDefault="007C0571" w:rsidP="007C0571">
      <w:pPr>
        <w:spacing w:before="0"/>
      </w:pPr>
    </w:p>
    <w:p w14:paraId="2CBA85DE" w14:textId="77777777" w:rsidR="007C0571" w:rsidRDefault="007C0571" w:rsidP="007C0571">
      <w:pPr>
        <w:spacing w:before="0" w:after="160" w:line="259" w:lineRule="auto"/>
        <w:jc w:val="left"/>
        <w:rPr>
          <w:rFonts w:eastAsia="Times New Roman"/>
          <w:b/>
          <w:sz w:val="28"/>
          <w:szCs w:val="20"/>
          <w:lang w:eastAsia="pt-BR"/>
        </w:rPr>
      </w:pPr>
      <w:bookmarkStart w:id="110" w:name="_Toc225413268"/>
      <w:r>
        <w:rPr>
          <w:sz w:val="28"/>
        </w:rPr>
        <w:br w:type="page"/>
      </w:r>
    </w:p>
    <w:p w14:paraId="0AAE5E2F" w14:textId="77777777" w:rsidR="007C0571" w:rsidRDefault="007C0571" w:rsidP="007C0571">
      <w:pPr>
        <w:pStyle w:val="Ttulo1"/>
        <w:numPr>
          <w:ilvl w:val="0"/>
          <w:numId w:val="0"/>
        </w:numPr>
        <w:spacing w:before="240" w:after="120"/>
        <w:ind w:left="432" w:hanging="432"/>
        <w:jc w:val="center"/>
        <w:rPr>
          <w:sz w:val="28"/>
        </w:rPr>
      </w:pPr>
      <w:bookmarkStart w:id="111" w:name="_Toc225527038"/>
      <w:r>
        <w:rPr>
          <w:sz w:val="28"/>
        </w:rPr>
        <w:lastRenderedPageBreak/>
        <w:t>Apêndice I – Método</w:t>
      </w:r>
      <w:bookmarkStart w:id="112" w:name="_Toc225413269"/>
      <w:bookmarkEnd w:id="110"/>
      <w:bookmarkEnd w:id="111"/>
    </w:p>
    <w:p w14:paraId="5E5FDDF4" w14:textId="77777777" w:rsidR="007C0571" w:rsidRPr="007C0571" w:rsidRDefault="007C0571" w:rsidP="007C0571">
      <w:pPr>
        <w:pStyle w:val="Ttulo2"/>
        <w:numPr>
          <w:ilvl w:val="0"/>
          <w:numId w:val="0"/>
        </w:numPr>
        <w:spacing w:before="240" w:after="120"/>
        <w:ind w:left="576" w:hanging="576"/>
        <w:rPr>
          <w:b/>
          <w:sz w:val="26"/>
          <w:u w:val="none"/>
        </w:rPr>
      </w:pPr>
      <w:r w:rsidRPr="007C0571">
        <w:rPr>
          <w:b/>
          <w:sz w:val="26"/>
          <w:u w:val="none"/>
        </w:rPr>
        <w:t>1. Abordagem geral</w:t>
      </w:r>
      <w:bookmarkEnd w:id="112"/>
    </w:p>
    <w:p w14:paraId="1ED2D247" w14:textId="77777777" w:rsidR="007C0571" w:rsidRDefault="007C0571" w:rsidP="007C0571">
      <w:pPr>
        <w:spacing w:before="60" w:after="60"/>
      </w:pPr>
      <w:r>
        <w:t xml:space="preserve">Este trabalho foi conduzido como auditoria operacional, em conformidade com as NAT e em alinhamento com as ISSAI, com foco na obtenção de evidências suficientes e confiáveis e na documentação dos procedimentos executados (Introdução, §6; NAT, itens 107 a 111 e 134 a 135). O objeto auditado foi o Cadastro Nacional da Agricultura Familiar (CAF), considerando a versão 3 do sistema e a base observada entre março e agosto de 2025 (Introdução, §§2-5; peça 170). A estratégia analítica foi organizada em quatro dimensões de qualidade de dados: documental, geoespacial, cadastral e metadados. Essas dimensões responderam à </w:t>
      </w:r>
      <w:r>
        <w:rPr>
          <w:rFonts w:ascii="Courier New" w:hAnsi="Courier New"/>
        </w:rPr>
        <w:t>QST-01</w:t>
      </w:r>
      <w:r>
        <w:t xml:space="preserve">, sobre a suficiência dos mecanismos de verificação de dados e regras de negócio do CAF, e à </w:t>
      </w:r>
      <w:r>
        <w:rPr>
          <w:rFonts w:ascii="Courier New" w:hAnsi="Courier New"/>
        </w:rPr>
        <w:t>QST-02</w:t>
      </w:r>
      <w:r>
        <w:t>, sobre a suficiência da estrutura de governança e gestão de dados aplicada ao cadastro.</w:t>
      </w:r>
    </w:p>
    <w:p w14:paraId="18D9B235" w14:textId="77777777" w:rsidR="007C0571" w:rsidRDefault="007C0571" w:rsidP="007C0571">
      <w:pPr>
        <w:spacing w:before="60" w:after="60"/>
      </w:pPr>
      <w:r>
        <w:t xml:space="preserve">Para responder a essas questões, a equipe combinou revisão documental, cruzamento massivo de bases governamentais, análise geoespacial, classificação semântica automatizada de documentos e procedimentos estatísticos. O planejamento foi orientado pelos riscos </w:t>
      </w:r>
      <w:r>
        <w:rPr>
          <w:rFonts w:ascii="Courier New" w:hAnsi="Courier New"/>
        </w:rPr>
        <w:t>RIS-01</w:t>
      </w:r>
      <w:r>
        <w:t xml:space="preserve">, </w:t>
      </w:r>
      <w:r>
        <w:rPr>
          <w:rFonts w:ascii="Courier New" w:hAnsi="Courier New"/>
        </w:rPr>
        <w:t>RIS-02</w:t>
      </w:r>
      <w:r>
        <w:t xml:space="preserve"> e </w:t>
      </w:r>
      <w:r>
        <w:rPr>
          <w:rFonts w:ascii="Courier New" w:hAnsi="Courier New"/>
        </w:rPr>
        <w:t>RIS-03</w:t>
      </w:r>
      <w:r>
        <w:t>. Em todos os eixos, buscou-se manter rastreabilidade entre base utilizada, script executado, peça produzida e achado correspondente.</w:t>
      </w:r>
    </w:p>
    <w:p w14:paraId="72964882" w14:textId="77777777" w:rsidR="007C0571" w:rsidRPr="009E24F4" w:rsidRDefault="007C0571" w:rsidP="007C0571">
      <w:pPr>
        <w:pStyle w:val="Ttulo2"/>
        <w:numPr>
          <w:ilvl w:val="0"/>
          <w:numId w:val="0"/>
        </w:numPr>
        <w:spacing w:before="240" w:after="120"/>
        <w:ind w:left="576" w:hanging="576"/>
        <w:rPr>
          <w:u w:val="none"/>
        </w:rPr>
      </w:pPr>
      <w:bookmarkStart w:id="113" w:name="_Toc225413270"/>
      <w:r w:rsidRPr="009E24F4">
        <w:rPr>
          <w:b/>
          <w:sz w:val="26"/>
          <w:u w:val="none"/>
        </w:rPr>
        <w:t>2. Fontes de dados</w:t>
      </w:r>
      <w:bookmarkEnd w:id="113"/>
    </w:p>
    <w:p w14:paraId="0A689858" w14:textId="77777777" w:rsidR="007C0571" w:rsidRDefault="007C0571" w:rsidP="007C0571">
      <w:pPr>
        <w:spacing w:before="60" w:after="60"/>
      </w:pPr>
      <w:r>
        <w:t>As análises utilizaram como fonte primária a extração integral da base do CAF fornecida à equipe de auditoria, complementada por bases externas, documentação técnica do sistema e manifestações do gestor. A base do CAF foi tratada como sistema de registro principal; as demais fontes foram usadas para validação, contraste e plausibilidade, conforme a natureza de cada teste.</w:t>
      </w:r>
    </w:p>
    <w:tbl>
      <w:tblPr>
        <w:tblStyle w:val="Tabelacomgrade"/>
        <w:tblW w:w="0" w:type="auto"/>
        <w:jc w:val="center"/>
        <w:tblLook w:val="04A0" w:firstRow="1" w:lastRow="0" w:firstColumn="1" w:lastColumn="0" w:noHBand="0" w:noVBand="1"/>
      </w:tblPr>
      <w:tblGrid>
        <w:gridCol w:w="2407"/>
        <w:gridCol w:w="2407"/>
        <w:gridCol w:w="2407"/>
        <w:gridCol w:w="2406"/>
      </w:tblGrid>
      <w:tr w:rsidR="007C0571" w14:paraId="0686330F" w14:textId="77777777" w:rsidTr="00A62EAB">
        <w:trPr>
          <w:jc w:val="center"/>
        </w:trPr>
        <w:tc>
          <w:tcPr>
            <w:tcW w:w="2409" w:type="dxa"/>
          </w:tcPr>
          <w:p w14:paraId="69A917D9" w14:textId="77777777" w:rsidR="007C0571" w:rsidRDefault="007C0571" w:rsidP="00A62EAB">
            <w:pPr>
              <w:spacing w:before="20" w:after="20"/>
              <w:jc w:val="left"/>
            </w:pPr>
            <w:r>
              <w:rPr>
                <w:b/>
                <w:sz w:val="20"/>
              </w:rPr>
              <w:t>Fonte</w:t>
            </w:r>
          </w:p>
        </w:tc>
        <w:tc>
          <w:tcPr>
            <w:tcW w:w="2409" w:type="dxa"/>
          </w:tcPr>
          <w:p w14:paraId="1704BC4C" w14:textId="77777777" w:rsidR="007C0571" w:rsidRDefault="007C0571" w:rsidP="00A62EAB">
            <w:pPr>
              <w:spacing w:before="20" w:after="20"/>
              <w:jc w:val="left"/>
            </w:pPr>
            <w:r>
              <w:rPr>
                <w:b/>
                <w:sz w:val="20"/>
              </w:rPr>
              <w:t>Descrição</w:t>
            </w:r>
          </w:p>
        </w:tc>
        <w:tc>
          <w:tcPr>
            <w:tcW w:w="2409" w:type="dxa"/>
          </w:tcPr>
          <w:p w14:paraId="2BB868A2" w14:textId="77777777" w:rsidR="007C0571" w:rsidRDefault="007C0571" w:rsidP="00A62EAB">
            <w:pPr>
              <w:spacing w:before="20" w:after="20"/>
              <w:jc w:val="left"/>
            </w:pPr>
            <w:r>
              <w:rPr>
                <w:b/>
                <w:sz w:val="20"/>
              </w:rPr>
              <w:t>Período</w:t>
            </w:r>
          </w:p>
        </w:tc>
        <w:tc>
          <w:tcPr>
            <w:tcW w:w="2409" w:type="dxa"/>
          </w:tcPr>
          <w:p w14:paraId="5C92CB18" w14:textId="77777777" w:rsidR="007C0571" w:rsidRDefault="007C0571" w:rsidP="00A62EAB">
            <w:pPr>
              <w:spacing w:before="20" w:after="20"/>
              <w:jc w:val="left"/>
            </w:pPr>
            <w:r>
              <w:rPr>
                <w:b/>
                <w:sz w:val="20"/>
              </w:rPr>
              <w:t>Peça</w:t>
            </w:r>
          </w:p>
        </w:tc>
      </w:tr>
      <w:tr w:rsidR="007C0571" w14:paraId="1A2C1486" w14:textId="77777777" w:rsidTr="00A62EAB">
        <w:trPr>
          <w:jc w:val="center"/>
        </w:trPr>
        <w:tc>
          <w:tcPr>
            <w:tcW w:w="2409" w:type="dxa"/>
          </w:tcPr>
          <w:p w14:paraId="65618A08" w14:textId="77777777" w:rsidR="007C0571" w:rsidRDefault="007C0571" w:rsidP="00A62EAB">
            <w:pPr>
              <w:spacing w:before="20" w:after="20"/>
              <w:jc w:val="left"/>
            </w:pPr>
            <w:r>
              <w:rPr>
                <w:sz w:val="20"/>
              </w:rPr>
              <w:t>Base de dados do CAF 3.0</w:t>
            </w:r>
          </w:p>
        </w:tc>
        <w:tc>
          <w:tcPr>
            <w:tcW w:w="2409" w:type="dxa"/>
          </w:tcPr>
          <w:p w14:paraId="69F94EF6" w14:textId="77777777" w:rsidR="007C0571" w:rsidRDefault="007C0571" w:rsidP="00A62EAB">
            <w:pPr>
              <w:spacing w:before="20" w:after="20"/>
              <w:jc w:val="left"/>
            </w:pPr>
            <w:r>
              <w:rPr>
                <w:sz w:val="20"/>
              </w:rPr>
              <w:t>Extração integral da base ativa, incluindo UFPAs, imóveis, documentos, responsáveis e tabelas auxiliares</w:t>
            </w:r>
          </w:p>
        </w:tc>
        <w:tc>
          <w:tcPr>
            <w:tcW w:w="2409" w:type="dxa"/>
          </w:tcPr>
          <w:p w14:paraId="1C572F73" w14:textId="77777777" w:rsidR="007C0571" w:rsidRDefault="007C0571" w:rsidP="00A62EAB">
            <w:pPr>
              <w:spacing w:before="20" w:after="20"/>
              <w:jc w:val="left"/>
            </w:pPr>
            <w:r>
              <w:rPr>
                <w:sz w:val="20"/>
              </w:rPr>
              <w:t>Mar-Ago/2025</w:t>
            </w:r>
          </w:p>
        </w:tc>
        <w:tc>
          <w:tcPr>
            <w:tcW w:w="2409" w:type="dxa"/>
          </w:tcPr>
          <w:p w14:paraId="57C420D3" w14:textId="77777777" w:rsidR="007C0571" w:rsidRDefault="007C0571" w:rsidP="00A62EAB">
            <w:pPr>
              <w:spacing w:before="20" w:after="20"/>
              <w:jc w:val="left"/>
            </w:pPr>
            <w:r>
              <w:rPr>
                <w:sz w:val="20"/>
              </w:rPr>
              <w:t>Peça 82</w:t>
            </w:r>
          </w:p>
        </w:tc>
      </w:tr>
      <w:tr w:rsidR="007C0571" w14:paraId="20A34F9D" w14:textId="77777777" w:rsidTr="00A62EAB">
        <w:trPr>
          <w:jc w:val="center"/>
        </w:trPr>
        <w:tc>
          <w:tcPr>
            <w:tcW w:w="2409" w:type="dxa"/>
          </w:tcPr>
          <w:p w14:paraId="281C124D" w14:textId="77777777" w:rsidR="007C0571" w:rsidRDefault="007C0571" w:rsidP="00A62EAB">
            <w:pPr>
              <w:spacing w:before="20" w:after="20"/>
              <w:jc w:val="left"/>
            </w:pPr>
            <w:r>
              <w:rPr>
                <w:sz w:val="20"/>
              </w:rPr>
              <w:t>Receita Federal (RFB)</w:t>
            </w:r>
          </w:p>
        </w:tc>
        <w:tc>
          <w:tcPr>
            <w:tcW w:w="2409" w:type="dxa"/>
          </w:tcPr>
          <w:p w14:paraId="57F6E199" w14:textId="77777777" w:rsidR="007C0571" w:rsidRDefault="007C0571" w:rsidP="00A62EAB">
            <w:pPr>
              <w:spacing w:before="20" w:after="20"/>
              <w:jc w:val="left"/>
            </w:pPr>
            <w:r>
              <w:rPr>
                <w:sz w:val="20"/>
              </w:rPr>
              <w:t>Situação cadastral de CPFs, datas de nascimento e dados de identificação para cruzamentos de capacidade civil e plausibilidade cadastral</w:t>
            </w:r>
          </w:p>
        </w:tc>
        <w:tc>
          <w:tcPr>
            <w:tcW w:w="2409" w:type="dxa"/>
          </w:tcPr>
          <w:p w14:paraId="35398B51" w14:textId="77777777" w:rsidR="007C0571" w:rsidRDefault="007C0571" w:rsidP="00A62EAB">
            <w:pPr>
              <w:spacing w:before="20" w:after="20"/>
              <w:jc w:val="left"/>
            </w:pPr>
            <w:r>
              <w:rPr>
                <w:sz w:val="20"/>
              </w:rPr>
              <w:t>Bases consultadas no período de execução</w:t>
            </w:r>
          </w:p>
        </w:tc>
        <w:tc>
          <w:tcPr>
            <w:tcW w:w="2409" w:type="dxa"/>
          </w:tcPr>
          <w:p w14:paraId="7BA26901" w14:textId="77777777" w:rsidR="007C0571" w:rsidRDefault="007C0571" w:rsidP="00A62EAB">
            <w:pPr>
              <w:spacing w:before="20" w:after="20"/>
              <w:jc w:val="left"/>
            </w:pPr>
            <w:r>
              <w:rPr>
                <w:sz w:val="20"/>
              </w:rPr>
              <w:t>Peça 124</w:t>
            </w:r>
          </w:p>
        </w:tc>
      </w:tr>
      <w:tr w:rsidR="007C0571" w14:paraId="79CB3A6D" w14:textId="77777777" w:rsidTr="00A62EAB">
        <w:trPr>
          <w:jc w:val="center"/>
        </w:trPr>
        <w:tc>
          <w:tcPr>
            <w:tcW w:w="2409" w:type="dxa"/>
          </w:tcPr>
          <w:p w14:paraId="34320471" w14:textId="77777777" w:rsidR="007C0571" w:rsidRDefault="007C0571" w:rsidP="00A62EAB">
            <w:pPr>
              <w:spacing w:before="20" w:after="20"/>
              <w:jc w:val="left"/>
            </w:pPr>
            <w:r>
              <w:rPr>
                <w:sz w:val="20"/>
              </w:rPr>
              <w:t>Sisobi</w:t>
            </w:r>
          </w:p>
        </w:tc>
        <w:tc>
          <w:tcPr>
            <w:tcW w:w="2409" w:type="dxa"/>
          </w:tcPr>
          <w:p w14:paraId="7DE124AF" w14:textId="77777777" w:rsidR="007C0571" w:rsidRDefault="007C0571" w:rsidP="00A62EAB">
            <w:pPr>
              <w:spacing w:before="20" w:after="20"/>
              <w:jc w:val="left"/>
            </w:pPr>
            <w:r>
              <w:rPr>
                <w:sz w:val="20"/>
              </w:rPr>
              <w:t>Registros de óbito utilizados para confirmação conservadora de falecimento de responsáveis</w:t>
            </w:r>
          </w:p>
        </w:tc>
        <w:tc>
          <w:tcPr>
            <w:tcW w:w="2409" w:type="dxa"/>
          </w:tcPr>
          <w:p w14:paraId="41495246" w14:textId="77777777" w:rsidR="007C0571" w:rsidRDefault="007C0571" w:rsidP="00A62EAB">
            <w:pPr>
              <w:spacing w:before="20" w:after="20"/>
              <w:jc w:val="left"/>
            </w:pPr>
            <w:r>
              <w:rPr>
                <w:sz w:val="20"/>
              </w:rPr>
              <w:t>Cruzamento censitário</w:t>
            </w:r>
          </w:p>
        </w:tc>
        <w:tc>
          <w:tcPr>
            <w:tcW w:w="2409" w:type="dxa"/>
          </w:tcPr>
          <w:p w14:paraId="34E61548" w14:textId="77777777" w:rsidR="007C0571" w:rsidRDefault="007C0571" w:rsidP="00A62EAB">
            <w:pPr>
              <w:spacing w:before="20" w:after="20"/>
              <w:jc w:val="left"/>
            </w:pPr>
            <w:r>
              <w:rPr>
                <w:sz w:val="20"/>
              </w:rPr>
              <w:t>Peça 124</w:t>
            </w:r>
          </w:p>
        </w:tc>
      </w:tr>
      <w:tr w:rsidR="007C0571" w14:paraId="2C818F7A" w14:textId="77777777" w:rsidTr="00A62EAB">
        <w:trPr>
          <w:jc w:val="center"/>
        </w:trPr>
        <w:tc>
          <w:tcPr>
            <w:tcW w:w="2409" w:type="dxa"/>
          </w:tcPr>
          <w:p w14:paraId="048D6E8C" w14:textId="77777777" w:rsidR="007C0571" w:rsidRDefault="007C0571" w:rsidP="00A62EAB">
            <w:pPr>
              <w:spacing w:before="20" w:after="20"/>
              <w:jc w:val="left"/>
            </w:pPr>
            <w:r>
              <w:rPr>
                <w:sz w:val="20"/>
              </w:rPr>
              <w:t>CNIS</w:t>
            </w:r>
          </w:p>
        </w:tc>
        <w:tc>
          <w:tcPr>
            <w:tcW w:w="2409" w:type="dxa"/>
          </w:tcPr>
          <w:p w14:paraId="40D6A995" w14:textId="77777777" w:rsidR="007C0571" w:rsidRDefault="007C0571" w:rsidP="00A62EAB">
            <w:pPr>
              <w:spacing w:before="20" w:after="20"/>
              <w:jc w:val="left"/>
            </w:pPr>
            <w:r>
              <w:rPr>
                <w:sz w:val="20"/>
              </w:rPr>
              <w:t>Base previdenciária utilizada como referência externa em cruzamentos cadastrais e de renda</w:t>
            </w:r>
          </w:p>
        </w:tc>
        <w:tc>
          <w:tcPr>
            <w:tcW w:w="2409" w:type="dxa"/>
          </w:tcPr>
          <w:p w14:paraId="06347FDD" w14:textId="77777777" w:rsidR="007C0571" w:rsidRDefault="007C0571" w:rsidP="00A62EAB">
            <w:pPr>
              <w:spacing w:before="20" w:after="20"/>
              <w:jc w:val="left"/>
            </w:pPr>
            <w:r>
              <w:rPr>
                <w:sz w:val="20"/>
              </w:rPr>
              <w:t>Conforme disponibilidade institucional</w:t>
            </w:r>
          </w:p>
        </w:tc>
        <w:tc>
          <w:tcPr>
            <w:tcW w:w="2409" w:type="dxa"/>
          </w:tcPr>
          <w:p w14:paraId="271A06BF" w14:textId="77777777" w:rsidR="007C0571" w:rsidRDefault="007C0571" w:rsidP="00A62EAB">
            <w:pPr>
              <w:spacing w:before="20" w:after="20"/>
              <w:jc w:val="left"/>
            </w:pPr>
            <w:r>
              <w:rPr>
                <w:sz w:val="20"/>
              </w:rPr>
              <w:t>Introdução, §3</w:t>
            </w:r>
          </w:p>
        </w:tc>
      </w:tr>
      <w:tr w:rsidR="007C0571" w14:paraId="06B550A6" w14:textId="77777777" w:rsidTr="00A62EAB">
        <w:trPr>
          <w:jc w:val="center"/>
        </w:trPr>
        <w:tc>
          <w:tcPr>
            <w:tcW w:w="2409" w:type="dxa"/>
          </w:tcPr>
          <w:p w14:paraId="0169F6BE" w14:textId="77777777" w:rsidR="007C0571" w:rsidRDefault="007C0571" w:rsidP="00A62EAB">
            <w:pPr>
              <w:spacing w:before="20" w:after="20"/>
              <w:jc w:val="left"/>
            </w:pPr>
            <w:r>
              <w:rPr>
                <w:sz w:val="20"/>
              </w:rPr>
              <w:t>Sigef/Incra</w:t>
            </w:r>
          </w:p>
        </w:tc>
        <w:tc>
          <w:tcPr>
            <w:tcW w:w="2409" w:type="dxa"/>
          </w:tcPr>
          <w:p w14:paraId="592B8C12" w14:textId="77777777" w:rsidR="007C0571" w:rsidRDefault="007C0571" w:rsidP="00A62EAB">
            <w:pPr>
              <w:spacing w:before="20" w:after="20"/>
              <w:jc w:val="left"/>
            </w:pPr>
            <w:r>
              <w:rPr>
                <w:sz w:val="20"/>
              </w:rPr>
              <w:t>Dados georreferenciados oficiais considerados em análises territoriais e de interoperabilidade</w:t>
            </w:r>
          </w:p>
        </w:tc>
        <w:tc>
          <w:tcPr>
            <w:tcW w:w="2409" w:type="dxa"/>
          </w:tcPr>
          <w:p w14:paraId="76A97F74" w14:textId="77777777" w:rsidR="007C0571" w:rsidRDefault="007C0571" w:rsidP="00A62EAB">
            <w:pPr>
              <w:spacing w:before="20" w:after="20"/>
              <w:jc w:val="left"/>
            </w:pPr>
            <w:r>
              <w:rPr>
                <w:sz w:val="20"/>
              </w:rPr>
              <w:t>Conforme disponibilidade institucional</w:t>
            </w:r>
          </w:p>
        </w:tc>
        <w:tc>
          <w:tcPr>
            <w:tcW w:w="2409" w:type="dxa"/>
          </w:tcPr>
          <w:p w14:paraId="5F8B868A" w14:textId="77777777" w:rsidR="007C0571" w:rsidRDefault="007C0571" w:rsidP="00A62EAB">
            <w:pPr>
              <w:spacing w:before="20" w:after="20"/>
              <w:jc w:val="left"/>
            </w:pPr>
            <w:r>
              <w:rPr>
                <w:sz w:val="20"/>
              </w:rPr>
              <w:t>Introdução, §3</w:t>
            </w:r>
          </w:p>
        </w:tc>
      </w:tr>
      <w:tr w:rsidR="007C0571" w14:paraId="2B7B3D1C" w14:textId="77777777" w:rsidTr="00A62EAB">
        <w:trPr>
          <w:jc w:val="center"/>
        </w:trPr>
        <w:tc>
          <w:tcPr>
            <w:tcW w:w="2409" w:type="dxa"/>
          </w:tcPr>
          <w:p w14:paraId="74E3B516" w14:textId="77777777" w:rsidR="007C0571" w:rsidRDefault="007C0571" w:rsidP="00A62EAB">
            <w:pPr>
              <w:spacing w:before="20" w:after="20"/>
              <w:jc w:val="left"/>
            </w:pPr>
            <w:r>
              <w:rPr>
                <w:sz w:val="20"/>
              </w:rPr>
              <w:t>Sicar (CAR)</w:t>
            </w:r>
          </w:p>
        </w:tc>
        <w:tc>
          <w:tcPr>
            <w:tcW w:w="2409" w:type="dxa"/>
          </w:tcPr>
          <w:p w14:paraId="5EA70374" w14:textId="77777777" w:rsidR="007C0571" w:rsidRDefault="007C0571" w:rsidP="00A62EAB">
            <w:pPr>
              <w:spacing w:before="20" w:after="20"/>
              <w:jc w:val="left"/>
            </w:pPr>
            <w:r>
              <w:rPr>
                <w:sz w:val="20"/>
              </w:rPr>
              <w:t>Base subsidiária para comparações e discussão de interoperabilidade; excluída como eixo principal do escopo</w:t>
            </w:r>
          </w:p>
        </w:tc>
        <w:tc>
          <w:tcPr>
            <w:tcW w:w="2409" w:type="dxa"/>
          </w:tcPr>
          <w:p w14:paraId="483C59B9" w14:textId="77777777" w:rsidR="007C0571" w:rsidRDefault="007C0571" w:rsidP="00A62EAB">
            <w:pPr>
              <w:spacing w:before="20" w:after="20"/>
              <w:jc w:val="left"/>
            </w:pPr>
            <w:r>
              <w:rPr>
                <w:sz w:val="20"/>
              </w:rPr>
              <w:t>Fonte auxiliar</w:t>
            </w:r>
          </w:p>
        </w:tc>
        <w:tc>
          <w:tcPr>
            <w:tcW w:w="2409" w:type="dxa"/>
          </w:tcPr>
          <w:p w14:paraId="4E4AED37" w14:textId="77777777" w:rsidR="007C0571" w:rsidRDefault="007C0571" w:rsidP="00A62EAB">
            <w:pPr>
              <w:spacing w:before="20" w:after="20"/>
              <w:jc w:val="left"/>
            </w:pPr>
            <w:r>
              <w:rPr>
                <w:sz w:val="20"/>
              </w:rPr>
              <w:t>Peça 39</w:t>
            </w:r>
          </w:p>
        </w:tc>
      </w:tr>
      <w:tr w:rsidR="007C0571" w14:paraId="78813C12" w14:textId="77777777" w:rsidTr="00A62EAB">
        <w:trPr>
          <w:jc w:val="center"/>
        </w:trPr>
        <w:tc>
          <w:tcPr>
            <w:tcW w:w="2409" w:type="dxa"/>
          </w:tcPr>
          <w:p w14:paraId="31E424C1" w14:textId="77777777" w:rsidR="007C0571" w:rsidRDefault="007C0571" w:rsidP="00A62EAB">
            <w:pPr>
              <w:spacing w:before="20" w:after="20"/>
              <w:jc w:val="left"/>
            </w:pPr>
            <w:r>
              <w:rPr>
                <w:sz w:val="20"/>
              </w:rPr>
              <w:lastRenderedPageBreak/>
              <w:t>IBGE</w:t>
            </w:r>
          </w:p>
        </w:tc>
        <w:tc>
          <w:tcPr>
            <w:tcW w:w="2409" w:type="dxa"/>
          </w:tcPr>
          <w:p w14:paraId="1862C1D4" w14:textId="77777777" w:rsidR="007C0571" w:rsidRDefault="007C0571" w:rsidP="00A62EAB">
            <w:pPr>
              <w:spacing w:before="20" w:after="20"/>
              <w:jc w:val="left"/>
            </w:pPr>
            <w:r>
              <w:rPr>
                <w:sz w:val="20"/>
              </w:rPr>
              <w:t>Áreas oficiais municipais e malhas para testes de consistência territorial</w:t>
            </w:r>
          </w:p>
        </w:tc>
        <w:tc>
          <w:tcPr>
            <w:tcW w:w="2409" w:type="dxa"/>
          </w:tcPr>
          <w:p w14:paraId="1FB2A0F5" w14:textId="77777777" w:rsidR="007C0571" w:rsidRDefault="007C0571" w:rsidP="00A62EAB">
            <w:pPr>
              <w:spacing w:before="20" w:after="20"/>
              <w:jc w:val="left"/>
            </w:pPr>
            <w:r>
              <w:rPr>
                <w:sz w:val="20"/>
              </w:rPr>
              <w:t>2022</w:t>
            </w:r>
          </w:p>
        </w:tc>
        <w:tc>
          <w:tcPr>
            <w:tcW w:w="2409" w:type="dxa"/>
          </w:tcPr>
          <w:p w14:paraId="22D5A0A9" w14:textId="77777777" w:rsidR="007C0571" w:rsidRDefault="007C0571" w:rsidP="00A62EAB">
            <w:pPr>
              <w:spacing w:before="20" w:after="20"/>
              <w:jc w:val="left"/>
            </w:pPr>
            <w:r>
              <w:rPr>
                <w:sz w:val="20"/>
              </w:rPr>
              <w:t>Peça 121</w:t>
            </w:r>
          </w:p>
        </w:tc>
      </w:tr>
      <w:tr w:rsidR="007C0571" w14:paraId="5C62FC2E" w14:textId="77777777" w:rsidTr="00A62EAB">
        <w:trPr>
          <w:jc w:val="center"/>
        </w:trPr>
        <w:tc>
          <w:tcPr>
            <w:tcW w:w="2409" w:type="dxa"/>
          </w:tcPr>
          <w:p w14:paraId="10EA8616" w14:textId="77777777" w:rsidR="007C0571" w:rsidRDefault="007C0571" w:rsidP="00A62EAB">
            <w:pPr>
              <w:spacing w:before="20" w:after="20"/>
              <w:jc w:val="left"/>
            </w:pPr>
            <w:r>
              <w:rPr>
                <w:sz w:val="20"/>
              </w:rPr>
              <w:t>Dicionário de dados do CAF</w:t>
            </w:r>
          </w:p>
        </w:tc>
        <w:tc>
          <w:tcPr>
            <w:tcW w:w="2409" w:type="dxa"/>
          </w:tcPr>
          <w:p w14:paraId="1026C419" w14:textId="77777777" w:rsidR="007C0571" w:rsidRDefault="007C0571" w:rsidP="00A62EAB">
            <w:pPr>
              <w:spacing w:before="20" w:after="20"/>
              <w:jc w:val="left"/>
            </w:pPr>
            <w:r>
              <w:rPr>
                <w:sz w:val="20"/>
              </w:rPr>
              <w:t>Artefato com 527 campos documentados e cobertura formal das tabelas em uso</w:t>
            </w:r>
          </w:p>
        </w:tc>
        <w:tc>
          <w:tcPr>
            <w:tcW w:w="2409" w:type="dxa"/>
          </w:tcPr>
          <w:p w14:paraId="3A3DBF36" w14:textId="77777777" w:rsidR="007C0571" w:rsidRDefault="007C0571" w:rsidP="00A62EAB">
            <w:pPr>
              <w:spacing w:before="20" w:after="20"/>
              <w:jc w:val="left"/>
            </w:pPr>
            <w:r>
              <w:rPr>
                <w:sz w:val="20"/>
              </w:rPr>
              <w:t>Versão vigente à época da auditoria</w:t>
            </w:r>
          </w:p>
        </w:tc>
        <w:tc>
          <w:tcPr>
            <w:tcW w:w="2409" w:type="dxa"/>
          </w:tcPr>
          <w:p w14:paraId="6DDD4312" w14:textId="77777777" w:rsidR="007C0571" w:rsidRDefault="007C0571" w:rsidP="00A62EAB">
            <w:pPr>
              <w:spacing w:before="20" w:after="20"/>
              <w:jc w:val="left"/>
            </w:pPr>
            <w:r>
              <w:rPr>
                <w:sz w:val="20"/>
              </w:rPr>
              <w:t>Peça 75; peça 134</w:t>
            </w:r>
          </w:p>
        </w:tc>
      </w:tr>
      <w:tr w:rsidR="007C0571" w14:paraId="4D0A3F57" w14:textId="77777777" w:rsidTr="00A62EAB">
        <w:trPr>
          <w:jc w:val="center"/>
        </w:trPr>
        <w:tc>
          <w:tcPr>
            <w:tcW w:w="2409" w:type="dxa"/>
          </w:tcPr>
          <w:p w14:paraId="5C71471A" w14:textId="77777777" w:rsidR="007C0571" w:rsidRDefault="007C0571" w:rsidP="00A62EAB">
            <w:pPr>
              <w:spacing w:before="20" w:after="20"/>
              <w:jc w:val="left"/>
            </w:pPr>
            <w:r>
              <w:rPr>
                <w:sz w:val="20"/>
              </w:rPr>
              <w:t>Regras de negócio do CAF 3.0</w:t>
            </w:r>
          </w:p>
        </w:tc>
        <w:tc>
          <w:tcPr>
            <w:tcW w:w="2409" w:type="dxa"/>
          </w:tcPr>
          <w:p w14:paraId="00C19AD9" w14:textId="77777777" w:rsidR="007C0571" w:rsidRDefault="007C0571" w:rsidP="00A62EAB">
            <w:pPr>
              <w:spacing w:before="20" w:after="20"/>
              <w:jc w:val="left"/>
            </w:pPr>
            <w:r>
              <w:rPr>
                <w:sz w:val="20"/>
              </w:rPr>
              <w:t>Documento funcional com RN de cadastro, validação e atualização</w:t>
            </w:r>
          </w:p>
        </w:tc>
        <w:tc>
          <w:tcPr>
            <w:tcW w:w="2409" w:type="dxa"/>
          </w:tcPr>
          <w:p w14:paraId="1E5E279D" w14:textId="77777777" w:rsidR="007C0571" w:rsidRDefault="007C0571" w:rsidP="00A62EAB">
            <w:pPr>
              <w:spacing w:before="20" w:after="20"/>
              <w:jc w:val="left"/>
            </w:pPr>
            <w:r>
              <w:rPr>
                <w:sz w:val="20"/>
              </w:rPr>
              <w:t>Vigente na execução</w:t>
            </w:r>
          </w:p>
        </w:tc>
        <w:tc>
          <w:tcPr>
            <w:tcW w:w="2409" w:type="dxa"/>
          </w:tcPr>
          <w:p w14:paraId="1D226F08" w14:textId="77777777" w:rsidR="007C0571" w:rsidRDefault="007C0571" w:rsidP="00A62EAB">
            <w:pPr>
              <w:spacing w:before="20" w:after="20"/>
              <w:jc w:val="left"/>
            </w:pPr>
            <w:r>
              <w:rPr>
                <w:sz w:val="20"/>
              </w:rPr>
              <w:t>Peça 78</w:t>
            </w:r>
          </w:p>
        </w:tc>
      </w:tr>
      <w:tr w:rsidR="007C0571" w14:paraId="51FAFBF8" w14:textId="77777777" w:rsidTr="00A62EAB">
        <w:trPr>
          <w:jc w:val="center"/>
        </w:trPr>
        <w:tc>
          <w:tcPr>
            <w:tcW w:w="2409" w:type="dxa"/>
          </w:tcPr>
          <w:p w14:paraId="1D2CBBFF" w14:textId="77777777" w:rsidR="007C0571" w:rsidRDefault="007C0571" w:rsidP="00A62EAB">
            <w:pPr>
              <w:spacing w:before="20" w:after="20"/>
              <w:jc w:val="left"/>
            </w:pPr>
            <w:r>
              <w:rPr>
                <w:sz w:val="20"/>
              </w:rPr>
              <w:t>Manifestação do gestor</w:t>
            </w:r>
          </w:p>
        </w:tc>
        <w:tc>
          <w:tcPr>
            <w:tcW w:w="2409" w:type="dxa"/>
          </w:tcPr>
          <w:p w14:paraId="5834D72A" w14:textId="77777777" w:rsidR="007C0571" w:rsidRDefault="007C0571" w:rsidP="00A62EAB">
            <w:pPr>
              <w:spacing w:before="20" w:after="20"/>
              <w:jc w:val="left"/>
            </w:pPr>
            <w:r>
              <w:rPr>
                <w:sz w:val="20"/>
              </w:rPr>
              <w:t>Relatório Técnico DCAF e anexos de contraditório, usado para calibragem metodológica e reanálises pontuais</w:t>
            </w:r>
          </w:p>
        </w:tc>
        <w:tc>
          <w:tcPr>
            <w:tcW w:w="2409" w:type="dxa"/>
          </w:tcPr>
          <w:p w14:paraId="7E2F4291" w14:textId="77777777" w:rsidR="007C0571" w:rsidRDefault="007C0571" w:rsidP="00A62EAB">
            <w:pPr>
              <w:spacing w:before="20" w:after="20"/>
              <w:jc w:val="left"/>
            </w:pPr>
            <w:r>
              <w:rPr>
                <w:sz w:val="20"/>
              </w:rPr>
              <w:t>Mar/2026</w:t>
            </w:r>
          </w:p>
        </w:tc>
        <w:tc>
          <w:tcPr>
            <w:tcW w:w="2409" w:type="dxa"/>
          </w:tcPr>
          <w:p w14:paraId="7619AC7C" w14:textId="77777777" w:rsidR="007C0571" w:rsidRDefault="007C0571" w:rsidP="00A62EAB">
            <w:pPr>
              <w:spacing w:before="20" w:after="20"/>
              <w:jc w:val="left"/>
            </w:pPr>
            <w:r>
              <w:rPr>
                <w:sz w:val="20"/>
              </w:rPr>
              <w:t>Peça 150</w:t>
            </w:r>
          </w:p>
        </w:tc>
      </w:tr>
    </w:tbl>
    <w:p w14:paraId="24A13ABA" w14:textId="77777777" w:rsidR="007C0571" w:rsidRDefault="007C0571" w:rsidP="007C0571">
      <w:pPr>
        <w:spacing w:before="0" w:after="120" w:line="40" w:lineRule="exact"/>
      </w:pPr>
    </w:p>
    <w:p w14:paraId="5856BF0C" w14:textId="77777777" w:rsidR="007C0571" w:rsidRPr="009E24F4" w:rsidRDefault="007C0571" w:rsidP="007C0571">
      <w:pPr>
        <w:pStyle w:val="Ttulo2"/>
        <w:numPr>
          <w:ilvl w:val="0"/>
          <w:numId w:val="0"/>
        </w:numPr>
        <w:spacing w:before="240" w:after="120"/>
        <w:ind w:left="576" w:hanging="576"/>
        <w:rPr>
          <w:u w:val="none"/>
        </w:rPr>
      </w:pPr>
      <w:bookmarkStart w:id="114" w:name="_Toc225413271"/>
      <w:r w:rsidRPr="009E24F4">
        <w:rPr>
          <w:b/>
          <w:sz w:val="26"/>
          <w:u w:val="none"/>
        </w:rPr>
        <w:t>3. Técnicas empregadas</w:t>
      </w:r>
      <w:bookmarkEnd w:id="114"/>
    </w:p>
    <w:p w14:paraId="12EC0229" w14:textId="77777777" w:rsidR="007C0571" w:rsidRPr="009E24F4" w:rsidRDefault="007C0571" w:rsidP="007C0571">
      <w:pPr>
        <w:pStyle w:val="Ttulo3"/>
        <w:numPr>
          <w:ilvl w:val="0"/>
          <w:numId w:val="0"/>
        </w:numPr>
        <w:spacing w:before="240" w:after="120"/>
        <w:ind w:left="720" w:hanging="720"/>
        <w:rPr>
          <w:u w:val="none"/>
        </w:rPr>
      </w:pPr>
      <w:bookmarkStart w:id="115" w:name="_Toc225413272"/>
      <w:r w:rsidRPr="009E24F4">
        <w:rPr>
          <w:b/>
          <w:u w:val="none"/>
        </w:rPr>
        <w:t>3.1 Revisão documental</w:t>
      </w:r>
      <w:bookmarkEnd w:id="115"/>
    </w:p>
    <w:p w14:paraId="031B875C" w14:textId="77777777" w:rsidR="007C0571" w:rsidRDefault="007C0571" w:rsidP="007C0571">
      <w:pPr>
        <w:spacing w:before="60" w:after="60"/>
      </w:pPr>
      <w:r>
        <w:t>A revisão documental foi a camada transversal do trabalho. Foram examinados normativos do CAF, documentação técnica do sistema e trabalhos anteriores do TCU sobre a DAP e o CAF. Essa revisão serviu para definir critérios de auditoria e interpretar corretamente os resultados dos testes automatizados.</w:t>
      </w:r>
    </w:p>
    <w:p w14:paraId="52248B32" w14:textId="77777777" w:rsidR="007C0571" w:rsidRPr="009E24F4" w:rsidRDefault="007C0571" w:rsidP="007C0571">
      <w:pPr>
        <w:pStyle w:val="Ttulo3"/>
        <w:numPr>
          <w:ilvl w:val="0"/>
          <w:numId w:val="0"/>
        </w:numPr>
        <w:spacing w:before="240" w:after="120"/>
        <w:ind w:left="720" w:hanging="720"/>
        <w:rPr>
          <w:b/>
          <w:u w:val="none"/>
        </w:rPr>
      </w:pPr>
      <w:bookmarkStart w:id="116" w:name="_Toc225413273"/>
      <w:r w:rsidRPr="009E24F4">
        <w:rPr>
          <w:b/>
          <w:u w:val="none"/>
        </w:rPr>
        <w:t>3.2 Classificação semântica automatizada de documentos</w:t>
      </w:r>
      <w:bookmarkEnd w:id="116"/>
    </w:p>
    <w:p w14:paraId="5EFCCE89" w14:textId="77777777" w:rsidR="007C0571" w:rsidRDefault="007C0571" w:rsidP="007C0571">
      <w:pPr>
        <w:spacing w:before="60" w:after="60"/>
      </w:pPr>
      <w:r>
        <w:t>No eixo documental, a equipe aplicou análise semântica automatizada sobre amostra probabilística estratificada de 646 documentos comprobatórios, distribuídos proporcionalmente entre declarações de veracidade, comprovantes de renda e documentos de imóvel (peça 103, p. 3-7). A amostra foi tratada com inferência estatística a 99% de confiança e margem de erro aproximada de ±4,5 pontos percentuais, com correção para população finita; as projeções populacionais foram atualizadas na peça 140 após consolidação da população correta de documentos do CAF em 11.377.318 registros (peça 140, p. 2-5). Os documentos foram classificados em três categorias operacionais: plenamente adequado, parcialmente adequado e inadequado.</w:t>
      </w:r>
    </w:p>
    <w:p w14:paraId="238C58A7" w14:textId="77777777" w:rsidR="007C0571" w:rsidRDefault="007C0571" w:rsidP="007C0571">
      <w:pPr>
        <w:spacing w:before="60" w:after="60"/>
      </w:pPr>
      <w:r>
        <w:t>A classificação foi executada por pipeline automatizado em Python com uso da API Claude Vision 3.5 Sonnet (outubro de 2025), da Anthropic, a partir de prompt estruturado desenvolvido pela equipe para avaliar adequação funcional documental segundo os critérios normativos do CAF (peça 103, p. 5). O prompt exigia classificação tripartite e justificativa textual. Considerou-se plenamente adequado o documento que comprovava integralmente o requisito declarado; parcialmente adequado aquele insuficiente para validação conclusiva; e inadequado aquele sem aptidão probatória para a categoria informada. O modelo foi utilizado como ferramenta auxiliar; os critérios de julgamento, a estratificação, os pesos populacionais e a validação final permaneceram sob responsabilidade dos auditores. Casos limítrofes ou sem classificação inicial passaram por reclassificação manual de 23 casos e validação cruzada independente ("prova dos 9"), com convergência superior a 95% e adoção de critério conservador nos casos duvidosos (peça 103, p. 7 e 16-24).</w:t>
      </w:r>
    </w:p>
    <w:p w14:paraId="5A31D44F" w14:textId="77777777" w:rsidR="007C0571" w:rsidRPr="009E24F4" w:rsidRDefault="007C0571" w:rsidP="007C0571">
      <w:pPr>
        <w:pStyle w:val="Ttulo3"/>
        <w:numPr>
          <w:ilvl w:val="0"/>
          <w:numId w:val="0"/>
        </w:numPr>
        <w:spacing w:before="240" w:after="120"/>
        <w:ind w:left="720" w:hanging="720"/>
        <w:rPr>
          <w:b/>
          <w:u w:val="none"/>
        </w:rPr>
      </w:pPr>
      <w:bookmarkStart w:id="117" w:name="_Toc225413274"/>
      <w:r w:rsidRPr="009E24F4">
        <w:rPr>
          <w:b/>
          <w:u w:val="none"/>
        </w:rPr>
        <w:t>3.3 Cruzamento massivo de bases de dados governamentais</w:t>
      </w:r>
      <w:bookmarkEnd w:id="117"/>
    </w:p>
    <w:p w14:paraId="44AACC24" w14:textId="77777777" w:rsidR="007C0571" w:rsidRDefault="007C0571" w:rsidP="007C0571">
      <w:pPr>
        <w:spacing w:before="60" w:after="60"/>
      </w:pPr>
      <w:r>
        <w:t xml:space="preserve">No eixo cadastral, a equipe empregou cruzamentos censitários sobre a população integral de registros relevantes, utilizando scripts SQL e consultas estruturadas sobre base PostgreSQL. Para capacidade civil, foram cruzados 2.905.101 responsáveis ativos do CAF com bases oficiais da Receita Federal e do Sisobi, por linkage determinístico de CPF e filtro posterior de confirmação em Sisobi, com critério conservador de dupla verificação de óbito (peça 124, p. 6-9 e Anexo C). Para dados de contato, aplicaram-se verificações sintáticas e funcionais sobre e-mails e CEPs (peça 125). Para renda, houve </w:t>
      </w:r>
      <w:r>
        <w:lastRenderedPageBreak/>
        <w:t>análise censitária de outliers e plausibilidade econômica, em complemento entre as peças 126 e 130. Para pessoas jurídicas, realizou-se cruzamento com a Receita Federal para identificação de CNAEs principais incompatíveis com a finalidade do cadastro (peça 127).</w:t>
      </w:r>
    </w:p>
    <w:p w14:paraId="67665B11" w14:textId="77777777" w:rsidR="007C0571" w:rsidRPr="009E24F4" w:rsidRDefault="007C0571" w:rsidP="007C0571">
      <w:pPr>
        <w:pStyle w:val="Ttulo3"/>
        <w:numPr>
          <w:ilvl w:val="0"/>
          <w:numId w:val="0"/>
        </w:numPr>
        <w:spacing w:before="240" w:after="120"/>
        <w:ind w:left="720" w:hanging="720"/>
        <w:rPr>
          <w:b/>
          <w:u w:val="none"/>
        </w:rPr>
      </w:pPr>
      <w:bookmarkStart w:id="118" w:name="_Toc225413275"/>
      <w:r w:rsidRPr="009E24F4">
        <w:rPr>
          <w:b/>
          <w:u w:val="none"/>
        </w:rPr>
        <w:t>3.4 Análise geoespacial</w:t>
      </w:r>
      <w:bookmarkEnd w:id="118"/>
    </w:p>
    <w:p w14:paraId="5CC07AC8" w14:textId="77777777" w:rsidR="007C0571" w:rsidRDefault="007C0571" w:rsidP="007C0571">
      <w:pPr>
        <w:spacing w:before="60" w:after="60"/>
      </w:pPr>
      <w:r>
        <w:t>No eixo geoespacial, a equipe estruturou uma cadeia de papéis de trabalho reproduzíveis para definir a população analisável, estratificar temporalmente a amostra e aplicar validações em camadas sucessivas. O ponto de partida foi a definição da população analítica de unidades familiares ativas, documentada no PT-01 reprodutível (peça 110). A partir dessa base, foi utilizada amostra estratificada temporal de 63.588 registros, com intervalo de confiança de 99% e margem de erro efetiva de ±0,40 ponto percentual, para comparar transições tecnológicas do CAF e identificar regressões ou melhorias em qualidade cartográfica (peças 110 e 119).</w:t>
      </w:r>
    </w:p>
    <w:p w14:paraId="5F33422A" w14:textId="77777777" w:rsidR="007C0571" w:rsidRDefault="007C0571" w:rsidP="007C0571">
      <w:pPr>
        <w:spacing w:before="60" w:after="60"/>
      </w:pPr>
      <w:r>
        <w:t xml:space="preserve">Os procedimentos combinaram validação algorítmica, validação territorial e análise agregada de integridade. Na primeira camada, a equipe detectou coordenadas fisicamente impossíveis, pontos fora do envelope brasileiro, casos de latitude igual à longitude e coordenadas zeradas (peça 114, p. 5-7). Na segunda, examinou consistência municipal, inflação cadastral, comparações com áreas oficiais do IBGE, duplicação espacial e efeitos das transições entre CAF 2.x, CAF 3.0 e Leaflet (peças 116, 117, 118, 119 e 121). A consistência municipal foi verificada por </w:t>
      </w:r>
      <w:r>
        <w:rPr>
          <w:rFonts w:ascii="Courier New" w:hAnsi="Courier New"/>
        </w:rPr>
        <w:t>spatial join</w:t>
      </w:r>
      <w:r>
        <w:t xml:space="preserve">, com uso de </w:t>
      </w:r>
      <w:r>
        <w:rPr>
          <w:rFonts w:ascii="Courier New" w:hAnsi="Courier New"/>
        </w:rPr>
        <w:t>ST_Contains()</w:t>
      </w:r>
      <w:r>
        <w:t xml:space="preserve"> sobre a malha municipal oficial do IBGE em PostGIS, comparando o código IBGE do polígono de destino com o município declarado no cadastro (peça 116). O ferramental empregou SQL espacial, processamento em Python e visualizações cartográficas compatíveis com PostGIS, GeoPandas, Shapely e QGIS.</w:t>
      </w:r>
    </w:p>
    <w:p w14:paraId="4C7E3A98" w14:textId="77777777" w:rsidR="007C0571" w:rsidRDefault="007C0571" w:rsidP="007C0571">
      <w:pPr>
        <w:spacing w:before="60" w:after="60"/>
      </w:pPr>
      <w:r>
        <w:t>A reanálise ministerial sobre inflação municipal foi tratada como etapa de calibração. Dos 608 municípios com cobertura igual ou superior a 100% da área oficial, 558 foram reclassificados pelo gestor e 50 permaneceram como materialidade residual (peça 161). A etapa refinou o alcance probatório, mas não substituiu o teste original.</w:t>
      </w:r>
    </w:p>
    <w:p w14:paraId="219AC44B" w14:textId="77777777" w:rsidR="007C0571" w:rsidRPr="009E24F4" w:rsidRDefault="007C0571" w:rsidP="007C0571">
      <w:pPr>
        <w:pStyle w:val="Ttulo3"/>
        <w:numPr>
          <w:ilvl w:val="0"/>
          <w:numId w:val="0"/>
        </w:numPr>
        <w:spacing w:before="240" w:after="120"/>
        <w:ind w:left="720" w:hanging="720"/>
        <w:rPr>
          <w:b/>
          <w:u w:val="none"/>
        </w:rPr>
      </w:pPr>
      <w:bookmarkStart w:id="119" w:name="_Toc225413276"/>
      <w:r w:rsidRPr="009E24F4">
        <w:rPr>
          <w:b/>
          <w:u w:val="none"/>
        </w:rPr>
        <w:t>3.5 Análise estatística</w:t>
      </w:r>
      <w:bookmarkEnd w:id="119"/>
    </w:p>
    <w:p w14:paraId="49693A60" w14:textId="77777777" w:rsidR="007C0571" w:rsidRDefault="007C0571" w:rsidP="007C0571">
      <w:pPr>
        <w:spacing w:before="60" w:after="60"/>
      </w:pPr>
      <w:r>
        <w:t>A análise estatística foi aplicada em duas frentes. A primeira foi inferencial, com amostragem probabilística estratificada nos eixos documental e geoespacial. No ACH-01, a amostra de 646 documentos permitiu projeção populacional com intervalo de confiança de 99%, correção para população finita e estratificação por tipo documental; no subconjunto de documentos de imóvel com área válida identificável, foi utilizada subamostra específica de 155 casos para avaliação de divergência crítica de área, com 95% de confiança e margem de erro de ±6,44 pontos percentuais, conforme documentado na peça 109. No ACH-02, a amostra de 63.588 registros permitiu comparar estratos temporais e medir taxas de erro geoespacial com incerteza explicitada (peças 110 e 119).</w:t>
      </w:r>
    </w:p>
    <w:p w14:paraId="64F15980" w14:textId="77777777" w:rsidR="007C0571" w:rsidRDefault="007C0571" w:rsidP="007C0571">
      <w:pPr>
        <w:spacing w:before="60" w:after="60"/>
      </w:pPr>
      <w:r>
        <w:t>A segunda frente foi censitária, aplicável aos achados cadastral e de metadados, nos quais a população integral estava disponível e pôde ser examinada diretamente. Sempre que houve generalização de resultados amostrais para a população, a equipe explicitou tamanho da amostra, método de seleção, parâmetros de confiança e incerteza embutida, em consonância com as NAT. O detalhamento completo de fórmulas e projeções consta do Apêndice II — Metodologia Estatística.</w:t>
      </w:r>
    </w:p>
    <w:p w14:paraId="1A038188" w14:textId="77777777" w:rsidR="007C0571" w:rsidRPr="009E24F4" w:rsidRDefault="007C0571" w:rsidP="007C0571">
      <w:pPr>
        <w:pStyle w:val="Ttulo3"/>
        <w:numPr>
          <w:ilvl w:val="0"/>
          <w:numId w:val="0"/>
        </w:numPr>
        <w:spacing w:before="240" w:after="120"/>
        <w:ind w:left="720" w:hanging="720"/>
        <w:rPr>
          <w:b/>
          <w:u w:val="none"/>
        </w:rPr>
      </w:pPr>
      <w:bookmarkStart w:id="120" w:name="_Toc225413277"/>
      <w:r w:rsidRPr="009E24F4">
        <w:rPr>
          <w:b/>
          <w:u w:val="none"/>
        </w:rPr>
        <w:t>3.6 Análise de metadados</w:t>
      </w:r>
      <w:bookmarkEnd w:id="120"/>
    </w:p>
    <w:p w14:paraId="138D05D1" w14:textId="77777777" w:rsidR="007C0571" w:rsidRDefault="007C0571" w:rsidP="007C0571">
      <w:pPr>
        <w:spacing w:before="60" w:after="60"/>
      </w:pPr>
      <w:r>
        <w:t xml:space="preserve">No ACH-04, a equipe empregou análise censitária sobre os metadados documentados do CAF. Foram confrontadas as tabelas base efetivamente existentes no schema </w:t>
      </w:r>
      <w:r>
        <w:rPr>
          <w:rFonts w:ascii="Courier New" w:hAnsi="Courier New"/>
        </w:rPr>
        <w:t>caf_mapa</w:t>
      </w:r>
      <w:r>
        <w:t xml:space="preserve"> com as tabelas e campos descritos no dicionário de dados oficial, mediante extração automatizada e comparação diferencial (peça 134). Em seguida, as descrições dos 527 campos documentados foram classificadas quanto à qualidade semântica com base em critérios inspirados na ISO/IEC 11179 e na ISO/IEC 25012, separando descrições tautológicas, técnicas, genéricas e funcionais (peça 135). Houve ainda análise </w:t>
      </w:r>
      <w:r>
        <w:lastRenderedPageBreak/>
        <w:t>de completude de unidade de medida em 125 campos numéricos (peça 136) e de ambiguidade semântica em 87 campos temporais (peça 133).</w:t>
      </w:r>
    </w:p>
    <w:p w14:paraId="2424DA60" w14:textId="77777777" w:rsidR="007C0571" w:rsidRPr="009E24F4" w:rsidRDefault="007C0571" w:rsidP="007C0571">
      <w:pPr>
        <w:pStyle w:val="Ttulo3"/>
        <w:numPr>
          <w:ilvl w:val="0"/>
          <w:numId w:val="0"/>
        </w:numPr>
        <w:spacing w:before="240" w:after="120"/>
        <w:ind w:left="720" w:hanging="720"/>
        <w:rPr>
          <w:b/>
          <w:u w:val="none"/>
        </w:rPr>
      </w:pPr>
      <w:bookmarkStart w:id="121" w:name="_Toc225413278"/>
      <w:r w:rsidRPr="009E24F4">
        <w:rPr>
          <w:b/>
          <w:u w:val="none"/>
        </w:rPr>
        <w:t>3.7 Avaliação de maturidade</w:t>
      </w:r>
      <w:bookmarkEnd w:id="121"/>
    </w:p>
    <w:p w14:paraId="34DA583D" w14:textId="77777777" w:rsidR="007C0571" w:rsidRDefault="007C0571" w:rsidP="007C0571">
      <w:pPr>
        <w:spacing w:before="60" w:after="60"/>
      </w:pPr>
      <w:r>
        <w:t>Além dos testes substantivos, a equipe utilizou escala sintética de maturidade para organizar analiticamente as práticas observadas em cada achado. A escala foi adaptada do DAMA-DMBOK v2 e do CMMI-DMM, com seis níveis, de 0 a 5. Os níveis foram interpretados da seguinte forma: 0 = ad hoc, sem processo formal; 1 = inicial, com prática existente mas não repetível; 2 = repetível; 3 = definido; 4 = gerenciado; 5 = otimizado. As dimensões avaliadas foram ancoradas no referencial técnico mais aderente a cada achado.</w:t>
      </w:r>
    </w:p>
    <w:p w14:paraId="3777DAF3" w14:textId="77777777" w:rsidR="007C0571" w:rsidRPr="009E24F4" w:rsidRDefault="007C0571" w:rsidP="007C0571">
      <w:pPr>
        <w:pStyle w:val="Ttulo2"/>
        <w:numPr>
          <w:ilvl w:val="0"/>
          <w:numId w:val="0"/>
        </w:numPr>
        <w:spacing w:before="240" w:after="120"/>
        <w:ind w:left="576" w:hanging="576"/>
        <w:rPr>
          <w:b/>
          <w:u w:val="none"/>
        </w:rPr>
      </w:pPr>
      <w:bookmarkStart w:id="122" w:name="_Toc225413279"/>
      <w:r w:rsidRPr="009E24F4">
        <w:rPr>
          <w:b/>
          <w:sz w:val="26"/>
          <w:u w:val="none"/>
        </w:rPr>
        <w:t>4. Ferramentas computacionais</w:t>
      </w:r>
      <w:bookmarkEnd w:id="122"/>
    </w:p>
    <w:tbl>
      <w:tblPr>
        <w:tblStyle w:val="Tabelacomgrade"/>
        <w:tblW w:w="0" w:type="auto"/>
        <w:jc w:val="center"/>
        <w:tblLook w:val="04A0" w:firstRow="1" w:lastRow="0" w:firstColumn="1" w:lastColumn="0" w:noHBand="0" w:noVBand="1"/>
      </w:tblPr>
      <w:tblGrid>
        <w:gridCol w:w="3209"/>
        <w:gridCol w:w="3209"/>
        <w:gridCol w:w="3209"/>
      </w:tblGrid>
      <w:tr w:rsidR="007C0571" w14:paraId="146E7091" w14:textId="77777777" w:rsidTr="00A62EAB">
        <w:trPr>
          <w:jc w:val="center"/>
        </w:trPr>
        <w:tc>
          <w:tcPr>
            <w:tcW w:w="3212" w:type="dxa"/>
          </w:tcPr>
          <w:p w14:paraId="0C177E5D" w14:textId="77777777" w:rsidR="007C0571" w:rsidRDefault="007C0571" w:rsidP="00A62EAB">
            <w:pPr>
              <w:spacing w:before="20" w:after="20"/>
              <w:jc w:val="left"/>
            </w:pPr>
            <w:r>
              <w:rPr>
                <w:b/>
                <w:sz w:val="20"/>
              </w:rPr>
              <w:t>Ferramenta</w:t>
            </w:r>
          </w:p>
        </w:tc>
        <w:tc>
          <w:tcPr>
            <w:tcW w:w="3212" w:type="dxa"/>
          </w:tcPr>
          <w:p w14:paraId="7C576057" w14:textId="77777777" w:rsidR="007C0571" w:rsidRDefault="007C0571" w:rsidP="00A62EAB">
            <w:pPr>
              <w:spacing w:before="20" w:after="20"/>
              <w:jc w:val="left"/>
            </w:pPr>
            <w:r>
              <w:rPr>
                <w:b/>
                <w:sz w:val="20"/>
              </w:rPr>
              <w:t>Uso</w:t>
            </w:r>
          </w:p>
        </w:tc>
        <w:tc>
          <w:tcPr>
            <w:tcW w:w="3212" w:type="dxa"/>
          </w:tcPr>
          <w:p w14:paraId="3F17F067" w14:textId="77777777" w:rsidR="007C0571" w:rsidRDefault="007C0571" w:rsidP="00A62EAB">
            <w:pPr>
              <w:spacing w:before="20" w:after="20"/>
              <w:jc w:val="left"/>
            </w:pPr>
            <w:r>
              <w:rPr>
                <w:b/>
                <w:sz w:val="20"/>
              </w:rPr>
              <w:t>Achados</w:t>
            </w:r>
          </w:p>
        </w:tc>
      </w:tr>
      <w:tr w:rsidR="007C0571" w14:paraId="39B024A6" w14:textId="77777777" w:rsidTr="00A62EAB">
        <w:trPr>
          <w:jc w:val="center"/>
        </w:trPr>
        <w:tc>
          <w:tcPr>
            <w:tcW w:w="3212" w:type="dxa"/>
          </w:tcPr>
          <w:p w14:paraId="6BE139A6" w14:textId="77777777" w:rsidR="007C0571" w:rsidRDefault="007C0571" w:rsidP="00A62EAB">
            <w:pPr>
              <w:spacing w:before="20" w:after="20"/>
              <w:jc w:val="left"/>
            </w:pPr>
            <w:r>
              <w:rPr>
                <w:sz w:val="20"/>
              </w:rPr>
              <w:t>Python 3.x</w:t>
            </w:r>
          </w:p>
        </w:tc>
        <w:tc>
          <w:tcPr>
            <w:tcW w:w="3212" w:type="dxa"/>
          </w:tcPr>
          <w:p w14:paraId="3A6D8061" w14:textId="77777777" w:rsidR="007C0571" w:rsidRDefault="007C0571" w:rsidP="00A62EAB">
            <w:pPr>
              <w:spacing w:before="20" w:after="20"/>
              <w:jc w:val="left"/>
            </w:pPr>
            <w:r>
              <w:rPr>
                <w:sz w:val="20"/>
              </w:rPr>
              <w:t>Scripts de extração, classificação, cruzamento, consolidação e geração de memórias de cálculo</w:t>
            </w:r>
          </w:p>
        </w:tc>
        <w:tc>
          <w:tcPr>
            <w:tcW w:w="3212" w:type="dxa"/>
          </w:tcPr>
          <w:p w14:paraId="15E2D272" w14:textId="77777777" w:rsidR="007C0571" w:rsidRDefault="007C0571" w:rsidP="00A62EAB">
            <w:pPr>
              <w:spacing w:before="20" w:after="20"/>
              <w:jc w:val="left"/>
            </w:pPr>
            <w:r>
              <w:rPr>
                <w:sz w:val="20"/>
              </w:rPr>
              <w:t>Todos</w:t>
            </w:r>
          </w:p>
        </w:tc>
      </w:tr>
      <w:tr w:rsidR="007C0571" w14:paraId="6214D94A" w14:textId="77777777" w:rsidTr="00A62EAB">
        <w:trPr>
          <w:jc w:val="center"/>
        </w:trPr>
        <w:tc>
          <w:tcPr>
            <w:tcW w:w="3212" w:type="dxa"/>
          </w:tcPr>
          <w:p w14:paraId="357AC7DA" w14:textId="77777777" w:rsidR="007C0571" w:rsidRDefault="007C0571" w:rsidP="00A62EAB">
            <w:pPr>
              <w:spacing w:before="20" w:after="20"/>
              <w:jc w:val="left"/>
            </w:pPr>
            <w:r>
              <w:rPr>
                <w:sz w:val="20"/>
              </w:rPr>
              <w:t>PostgreSQL / PostGIS</w:t>
            </w:r>
          </w:p>
        </w:tc>
        <w:tc>
          <w:tcPr>
            <w:tcW w:w="3212" w:type="dxa"/>
          </w:tcPr>
          <w:p w14:paraId="4251BDFA" w14:textId="77777777" w:rsidR="007C0571" w:rsidRDefault="007C0571" w:rsidP="00A62EAB">
            <w:pPr>
              <w:spacing w:before="20" w:after="20"/>
              <w:jc w:val="left"/>
            </w:pPr>
            <w:r>
              <w:rPr>
                <w:sz w:val="20"/>
              </w:rPr>
              <w:t>Consulta à base do CAF, filtros censitários, cruzamentos estruturados e operações espaciais</w:t>
            </w:r>
          </w:p>
        </w:tc>
        <w:tc>
          <w:tcPr>
            <w:tcW w:w="3212" w:type="dxa"/>
          </w:tcPr>
          <w:p w14:paraId="54F1FA1C" w14:textId="77777777" w:rsidR="007C0571" w:rsidRDefault="007C0571" w:rsidP="00A62EAB">
            <w:pPr>
              <w:spacing w:before="20" w:after="20"/>
              <w:jc w:val="left"/>
            </w:pPr>
            <w:r>
              <w:rPr>
                <w:sz w:val="20"/>
              </w:rPr>
              <w:t>ACH-02, ACH-03, ACH-04</w:t>
            </w:r>
          </w:p>
        </w:tc>
      </w:tr>
      <w:tr w:rsidR="007C0571" w14:paraId="00FBC3E8" w14:textId="77777777" w:rsidTr="00A62EAB">
        <w:trPr>
          <w:jc w:val="center"/>
        </w:trPr>
        <w:tc>
          <w:tcPr>
            <w:tcW w:w="3212" w:type="dxa"/>
          </w:tcPr>
          <w:p w14:paraId="54E0D2E9" w14:textId="77777777" w:rsidR="007C0571" w:rsidRDefault="007C0571" w:rsidP="00A62EAB">
            <w:pPr>
              <w:spacing w:before="20" w:after="20"/>
              <w:jc w:val="left"/>
            </w:pPr>
            <w:r>
              <w:rPr>
                <w:sz w:val="20"/>
              </w:rPr>
              <w:t>Claude API (Anthropic)</w:t>
            </w:r>
          </w:p>
        </w:tc>
        <w:tc>
          <w:tcPr>
            <w:tcW w:w="3212" w:type="dxa"/>
          </w:tcPr>
          <w:p w14:paraId="5008051E" w14:textId="77777777" w:rsidR="007C0571" w:rsidRDefault="007C0571" w:rsidP="00A62EAB">
            <w:pPr>
              <w:spacing w:before="20" w:after="20"/>
              <w:jc w:val="left"/>
            </w:pPr>
            <w:r>
              <w:rPr>
                <w:sz w:val="20"/>
              </w:rPr>
              <w:t>Classificação semântica assistida de documentos comprobatórios</w:t>
            </w:r>
          </w:p>
        </w:tc>
        <w:tc>
          <w:tcPr>
            <w:tcW w:w="3212" w:type="dxa"/>
          </w:tcPr>
          <w:p w14:paraId="5EB92CE2" w14:textId="77777777" w:rsidR="007C0571" w:rsidRDefault="007C0571" w:rsidP="00A62EAB">
            <w:pPr>
              <w:spacing w:before="20" w:after="20"/>
              <w:jc w:val="left"/>
            </w:pPr>
            <w:r>
              <w:rPr>
                <w:sz w:val="20"/>
              </w:rPr>
              <w:t>ACH-01</w:t>
            </w:r>
          </w:p>
        </w:tc>
      </w:tr>
      <w:tr w:rsidR="007C0571" w14:paraId="47632B43" w14:textId="77777777" w:rsidTr="00A62EAB">
        <w:trPr>
          <w:jc w:val="center"/>
        </w:trPr>
        <w:tc>
          <w:tcPr>
            <w:tcW w:w="3212" w:type="dxa"/>
          </w:tcPr>
          <w:p w14:paraId="55973AAD" w14:textId="77777777" w:rsidR="007C0571" w:rsidRDefault="007C0571" w:rsidP="00A62EAB">
            <w:pPr>
              <w:spacing w:before="20" w:after="20"/>
              <w:jc w:val="left"/>
            </w:pPr>
            <w:r>
              <w:rPr>
                <w:sz w:val="20"/>
              </w:rPr>
              <w:t>GeoPandas / Shapely</w:t>
            </w:r>
          </w:p>
        </w:tc>
        <w:tc>
          <w:tcPr>
            <w:tcW w:w="3212" w:type="dxa"/>
          </w:tcPr>
          <w:p w14:paraId="25B2DCD0" w14:textId="77777777" w:rsidR="007C0571" w:rsidRDefault="007C0571" w:rsidP="00A62EAB">
            <w:pPr>
              <w:spacing w:before="20" w:after="20"/>
              <w:jc w:val="left"/>
            </w:pPr>
            <w:r>
              <w:rPr>
                <w:sz w:val="20"/>
              </w:rPr>
              <w:t>Tratamento e validação de geometrias e coordenadas</w:t>
            </w:r>
          </w:p>
        </w:tc>
        <w:tc>
          <w:tcPr>
            <w:tcW w:w="3212" w:type="dxa"/>
          </w:tcPr>
          <w:p w14:paraId="59CDCDF6" w14:textId="77777777" w:rsidR="007C0571" w:rsidRDefault="007C0571" w:rsidP="00A62EAB">
            <w:pPr>
              <w:spacing w:before="20" w:after="20"/>
              <w:jc w:val="left"/>
            </w:pPr>
            <w:r>
              <w:rPr>
                <w:sz w:val="20"/>
              </w:rPr>
              <w:t>ACH-02</w:t>
            </w:r>
          </w:p>
        </w:tc>
      </w:tr>
      <w:tr w:rsidR="007C0571" w14:paraId="345C769D" w14:textId="77777777" w:rsidTr="00A62EAB">
        <w:trPr>
          <w:jc w:val="center"/>
        </w:trPr>
        <w:tc>
          <w:tcPr>
            <w:tcW w:w="3212" w:type="dxa"/>
          </w:tcPr>
          <w:p w14:paraId="427F7B76" w14:textId="77777777" w:rsidR="007C0571" w:rsidRDefault="007C0571" w:rsidP="00A62EAB">
            <w:pPr>
              <w:spacing w:before="20" w:after="20"/>
              <w:jc w:val="left"/>
            </w:pPr>
            <w:r>
              <w:rPr>
                <w:sz w:val="20"/>
              </w:rPr>
              <w:t>QGIS</w:t>
            </w:r>
          </w:p>
        </w:tc>
        <w:tc>
          <w:tcPr>
            <w:tcW w:w="3212" w:type="dxa"/>
          </w:tcPr>
          <w:p w14:paraId="2FB03AB4" w14:textId="77777777" w:rsidR="007C0571" w:rsidRDefault="007C0571" w:rsidP="00A62EAB">
            <w:pPr>
              <w:spacing w:before="20" w:after="20"/>
              <w:jc w:val="left"/>
            </w:pPr>
            <w:r>
              <w:rPr>
                <w:sz w:val="20"/>
              </w:rPr>
              <w:t>Visualização cartográfica, inspeção de padrões espaciais e validação auxiliar</w:t>
            </w:r>
          </w:p>
        </w:tc>
        <w:tc>
          <w:tcPr>
            <w:tcW w:w="3212" w:type="dxa"/>
          </w:tcPr>
          <w:p w14:paraId="16C8E741" w14:textId="77777777" w:rsidR="007C0571" w:rsidRDefault="007C0571" w:rsidP="00A62EAB">
            <w:pPr>
              <w:spacing w:before="20" w:after="20"/>
              <w:jc w:val="left"/>
            </w:pPr>
            <w:r>
              <w:rPr>
                <w:sz w:val="20"/>
              </w:rPr>
              <w:t>ACH-02</w:t>
            </w:r>
          </w:p>
        </w:tc>
      </w:tr>
      <w:tr w:rsidR="007C0571" w14:paraId="69928F19" w14:textId="77777777" w:rsidTr="00A62EAB">
        <w:trPr>
          <w:jc w:val="center"/>
        </w:trPr>
        <w:tc>
          <w:tcPr>
            <w:tcW w:w="3212" w:type="dxa"/>
          </w:tcPr>
          <w:p w14:paraId="5A3F423F" w14:textId="77777777" w:rsidR="007C0571" w:rsidRDefault="007C0571" w:rsidP="00A62EAB">
            <w:pPr>
              <w:spacing w:before="20" w:after="20"/>
              <w:jc w:val="left"/>
            </w:pPr>
            <w:r>
              <w:rPr>
                <w:sz w:val="20"/>
              </w:rPr>
              <w:t>Pandas / NumPy</w:t>
            </w:r>
          </w:p>
        </w:tc>
        <w:tc>
          <w:tcPr>
            <w:tcW w:w="3212" w:type="dxa"/>
          </w:tcPr>
          <w:p w14:paraId="47DD433A" w14:textId="77777777" w:rsidR="007C0571" w:rsidRDefault="007C0571" w:rsidP="00A62EAB">
            <w:pPr>
              <w:spacing w:before="20" w:after="20"/>
              <w:jc w:val="left"/>
            </w:pPr>
            <w:r>
              <w:rPr>
                <w:sz w:val="20"/>
              </w:rPr>
              <w:t>Consolidação tabular, estatística descritiva e projeções</w:t>
            </w:r>
          </w:p>
        </w:tc>
        <w:tc>
          <w:tcPr>
            <w:tcW w:w="3212" w:type="dxa"/>
          </w:tcPr>
          <w:p w14:paraId="0E68E7D5" w14:textId="77777777" w:rsidR="007C0571" w:rsidRDefault="007C0571" w:rsidP="00A62EAB">
            <w:pPr>
              <w:spacing w:before="20" w:after="20"/>
              <w:jc w:val="left"/>
            </w:pPr>
            <w:r>
              <w:rPr>
                <w:sz w:val="20"/>
              </w:rPr>
              <w:t>Todos</w:t>
            </w:r>
          </w:p>
        </w:tc>
      </w:tr>
      <w:tr w:rsidR="007C0571" w14:paraId="4748DB52" w14:textId="77777777" w:rsidTr="00A62EAB">
        <w:trPr>
          <w:jc w:val="center"/>
        </w:trPr>
        <w:tc>
          <w:tcPr>
            <w:tcW w:w="3212" w:type="dxa"/>
          </w:tcPr>
          <w:p w14:paraId="36889F2E" w14:textId="77777777" w:rsidR="007C0571" w:rsidRDefault="007C0571" w:rsidP="00A62EAB">
            <w:pPr>
              <w:spacing w:before="20" w:after="20"/>
              <w:jc w:val="left"/>
            </w:pPr>
            <w:r>
              <w:rPr>
                <w:sz w:val="20"/>
              </w:rPr>
              <w:t>Jupyter Notebook e scripts versionados</w:t>
            </w:r>
          </w:p>
        </w:tc>
        <w:tc>
          <w:tcPr>
            <w:tcW w:w="3212" w:type="dxa"/>
          </w:tcPr>
          <w:p w14:paraId="324F6D2C" w14:textId="77777777" w:rsidR="007C0571" w:rsidRDefault="007C0571" w:rsidP="00A62EAB">
            <w:pPr>
              <w:spacing w:before="20" w:after="20"/>
              <w:jc w:val="left"/>
            </w:pPr>
            <w:r>
              <w:rPr>
                <w:sz w:val="20"/>
              </w:rPr>
              <w:t>Registro reprodutível de análises, tabelas e gráficos</w:t>
            </w:r>
          </w:p>
        </w:tc>
        <w:tc>
          <w:tcPr>
            <w:tcW w:w="3212" w:type="dxa"/>
          </w:tcPr>
          <w:p w14:paraId="2C1BF313" w14:textId="77777777" w:rsidR="007C0571" w:rsidRDefault="007C0571" w:rsidP="00A62EAB">
            <w:pPr>
              <w:spacing w:before="20" w:after="20"/>
              <w:jc w:val="left"/>
            </w:pPr>
            <w:r>
              <w:rPr>
                <w:sz w:val="20"/>
              </w:rPr>
              <w:t>Todos</w:t>
            </w:r>
          </w:p>
        </w:tc>
      </w:tr>
    </w:tbl>
    <w:p w14:paraId="5112B433" w14:textId="77777777" w:rsidR="007C0571" w:rsidRDefault="007C0571" w:rsidP="007C0571">
      <w:pPr>
        <w:spacing w:before="0" w:after="120" w:line="40" w:lineRule="exact"/>
      </w:pPr>
    </w:p>
    <w:p w14:paraId="5597F971" w14:textId="77777777" w:rsidR="007C0571" w:rsidRPr="009E24F4" w:rsidRDefault="007C0571" w:rsidP="007C0571">
      <w:pPr>
        <w:pStyle w:val="Ttulo2"/>
        <w:numPr>
          <w:ilvl w:val="0"/>
          <w:numId w:val="0"/>
        </w:numPr>
        <w:spacing w:before="240" w:after="120"/>
        <w:rPr>
          <w:b/>
          <w:u w:val="none"/>
        </w:rPr>
      </w:pPr>
      <w:bookmarkStart w:id="123" w:name="_Toc225413280"/>
      <w:r w:rsidRPr="009E24F4">
        <w:rPr>
          <w:b/>
          <w:sz w:val="26"/>
          <w:u w:val="none"/>
        </w:rPr>
        <w:t>5. Limitações metodológicas</w:t>
      </w:r>
      <w:bookmarkEnd w:id="123"/>
    </w:p>
    <w:p w14:paraId="424959FD" w14:textId="77777777" w:rsidR="007C0571" w:rsidRDefault="007C0571" w:rsidP="007C0571">
      <w:pPr>
        <w:spacing w:before="60" w:after="60"/>
      </w:pPr>
      <w:r>
        <w:t>As limitações observadas não comprometem a suficiência das evidências, mas precisam ser explicitadas. A primeira é temporal: a auditoria incidiu sobre extrações e bases referentes principalmente ao período de março a agosto de 2025, embora alguns papéis de trabalho e reanálises tenham sido produzidos depois. A segunda decorre da natureza das técnicas empregadas. Na classificação semântica por IA, há risco inerente de variabilidade probabilística do modelo, mitigado por estratificação prévia, classificação supervisionada, reclassificação manual e validação cruzada independente. Nos testes de renda e plausibilidade econômica, a equipe avaliou coerência e sinais de anomalia, não veracidade material definitiva da renda autodeclarada. Na frente geoespacial, o uso do CAR foi subsidiário e fora do escopo principal, e a reanálise ministerial sobre municípios com inflação cadastral foi incorporada como refinamento do alcance probatório. O índice de 32% de conformidade integral produzido pelo gestor foi tratado apenas como dado contextual, sem auditoria independente.</w:t>
      </w:r>
    </w:p>
    <w:p w14:paraId="130E1501" w14:textId="77777777" w:rsidR="007C0571" w:rsidRPr="009E24F4" w:rsidRDefault="007C0571" w:rsidP="007C0571">
      <w:pPr>
        <w:pStyle w:val="Ttulo2"/>
        <w:numPr>
          <w:ilvl w:val="0"/>
          <w:numId w:val="0"/>
        </w:numPr>
        <w:spacing w:before="240" w:after="120"/>
        <w:ind w:left="576" w:hanging="576"/>
        <w:rPr>
          <w:b/>
          <w:u w:val="none"/>
        </w:rPr>
      </w:pPr>
      <w:bookmarkStart w:id="124" w:name="_Toc225413281"/>
      <w:r w:rsidRPr="009E24F4">
        <w:rPr>
          <w:b/>
          <w:sz w:val="26"/>
          <w:u w:val="none"/>
        </w:rPr>
        <w:t>6. Conformidade com as normas de auditoria</w:t>
      </w:r>
      <w:bookmarkEnd w:id="124"/>
    </w:p>
    <w:p w14:paraId="1E4895E4" w14:textId="77777777" w:rsidR="007C0571" w:rsidRDefault="007C0571" w:rsidP="007C0571">
      <w:pPr>
        <w:spacing w:before="60" w:after="60"/>
      </w:pPr>
      <w:r>
        <w:t xml:space="preserve">Os procedimentos descritos neste apêndice foram executados e documentados em conformidade com as NAT e em alinhamento com as ISSAI aplicáveis à auditoria operacional. A metodologia foi exposta resumidamente neste apêndice e detalhada em papéis de trabalho, memórias de cálculo e, quando pertinente, no Apêndice II, em observância ao dever de documentar planejamento, métodos, </w:t>
      </w:r>
      <w:r>
        <w:lastRenderedPageBreak/>
        <w:t>seleção de amostras, incerteza estatística e limitações do trabalho (NAT, itens 107 a 111, 134 e 135). Todas as evidências relevantes para sustentar os achados foram submetidas a avaliação de suficiência, relevância e confiabilidade, sem limitação metodológica identificada que comprometesse a confiabilidade global das conclusões do relatório (Introdução, §6).</w:t>
      </w:r>
    </w:p>
    <w:p w14:paraId="61AB0D17" w14:textId="77777777" w:rsidR="007C0571" w:rsidRDefault="007C0571" w:rsidP="007C0571">
      <w:pPr>
        <w:spacing w:before="0" w:after="160" w:line="259" w:lineRule="auto"/>
        <w:jc w:val="left"/>
        <w:rPr>
          <w:rFonts w:eastAsia="Times New Roman"/>
          <w:b/>
          <w:sz w:val="28"/>
          <w:szCs w:val="20"/>
          <w:lang w:eastAsia="pt-BR"/>
        </w:rPr>
      </w:pPr>
      <w:bookmarkStart w:id="125" w:name="_Toc225413282"/>
      <w:r>
        <w:rPr>
          <w:sz w:val="28"/>
        </w:rPr>
        <w:br w:type="page"/>
      </w:r>
    </w:p>
    <w:p w14:paraId="7A220D35" w14:textId="77777777" w:rsidR="007C0571" w:rsidRDefault="007C0571" w:rsidP="007C0571">
      <w:pPr>
        <w:pStyle w:val="Ttulo1"/>
        <w:numPr>
          <w:ilvl w:val="0"/>
          <w:numId w:val="0"/>
        </w:numPr>
        <w:spacing w:before="240" w:after="120"/>
        <w:ind w:left="432" w:hanging="432"/>
        <w:jc w:val="center"/>
      </w:pPr>
      <w:bookmarkStart w:id="126" w:name="_Toc225527039"/>
      <w:bookmarkEnd w:id="125"/>
      <w:r>
        <w:rPr>
          <w:sz w:val="28"/>
        </w:rPr>
        <w:lastRenderedPageBreak/>
        <w:t>Apêndice II – Metodologia Estatística</w:t>
      </w:r>
      <w:bookmarkEnd w:id="126"/>
    </w:p>
    <w:p w14:paraId="0761B300" w14:textId="77777777" w:rsidR="007C0571" w:rsidRPr="00D27D9D" w:rsidRDefault="007C0571" w:rsidP="007C0571">
      <w:pPr>
        <w:pStyle w:val="Ttulo2"/>
        <w:numPr>
          <w:ilvl w:val="0"/>
          <w:numId w:val="0"/>
        </w:numPr>
        <w:spacing w:before="240" w:after="120"/>
        <w:ind w:left="576" w:hanging="576"/>
        <w:rPr>
          <w:b/>
          <w:u w:val="none"/>
        </w:rPr>
      </w:pPr>
      <w:bookmarkStart w:id="127" w:name="_Toc225413283"/>
      <w:r w:rsidRPr="00D27D9D">
        <w:rPr>
          <w:b/>
          <w:sz w:val="26"/>
          <w:u w:val="none"/>
        </w:rPr>
        <w:t>1. Visão geral da abordagem estatística</w:t>
      </w:r>
      <w:bookmarkEnd w:id="127"/>
    </w:p>
    <w:p w14:paraId="4A1CCD82" w14:textId="77777777" w:rsidR="007C0571" w:rsidRDefault="007C0571" w:rsidP="007C0571">
      <w:pPr>
        <w:spacing w:before="60" w:after="60"/>
      </w:pPr>
      <w:r>
        <w:t xml:space="preserve">Este apêndice documenta os desenhos amostrais, parâmetros de confiança, projeções populacionais e critérios de validação quantitativa empregados na auditoria do Sistema CAF. Em coerência com o Apêndice I, a estratégia estatística combinou duas abordagens: </w:t>
      </w:r>
      <w:r>
        <w:rPr>
          <w:rFonts w:ascii="Courier New" w:hAnsi="Courier New"/>
        </w:rPr>
        <w:t>i)</w:t>
      </w:r>
      <w:r>
        <w:t xml:space="preserve"> amostragem probabilística, quando a análise integral era desproporcional ao custo analítico; e </w:t>
      </w:r>
      <w:r>
        <w:rPr>
          <w:rFonts w:ascii="Courier New" w:hAnsi="Courier New"/>
        </w:rPr>
        <w:t>ii)</w:t>
      </w:r>
      <w:r>
        <w:t xml:space="preserve"> análise censitária, quando a população estava disponível integralmente em formato estruturado.</w:t>
      </w:r>
    </w:p>
    <w:p w14:paraId="4E04CB25" w14:textId="77777777" w:rsidR="007C0571" w:rsidRDefault="007C0571" w:rsidP="007C0571">
      <w:pPr>
        <w:spacing w:before="60" w:after="60"/>
      </w:pPr>
      <w:r>
        <w:t>No eixo documental (ACH-01), a inferência foi feita sobre amostra probabilística estratificada de documentos comprobatórios. No eixo geoespacial (ACH-02), a auditoria partiu de amostra probabilística consolidada de 63.588 registros, depois depurada por filtros de validade algorítmica e precisão decimal. Já os achados do tipo cadastral (ACH-03) e de metadados (ACH-04) foram produzidos por análise censitária. Sempre que houve inferência para a população, o texto indica a proporção observada, o tamanho da amostra, o nível de confiança adotado e o intervalo correspondente.</w:t>
      </w:r>
    </w:p>
    <w:p w14:paraId="28F218E5" w14:textId="77777777" w:rsidR="007C0571" w:rsidRPr="00D27D9D" w:rsidRDefault="007C0571" w:rsidP="007C0571">
      <w:pPr>
        <w:pStyle w:val="Ttulo2"/>
        <w:numPr>
          <w:ilvl w:val="0"/>
          <w:numId w:val="0"/>
        </w:numPr>
        <w:spacing w:before="240" w:after="120"/>
        <w:ind w:left="576" w:hanging="576"/>
        <w:rPr>
          <w:u w:val="none"/>
        </w:rPr>
      </w:pPr>
      <w:bookmarkStart w:id="128" w:name="_Toc225413284"/>
      <w:r w:rsidRPr="00D27D9D">
        <w:rPr>
          <w:b/>
          <w:sz w:val="26"/>
          <w:u w:val="none"/>
        </w:rPr>
        <w:t>2. Desenhos amostrais</w:t>
      </w:r>
      <w:bookmarkEnd w:id="128"/>
    </w:p>
    <w:p w14:paraId="6AB1C37C" w14:textId="77777777" w:rsidR="007C0571" w:rsidRPr="00D27D9D" w:rsidRDefault="007C0571" w:rsidP="007C0571">
      <w:pPr>
        <w:pStyle w:val="Ttulo3"/>
        <w:numPr>
          <w:ilvl w:val="0"/>
          <w:numId w:val="0"/>
        </w:numPr>
        <w:spacing w:before="240" w:after="120"/>
        <w:ind w:left="720" w:hanging="720"/>
        <w:rPr>
          <w:u w:val="none"/>
        </w:rPr>
      </w:pPr>
      <w:bookmarkStart w:id="129" w:name="_Toc225413285"/>
      <w:r w:rsidRPr="00D27D9D">
        <w:rPr>
          <w:b/>
          <w:u w:val="none"/>
        </w:rPr>
        <w:t>2.1 Amostra documental (ACH-01)</w:t>
      </w:r>
      <w:bookmarkEnd w:id="129"/>
    </w:p>
    <w:p w14:paraId="40A55206" w14:textId="77777777" w:rsidR="007C0571" w:rsidRDefault="007C0571" w:rsidP="007C0571">
      <w:pPr>
        <w:spacing w:before="60" w:after="60"/>
      </w:pPr>
      <w:r>
        <w:t>O objetivo do desenho amostral documental foi estimar a taxa de inadequação funcional dos documentos comprobatórios anexados ao CAF. A população de referência corrigida era de 11.377.318 documentos, conforme atualização formalizada na peça 140. A peça 103 estruturou a amostra como amostragem probabilística estratificada por tipo documental, com alocação proporcional ao tamanho de cada estrato e seleção aleatória simples intrassestrato. A unidade amostral foi o documento individual.</w:t>
      </w:r>
    </w:p>
    <w:tbl>
      <w:tblPr>
        <w:tblStyle w:val="Tabelacomgrade"/>
        <w:tblW w:w="0" w:type="auto"/>
        <w:jc w:val="center"/>
        <w:tblLook w:val="04A0" w:firstRow="1" w:lastRow="0" w:firstColumn="1" w:lastColumn="0" w:noHBand="0" w:noVBand="1"/>
      </w:tblPr>
      <w:tblGrid>
        <w:gridCol w:w="4814"/>
        <w:gridCol w:w="4813"/>
      </w:tblGrid>
      <w:tr w:rsidR="007C0571" w14:paraId="0C64B1E3" w14:textId="77777777" w:rsidTr="00A62EAB">
        <w:trPr>
          <w:jc w:val="center"/>
        </w:trPr>
        <w:tc>
          <w:tcPr>
            <w:tcW w:w="4818" w:type="dxa"/>
          </w:tcPr>
          <w:p w14:paraId="21489230" w14:textId="77777777" w:rsidR="007C0571" w:rsidRDefault="007C0571" w:rsidP="00A62EAB">
            <w:pPr>
              <w:spacing w:before="20" w:after="20"/>
              <w:jc w:val="left"/>
            </w:pPr>
            <w:r>
              <w:rPr>
                <w:b/>
                <w:sz w:val="20"/>
              </w:rPr>
              <w:t>Parâmetro</w:t>
            </w:r>
          </w:p>
        </w:tc>
        <w:tc>
          <w:tcPr>
            <w:tcW w:w="4818" w:type="dxa"/>
          </w:tcPr>
          <w:p w14:paraId="781D0563" w14:textId="77777777" w:rsidR="007C0571" w:rsidRDefault="007C0571" w:rsidP="00A62EAB">
            <w:pPr>
              <w:spacing w:before="20" w:after="20"/>
              <w:jc w:val="left"/>
            </w:pPr>
            <w:r>
              <w:rPr>
                <w:b/>
                <w:sz w:val="20"/>
              </w:rPr>
              <w:t>Valor</w:t>
            </w:r>
          </w:p>
        </w:tc>
      </w:tr>
      <w:tr w:rsidR="007C0571" w14:paraId="5ACFE46F" w14:textId="77777777" w:rsidTr="00A62EAB">
        <w:trPr>
          <w:jc w:val="center"/>
        </w:trPr>
        <w:tc>
          <w:tcPr>
            <w:tcW w:w="4818" w:type="dxa"/>
          </w:tcPr>
          <w:p w14:paraId="0E08FBCD" w14:textId="77777777" w:rsidR="007C0571" w:rsidRDefault="007C0571" w:rsidP="00A62EAB">
            <w:pPr>
              <w:spacing w:before="20" w:after="20"/>
              <w:jc w:val="left"/>
            </w:pPr>
            <w:r>
              <w:rPr>
                <w:sz w:val="20"/>
              </w:rPr>
              <w:t>População de referência</w:t>
            </w:r>
          </w:p>
        </w:tc>
        <w:tc>
          <w:tcPr>
            <w:tcW w:w="4818" w:type="dxa"/>
          </w:tcPr>
          <w:p w14:paraId="09B0B301" w14:textId="77777777" w:rsidR="007C0571" w:rsidRDefault="007C0571" w:rsidP="00A62EAB">
            <w:pPr>
              <w:spacing w:before="20" w:after="20"/>
              <w:jc w:val="left"/>
            </w:pPr>
            <w:r>
              <w:rPr>
                <w:sz w:val="20"/>
              </w:rPr>
              <w:t>11.377.318 documentos</w:t>
            </w:r>
          </w:p>
        </w:tc>
      </w:tr>
      <w:tr w:rsidR="007C0571" w14:paraId="0768A19C" w14:textId="77777777" w:rsidTr="00A62EAB">
        <w:trPr>
          <w:jc w:val="center"/>
        </w:trPr>
        <w:tc>
          <w:tcPr>
            <w:tcW w:w="4818" w:type="dxa"/>
          </w:tcPr>
          <w:p w14:paraId="747B6391" w14:textId="77777777" w:rsidR="007C0571" w:rsidRDefault="007C0571" w:rsidP="00A62EAB">
            <w:pPr>
              <w:spacing w:before="20" w:after="20"/>
              <w:jc w:val="left"/>
            </w:pPr>
            <w:r>
              <w:rPr>
                <w:sz w:val="20"/>
              </w:rPr>
              <w:t>Tamanho da amostra</w:t>
            </w:r>
          </w:p>
        </w:tc>
        <w:tc>
          <w:tcPr>
            <w:tcW w:w="4818" w:type="dxa"/>
          </w:tcPr>
          <w:p w14:paraId="3CA7AB6F" w14:textId="77777777" w:rsidR="007C0571" w:rsidRDefault="007C0571" w:rsidP="00A62EAB">
            <w:pPr>
              <w:spacing w:before="20" w:after="20"/>
              <w:jc w:val="left"/>
            </w:pPr>
            <w:r>
              <w:rPr>
                <w:sz w:val="20"/>
              </w:rPr>
              <w:t>646 documentos</w:t>
            </w:r>
          </w:p>
        </w:tc>
      </w:tr>
      <w:tr w:rsidR="007C0571" w14:paraId="2BB204DC" w14:textId="77777777" w:rsidTr="00A62EAB">
        <w:trPr>
          <w:jc w:val="center"/>
        </w:trPr>
        <w:tc>
          <w:tcPr>
            <w:tcW w:w="4818" w:type="dxa"/>
          </w:tcPr>
          <w:p w14:paraId="540CA0CF" w14:textId="77777777" w:rsidR="007C0571" w:rsidRDefault="007C0571" w:rsidP="00A62EAB">
            <w:pPr>
              <w:spacing w:before="20" w:after="20"/>
              <w:jc w:val="left"/>
            </w:pPr>
            <w:r>
              <w:rPr>
                <w:sz w:val="20"/>
              </w:rPr>
              <w:t>Nível de confiança</w:t>
            </w:r>
          </w:p>
        </w:tc>
        <w:tc>
          <w:tcPr>
            <w:tcW w:w="4818" w:type="dxa"/>
          </w:tcPr>
          <w:p w14:paraId="0381F574" w14:textId="77777777" w:rsidR="007C0571" w:rsidRDefault="007C0571" w:rsidP="00A62EAB">
            <w:pPr>
              <w:spacing w:before="20" w:after="20"/>
              <w:jc w:val="left"/>
            </w:pPr>
            <w:r>
              <w:rPr>
                <w:sz w:val="20"/>
              </w:rPr>
              <w:t>99%</w:t>
            </w:r>
          </w:p>
        </w:tc>
      </w:tr>
      <w:tr w:rsidR="007C0571" w14:paraId="50E6DCA1" w14:textId="77777777" w:rsidTr="00A62EAB">
        <w:trPr>
          <w:jc w:val="center"/>
        </w:trPr>
        <w:tc>
          <w:tcPr>
            <w:tcW w:w="4818" w:type="dxa"/>
          </w:tcPr>
          <w:p w14:paraId="67713BB8" w14:textId="77777777" w:rsidR="007C0571" w:rsidRDefault="007C0571" w:rsidP="00A62EAB">
            <w:pPr>
              <w:spacing w:before="20" w:after="20"/>
              <w:jc w:val="left"/>
            </w:pPr>
            <w:r>
              <w:rPr>
                <w:sz w:val="20"/>
              </w:rPr>
              <w:t>Margem de erro</w:t>
            </w:r>
          </w:p>
        </w:tc>
        <w:tc>
          <w:tcPr>
            <w:tcW w:w="4818" w:type="dxa"/>
          </w:tcPr>
          <w:p w14:paraId="7E0CECD6" w14:textId="77777777" w:rsidR="007C0571" w:rsidRDefault="007C0571" w:rsidP="00A62EAB">
            <w:pPr>
              <w:spacing w:before="20" w:after="20"/>
              <w:jc w:val="left"/>
            </w:pPr>
            <w:r>
              <w:rPr>
                <w:sz w:val="20"/>
              </w:rPr>
              <w:t>±4,5 p.p.</w:t>
            </w:r>
          </w:p>
        </w:tc>
      </w:tr>
      <w:tr w:rsidR="007C0571" w14:paraId="46BE22F6" w14:textId="77777777" w:rsidTr="00A62EAB">
        <w:trPr>
          <w:jc w:val="center"/>
        </w:trPr>
        <w:tc>
          <w:tcPr>
            <w:tcW w:w="4818" w:type="dxa"/>
          </w:tcPr>
          <w:p w14:paraId="43AAF550" w14:textId="77777777" w:rsidR="007C0571" w:rsidRDefault="007C0571" w:rsidP="00A62EAB">
            <w:pPr>
              <w:spacing w:before="20" w:after="20"/>
              <w:jc w:val="left"/>
            </w:pPr>
            <w:r>
              <w:rPr>
                <w:sz w:val="20"/>
              </w:rPr>
              <w:t>Estratos</w:t>
            </w:r>
          </w:p>
        </w:tc>
        <w:tc>
          <w:tcPr>
            <w:tcW w:w="4818" w:type="dxa"/>
          </w:tcPr>
          <w:p w14:paraId="1091DC53" w14:textId="77777777" w:rsidR="007C0571" w:rsidRDefault="007C0571" w:rsidP="00A62EAB">
            <w:pPr>
              <w:spacing w:before="20" w:after="20"/>
              <w:jc w:val="left"/>
            </w:pPr>
            <w:r>
              <w:rPr>
                <w:sz w:val="20"/>
              </w:rPr>
              <w:t>3</w:t>
            </w:r>
          </w:p>
        </w:tc>
      </w:tr>
      <w:tr w:rsidR="007C0571" w14:paraId="74B5260E" w14:textId="77777777" w:rsidTr="00A62EAB">
        <w:trPr>
          <w:jc w:val="center"/>
        </w:trPr>
        <w:tc>
          <w:tcPr>
            <w:tcW w:w="4818" w:type="dxa"/>
          </w:tcPr>
          <w:p w14:paraId="075003CC" w14:textId="77777777" w:rsidR="007C0571" w:rsidRDefault="007C0571" w:rsidP="00A62EAB">
            <w:pPr>
              <w:spacing w:before="20" w:after="20"/>
              <w:jc w:val="left"/>
            </w:pPr>
            <w:r>
              <w:rPr>
                <w:sz w:val="20"/>
              </w:rPr>
              <w:t>Critério de estratificação</w:t>
            </w:r>
          </w:p>
        </w:tc>
        <w:tc>
          <w:tcPr>
            <w:tcW w:w="4818" w:type="dxa"/>
          </w:tcPr>
          <w:p w14:paraId="23AE6714" w14:textId="77777777" w:rsidR="007C0571" w:rsidRDefault="007C0571" w:rsidP="00A62EAB">
            <w:pPr>
              <w:spacing w:before="20" w:after="20"/>
              <w:jc w:val="left"/>
            </w:pPr>
            <w:r>
              <w:rPr>
                <w:sz w:val="20"/>
              </w:rPr>
              <w:t>Tipo documental</w:t>
            </w:r>
          </w:p>
        </w:tc>
      </w:tr>
      <w:tr w:rsidR="007C0571" w14:paraId="76A6E6B0" w14:textId="77777777" w:rsidTr="00A62EAB">
        <w:trPr>
          <w:jc w:val="center"/>
        </w:trPr>
        <w:tc>
          <w:tcPr>
            <w:tcW w:w="4818" w:type="dxa"/>
          </w:tcPr>
          <w:p w14:paraId="6481E557" w14:textId="77777777" w:rsidR="007C0571" w:rsidRDefault="007C0571" w:rsidP="00A62EAB">
            <w:pPr>
              <w:spacing w:before="20" w:after="20"/>
              <w:jc w:val="left"/>
            </w:pPr>
            <w:r>
              <w:rPr>
                <w:sz w:val="20"/>
              </w:rPr>
              <w:t>Alocação</w:t>
            </w:r>
          </w:p>
        </w:tc>
        <w:tc>
          <w:tcPr>
            <w:tcW w:w="4818" w:type="dxa"/>
          </w:tcPr>
          <w:p w14:paraId="664816FD" w14:textId="77777777" w:rsidR="007C0571" w:rsidRDefault="007C0571" w:rsidP="00A62EAB">
            <w:pPr>
              <w:spacing w:before="20" w:after="20"/>
              <w:jc w:val="left"/>
            </w:pPr>
            <w:r>
              <w:rPr>
                <w:sz w:val="20"/>
              </w:rPr>
              <w:t>Proporcional ao tamanho do estrato</w:t>
            </w:r>
          </w:p>
        </w:tc>
      </w:tr>
      <w:tr w:rsidR="007C0571" w14:paraId="7A065842" w14:textId="77777777" w:rsidTr="00A62EAB">
        <w:trPr>
          <w:jc w:val="center"/>
        </w:trPr>
        <w:tc>
          <w:tcPr>
            <w:tcW w:w="4818" w:type="dxa"/>
          </w:tcPr>
          <w:p w14:paraId="7BECD4A9" w14:textId="77777777" w:rsidR="007C0571" w:rsidRDefault="007C0571" w:rsidP="00A62EAB">
            <w:pPr>
              <w:spacing w:before="20" w:after="20"/>
              <w:jc w:val="left"/>
            </w:pPr>
            <w:r>
              <w:rPr>
                <w:sz w:val="20"/>
              </w:rPr>
              <w:t>Seleção</w:t>
            </w:r>
          </w:p>
        </w:tc>
        <w:tc>
          <w:tcPr>
            <w:tcW w:w="4818" w:type="dxa"/>
          </w:tcPr>
          <w:p w14:paraId="47A758CC" w14:textId="77777777" w:rsidR="007C0571" w:rsidRDefault="007C0571" w:rsidP="00A62EAB">
            <w:pPr>
              <w:spacing w:before="20" w:after="20"/>
              <w:jc w:val="left"/>
            </w:pPr>
            <w:r>
              <w:rPr>
                <w:sz w:val="20"/>
              </w:rPr>
              <w:t>Aleatória simples dentro de cada estrato</w:t>
            </w:r>
          </w:p>
        </w:tc>
      </w:tr>
      <w:tr w:rsidR="007C0571" w14:paraId="792B27B6" w14:textId="77777777" w:rsidTr="00A62EAB">
        <w:trPr>
          <w:jc w:val="center"/>
        </w:trPr>
        <w:tc>
          <w:tcPr>
            <w:tcW w:w="4818" w:type="dxa"/>
          </w:tcPr>
          <w:p w14:paraId="6074C71F" w14:textId="77777777" w:rsidR="007C0571" w:rsidRDefault="007C0571" w:rsidP="00A62EAB">
            <w:pPr>
              <w:spacing w:before="20" w:after="20"/>
              <w:jc w:val="left"/>
            </w:pPr>
            <w:r>
              <w:rPr>
                <w:sz w:val="20"/>
              </w:rPr>
              <w:t>Unidade amostral</w:t>
            </w:r>
          </w:p>
        </w:tc>
        <w:tc>
          <w:tcPr>
            <w:tcW w:w="4818" w:type="dxa"/>
          </w:tcPr>
          <w:p w14:paraId="7B07E6B8" w14:textId="77777777" w:rsidR="007C0571" w:rsidRDefault="007C0571" w:rsidP="00A62EAB">
            <w:pPr>
              <w:spacing w:before="20" w:after="20"/>
              <w:jc w:val="left"/>
            </w:pPr>
            <w:r>
              <w:rPr>
                <w:sz w:val="20"/>
              </w:rPr>
              <w:t>Documento individual</w:t>
            </w:r>
          </w:p>
        </w:tc>
      </w:tr>
    </w:tbl>
    <w:p w14:paraId="079F6F86" w14:textId="77777777" w:rsidR="007C0571" w:rsidRDefault="007C0571" w:rsidP="007C0571">
      <w:pPr>
        <w:spacing w:before="0" w:after="120" w:line="40" w:lineRule="exact"/>
      </w:pPr>
    </w:p>
    <w:tbl>
      <w:tblPr>
        <w:tblStyle w:val="Tabelacomgrade"/>
        <w:tblW w:w="0" w:type="auto"/>
        <w:jc w:val="center"/>
        <w:tblLook w:val="04A0" w:firstRow="1" w:lastRow="0" w:firstColumn="1" w:lastColumn="0" w:noHBand="0" w:noVBand="1"/>
      </w:tblPr>
      <w:tblGrid>
        <w:gridCol w:w="2406"/>
        <w:gridCol w:w="2407"/>
        <w:gridCol w:w="2407"/>
        <w:gridCol w:w="2407"/>
      </w:tblGrid>
      <w:tr w:rsidR="007C0571" w14:paraId="17F6A789" w14:textId="77777777" w:rsidTr="00A62EAB">
        <w:trPr>
          <w:jc w:val="center"/>
        </w:trPr>
        <w:tc>
          <w:tcPr>
            <w:tcW w:w="2409" w:type="dxa"/>
          </w:tcPr>
          <w:p w14:paraId="0A862BA5" w14:textId="77777777" w:rsidR="007C0571" w:rsidRDefault="007C0571" w:rsidP="00A62EAB">
            <w:pPr>
              <w:spacing w:before="20" w:after="20"/>
              <w:jc w:val="left"/>
            </w:pPr>
            <w:r>
              <w:rPr>
                <w:b/>
                <w:sz w:val="20"/>
              </w:rPr>
              <w:t>Estrato</w:t>
            </w:r>
          </w:p>
        </w:tc>
        <w:tc>
          <w:tcPr>
            <w:tcW w:w="2409" w:type="dxa"/>
          </w:tcPr>
          <w:p w14:paraId="584502C0" w14:textId="77777777" w:rsidR="007C0571" w:rsidRDefault="007C0571" w:rsidP="00A62EAB">
            <w:pPr>
              <w:spacing w:before="20" w:after="20"/>
              <w:jc w:val="right"/>
            </w:pPr>
            <w:r>
              <w:rPr>
                <w:b/>
                <w:sz w:val="20"/>
              </w:rPr>
              <w:t>População na peça 103</w:t>
            </w:r>
          </w:p>
        </w:tc>
        <w:tc>
          <w:tcPr>
            <w:tcW w:w="2409" w:type="dxa"/>
          </w:tcPr>
          <w:p w14:paraId="6A876739" w14:textId="77777777" w:rsidR="007C0571" w:rsidRDefault="007C0571" w:rsidP="00A62EAB">
            <w:pPr>
              <w:spacing w:before="20" w:after="20"/>
              <w:jc w:val="right"/>
            </w:pPr>
            <w:r>
              <w:rPr>
                <w:b/>
                <w:sz w:val="20"/>
              </w:rPr>
              <w:t>Amostra</w:t>
            </w:r>
          </w:p>
        </w:tc>
        <w:tc>
          <w:tcPr>
            <w:tcW w:w="2409" w:type="dxa"/>
          </w:tcPr>
          <w:p w14:paraId="678FEFFD" w14:textId="77777777" w:rsidR="007C0571" w:rsidRDefault="007C0571" w:rsidP="00A62EAB">
            <w:pPr>
              <w:spacing w:before="20" w:after="20"/>
              <w:jc w:val="right"/>
            </w:pPr>
            <w:r>
              <w:rPr>
                <w:b/>
                <w:sz w:val="20"/>
              </w:rPr>
              <w:t>% da amostra</w:t>
            </w:r>
          </w:p>
        </w:tc>
      </w:tr>
      <w:tr w:rsidR="007C0571" w14:paraId="219B79B1" w14:textId="77777777" w:rsidTr="00A62EAB">
        <w:trPr>
          <w:jc w:val="center"/>
        </w:trPr>
        <w:tc>
          <w:tcPr>
            <w:tcW w:w="2409" w:type="dxa"/>
          </w:tcPr>
          <w:p w14:paraId="6C85F873" w14:textId="77777777" w:rsidR="007C0571" w:rsidRDefault="007C0571" w:rsidP="00A62EAB">
            <w:pPr>
              <w:spacing w:before="20" w:after="20"/>
              <w:jc w:val="left"/>
            </w:pPr>
            <w:r>
              <w:rPr>
                <w:sz w:val="20"/>
              </w:rPr>
              <w:t>Imóvel rural</w:t>
            </w:r>
          </w:p>
        </w:tc>
        <w:tc>
          <w:tcPr>
            <w:tcW w:w="2409" w:type="dxa"/>
          </w:tcPr>
          <w:p w14:paraId="6A995121" w14:textId="77777777" w:rsidR="007C0571" w:rsidRDefault="007C0571" w:rsidP="00A62EAB">
            <w:pPr>
              <w:spacing w:before="20" w:after="20"/>
              <w:jc w:val="right"/>
            </w:pPr>
            <w:r>
              <w:rPr>
                <w:sz w:val="20"/>
              </w:rPr>
              <w:t>3.310.901</w:t>
            </w:r>
          </w:p>
        </w:tc>
        <w:tc>
          <w:tcPr>
            <w:tcW w:w="2409" w:type="dxa"/>
          </w:tcPr>
          <w:p w14:paraId="16CA5AD9" w14:textId="77777777" w:rsidR="007C0571" w:rsidRDefault="007C0571" w:rsidP="00A62EAB">
            <w:pPr>
              <w:spacing w:before="20" w:after="20"/>
              <w:jc w:val="right"/>
            </w:pPr>
            <w:r>
              <w:rPr>
                <w:sz w:val="20"/>
              </w:rPr>
              <w:t>227</w:t>
            </w:r>
          </w:p>
        </w:tc>
        <w:tc>
          <w:tcPr>
            <w:tcW w:w="2409" w:type="dxa"/>
          </w:tcPr>
          <w:p w14:paraId="6C0BF3F9" w14:textId="77777777" w:rsidR="007C0571" w:rsidRDefault="007C0571" w:rsidP="00A62EAB">
            <w:pPr>
              <w:spacing w:before="20" w:after="20"/>
              <w:jc w:val="right"/>
            </w:pPr>
            <w:r>
              <w:rPr>
                <w:sz w:val="20"/>
              </w:rPr>
              <w:t>35,1%</w:t>
            </w:r>
          </w:p>
        </w:tc>
      </w:tr>
      <w:tr w:rsidR="007C0571" w14:paraId="227DC542" w14:textId="77777777" w:rsidTr="00A62EAB">
        <w:trPr>
          <w:jc w:val="center"/>
        </w:trPr>
        <w:tc>
          <w:tcPr>
            <w:tcW w:w="2409" w:type="dxa"/>
          </w:tcPr>
          <w:p w14:paraId="649833DF" w14:textId="77777777" w:rsidR="007C0571" w:rsidRDefault="007C0571" w:rsidP="00A62EAB">
            <w:pPr>
              <w:spacing w:before="20" w:after="20"/>
              <w:jc w:val="left"/>
            </w:pPr>
            <w:r>
              <w:rPr>
                <w:sz w:val="20"/>
              </w:rPr>
              <w:t>Renda</w:t>
            </w:r>
          </w:p>
        </w:tc>
        <w:tc>
          <w:tcPr>
            <w:tcW w:w="2409" w:type="dxa"/>
          </w:tcPr>
          <w:p w14:paraId="3E0AD12C" w14:textId="77777777" w:rsidR="007C0571" w:rsidRDefault="007C0571" w:rsidP="00A62EAB">
            <w:pPr>
              <w:spacing w:before="20" w:after="20"/>
              <w:jc w:val="right"/>
            </w:pPr>
            <w:r>
              <w:rPr>
                <w:sz w:val="20"/>
              </w:rPr>
              <w:t>4.532.073</w:t>
            </w:r>
          </w:p>
        </w:tc>
        <w:tc>
          <w:tcPr>
            <w:tcW w:w="2409" w:type="dxa"/>
          </w:tcPr>
          <w:p w14:paraId="400752AF" w14:textId="77777777" w:rsidR="007C0571" w:rsidRDefault="007C0571" w:rsidP="00A62EAB">
            <w:pPr>
              <w:spacing w:before="20" w:after="20"/>
              <w:jc w:val="right"/>
            </w:pPr>
            <w:r>
              <w:rPr>
                <w:sz w:val="20"/>
              </w:rPr>
              <w:t>276</w:t>
            </w:r>
          </w:p>
        </w:tc>
        <w:tc>
          <w:tcPr>
            <w:tcW w:w="2409" w:type="dxa"/>
          </w:tcPr>
          <w:p w14:paraId="73FBEB46" w14:textId="77777777" w:rsidR="007C0571" w:rsidRDefault="007C0571" w:rsidP="00A62EAB">
            <w:pPr>
              <w:spacing w:before="20" w:after="20"/>
              <w:jc w:val="right"/>
            </w:pPr>
            <w:r>
              <w:rPr>
                <w:sz w:val="20"/>
              </w:rPr>
              <w:t>42,7%</w:t>
            </w:r>
          </w:p>
        </w:tc>
      </w:tr>
      <w:tr w:rsidR="007C0571" w14:paraId="1C037B8B" w14:textId="77777777" w:rsidTr="00A62EAB">
        <w:trPr>
          <w:jc w:val="center"/>
        </w:trPr>
        <w:tc>
          <w:tcPr>
            <w:tcW w:w="2409" w:type="dxa"/>
          </w:tcPr>
          <w:p w14:paraId="4E052CF3" w14:textId="77777777" w:rsidR="007C0571" w:rsidRDefault="007C0571" w:rsidP="00A62EAB">
            <w:pPr>
              <w:spacing w:before="20" w:after="20"/>
              <w:jc w:val="left"/>
            </w:pPr>
            <w:r>
              <w:rPr>
                <w:sz w:val="20"/>
              </w:rPr>
              <w:t>Declarações de veracidade</w:t>
            </w:r>
          </w:p>
        </w:tc>
        <w:tc>
          <w:tcPr>
            <w:tcW w:w="2409" w:type="dxa"/>
          </w:tcPr>
          <w:p w14:paraId="379A340E" w14:textId="77777777" w:rsidR="007C0571" w:rsidRDefault="007C0571" w:rsidP="00A62EAB">
            <w:pPr>
              <w:spacing w:before="20" w:after="20"/>
              <w:jc w:val="right"/>
            </w:pPr>
            <w:r>
              <w:rPr>
                <w:sz w:val="20"/>
              </w:rPr>
              <w:t>2.857.182</w:t>
            </w:r>
          </w:p>
        </w:tc>
        <w:tc>
          <w:tcPr>
            <w:tcW w:w="2409" w:type="dxa"/>
          </w:tcPr>
          <w:p w14:paraId="31CBC565" w14:textId="77777777" w:rsidR="007C0571" w:rsidRDefault="007C0571" w:rsidP="00A62EAB">
            <w:pPr>
              <w:spacing w:before="20" w:after="20"/>
              <w:jc w:val="right"/>
            </w:pPr>
            <w:r>
              <w:rPr>
                <w:sz w:val="20"/>
              </w:rPr>
              <w:t>143</w:t>
            </w:r>
          </w:p>
        </w:tc>
        <w:tc>
          <w:tcPr>
            <w:tcW w:w="2409" w:type="dxa"/>
          </w:tcPr>
          <w:p w14:paraId="71607207" w14:textId="77777777" w:rsidR="007C0571" w:rsidRDefault="007C0571" w:rsidP="00A62EAB">
            <w:pPr>
              <w:spacing w:before="20" w:after="20"/>
              <w:jc w:val="right"/>
            </w:pPr>
            <w:r>
              <w:rPr>
                <w:sz w:val="20"/>
              </w:rPr>
              <w:t>22,1%</w:t>
            </w:r>
          </w:p>
        </w:tc>
      </w:tr>
      <w:tr w:rsidR="007C0571" w14:paraId="2CC8B936" w14:textId="77777777" w:rsidTr="00A62EAB">
        <w:trPr>
          <w:jc w:val="center"/>
        </w:trPr>
        <w:tc>
          <w:tcPr>
            <w:tcW w:w="2409" w:type="dxa"/>
          </w:tcPr>
          <w:p w14:paraId="4CA746DB" w14:textId="77777777" w:rsidR="007C0571" w:rsidRDefault="007C0571" w:rsidP="00A62EAB">
            <w:pPr>
              <w:spacing w:before="20" w:after="20"/>
              <w:jc w:val="left"/>
            </w:pPr>
            <w:r>
              <w:rPr>
                <w:b/>
                <w:sz w:val="20"/>
              </w:rPr>
              <w:t>Total</w:t>
            </w:r>
          </w:p>
        </w:tc>
        <w:tc>
          <w:tcPr>
            <w:tcW w:w="2409" w:type="dxa"/>
          </w:tcPr>
          <w:p w14:paraId="485624B6" w14:textId="77777777" w:rsidR="007C0571" w:rsidRDefault="007C0571" w:rsidP="00A62EAB">
            <w:pPr>
              <w:spacing w:before="20" w:after="20"/>
              <w:jc w:val="right"/>
            </w:pPr>
            <w:r>
              <w:rPr>
                <w:b/>
                <w:sz w:val="20"/>
              </w:rPr>
              <w:t>10.700.156</w:t>
            </w:r>
          </w:p>
        </w:tc>
        <w:tc>
          <w:tcPr>
            <w:tcW w:w="2409" w:type="dxa"/>
          </w:tcPr>
          <w:p w14:paraId="2BCB3C33" w14:textId="77777777" w:rsidR="007C0571" w:rsidRDefault="007C0571" w:rsidP="00A62EAB">
            <w:pPr>
              <w:spacing w:before="20" w:after="20"/>
              <w:jc w:val="right"/>
            </w:pPr>
            <w:r>
              <w:rPr>
                <w:b/>
                <w:sz w:val="20"/>
              </w:rPr>
              <w:t>646</w:t>
            </w:r>
          </w:p>
        </w:tc>
        <w:tc>
          <w:tcPr>
            <w:tcW w:w="2409" w:type="dxa"/>
          </w:tcPr>
          <w:p w14:paraId="2ED14174" w14:textId="77777777" w:rsidR="007C0571" w:rsidRDefault="007C0571" w:rsidP="00A62EAB">
            <w:pPr>
              <w:spacing w:before="20" w:after="20"/>
              <w:jc w:val="right"/>
            </w:pPr>
            <w:r>
              <w:rPr>
                <w:b/>
                <w:sz w:val="20"/>
              </w:rPr>
              <w:t>100,0%</w:t>
            </w:r>
          </w:p>
        </w:tc>
      </w:tr>
    </w:tbl>
    <w:p w14:paraId="2B761DB1" w14:textId="77777777" w:rsidR="007C0571" w:rsidRDefault="007C0571" w:rsidP="007C0571">
      <w:pPr>
        <w:spacing w:before="0" w:after="120" w:line="40" w:lineRule="exact"/>
      </w:pPr>
    </w:p>
    <w:p w14:paraId="6D5DD74E" w14:textId="77777777" w:rsidR="007C0571" w:rsidRDefault="007C0571" w:rsidP="007C0571">
      <w:pPr>
        <w:spacing w:before="60" w:after="60"/>
      </w:pPr>
      <w:r>
        <w:t xml:space="preserve">As contagens populacionais por estrato decorrem da peça 103 e refletem a base preliminar então disponível. A peça 140 atualizou apenas o denominador global da projeção, de 10.700.156 para 11.377.318 documentos, sem redistribuir formalmente os documentos adicionais entre os três estratos. Por isso, a projeção oficial atualizada foi refeita pela taxa amostral global </w:t>
      </w:r>
      <w:r>
        <w:rPr>
          <w:rFonts w:ascii="Courier New" w:hAnsi="Courier New"/>
        </w:rPr>
        <w:t>175/646 = 27,09%</w:t>
      </w:r>
      <w:r>
        <w:t xml:space="preserve">, e não por nova ponderação estrato a estrato. A inferência incidiu sobre a proporção final consolidada de documentos </w:t>
      </w:r>
      <w:r>
        <w:rPr>
          <w:rFonts w:ascii="Courier New" w:hAnsi="Courier New"/>
        </w:rPr>
        <w:t>inadequados + parcialmente adequados</w:t>
      </w:r>
      <w:r>
        <w:t>, tratada como taxa de não conformidade funcional.</w:t>
      </w:r>
    </w:p>
    <w:p w14:paraId="4419BA88" w14:textId="77777777" w:rsidR="007C0571" w:rsidRPr="00D27D9D" w:rsidRDefault="007C0571" w:rsidP="007C0571">
      <w:pPr>
        <w:pStyle w:val="Ttulo3"/>
        <w:numPr>
          <w:ilvl w:val="0"/>
          <w:numId w:val="0"/>
        </w:numPr>
        <w:spacing w:before="240" w:after="120"/>
        <w:ind w:left="720" w:hanging="720"/>
        <w:rPr>
          <w:u w:val="none"/>
        </w:rPr>
      </w:pPr>
      <w:bookmarkStart w:id="130" w:name="_Toc225413286"/>
      <w:r w:rsidRPr="00D27D9D">
        <w:rPr>
          <w:b/>
          <w:u w:val="none"/>
        </w:rPr>
        <w:lastRenderedPageBreak/>
        <w:t>2.2 Subamostra de divergência de área (ACH-01)</w:t>
      </w:r>
      <w:bookmarkEnd w:id="130"/>
    </w:p>
    <w:p w14:paraId="2A15BC2A" w14:textId="77777777" w:rsidR="007C0571" w:rsidRDefault="007C0571" w:rsidP="007C0571">
      <w:pPr>
        <w:spacing w:before="60" w:after="60"/>
      </w:pPr>
      <w:r>
        <w:t>A análise de divergência de área não replicou o desenho da amostra geral de 646 documentos. Trata-se de recorte autônomo, derivado de amostra aleatória simples de 201 documentos de imóvel extraídos do universo de 3.392.881 documentos dessa categoria. Desse conjunto, apenas 155 permitiram comparação entre área documental e área cadastral, por apresentarem área legível e comparável nos dois lados. O objetivo foi estimar a taxa de divergência crítica de área, definida como diferença superior a 10% entre os dois valores.</w:t>
      </w:r>
    </w:p>
    <w:tbl>
      <w:tblPr>
        <w:tblStyle w:val="Tabelacomgrade"/>
        <w:tblW w:w="0" w:type="auto"/>
        <w:jc w:val="center"/>
        <w:tblLook w:val="04A0" w:firstRow="1" w:lastRow="0" w:firstColumn="1" w:lastColumn="0" w:noHBand="0" w:noVBand="1"/>
      </w:tblPr>
      <w:tblGrid>
        <w:gridCol w:w="4814"/>
        <w:gridCol w:w="4813"/>
      </w:tblGrid>
      <w:tr w:rsidR="007C0571" w14:paraId="5FE90799" w14:textId="77777777" w:rsidTr="00A62EAB">
        <w:trPr>
          <w:jc w:val="center"/>
        </w:trPr>
        <w:tc>
          <w:tcPr>
            <w:tcW w:w="4818" w:type="dxa"/>
          </w:tcPr>
          <w:p w14:paraId="1EE0590C" w14:textId="77777777" w:rsidR="007C0571" w:rsidRDefault="007C0571" w:rsidP="00A62EAB">
            <w:pPr>
              <w:spacing w:before="20" w:after="20"/>
              <w:jc w:val="left"/>
            </w:pPr>
            <w:r>
              <w:rPr>
                <w:b/>
                <w:sz w:val="20"/>
              </w:rPr>
              <w:t>Parâmetro</w:t>
            </w:r>
          </w:p>
        </w:tc>
        <w:tc>
          <w:tcPr>
            <w:tcW w:w="4818" w:type="dxa"/>
          </w:tcPr>
          <w:p w14:paraId="1FC4E745" w14:textId="77777777" w:rsidR="007C0571" w:rsidRDefault="007C0571" w:rsidP="00A62EAB">
            <w:pPr>
              <w:spacing w:before="20" w:after="20"/>
              <w:jc w:val="left"/>
            </w:pPr>
            <w:r>
              <w:rPr>
                <w:b/>
                <w:sz w:val="20"/>
              </w:rPr>
              <w:t>Valor</w:t>
            </w:r>
          </w:p>
        </w:tc>
      </w:tr>
      <w:tr w:rsidR="007C0571" w14:paraId="35F7202F" w14:textId="77777777" w:rsidTr="00A62EAB">
        <w:trPr>
          <w:jc w:val="center"/>
        </w:trPr>
        <w:tc>
          <w:tcPr>
            <w:tcW w:w="4818" w:type="dxa"/>
          </w:tcPr>
          <w:p w14:paraId="09D56801" w14:textId="77777777" w:rsidR="007C0571" w:rsidRDefault="007C0571" w:rsidP="00A62EAB">
            <w:pPr>
              <w:spacing w:before="20" w:after="20"/>
              <w:jc w:val="left"/>
            </w:pPr>
            <w:r>
              <w:rPr>
                <w:sz w:val="20"/>
              </w:rPr>
              <w:t>Universo inicial do recorte</w:t>
            </w:r>
          </w:p>
        </w:tc>
        <w:tc>
          <w:tcPr>
            <w:tcW w:w="4818" w:type="dxa"/>
          </w:tcPr>
          <w:p w14:paraId="5B03A5A9" w14:textId="77777777" w:rsidR="007C0571" w:rsidRDefault="007C0571" w:rsidP="00A62EAB">
            <w:pPr>
              <w:spacing w:before="20" w:after="20"/>
              <w:jc w:val="left"/>
            </w:pPr>
            <w:r>
              <w:rPr>
                <w:sz w:val="20"/>
              </w:rPr>
              <w:t>3.392.881 documentos de imóvel</w:t>
            </w:r>
          </w:p>
        </w:tc>
      </w:tr>
      <w:tr w:rsidR="007C0571" w14:paraId="04D3D80C" w14:textId="77777777" w:rsidTr="00A62EAB">
        <w:trPr>
          <w:jc w:val="center"/>
        </w:trPr>
        <w:tc>
          <w:tcPr>
            <w:tcW w:w="4818" w:type="dxa"/>
          </w:tcPr>
          <w:p w14:paraId="649A721B" w14:textId="77777777" w:rsidR="007C0571" w:rsidRDefault="007C0571" w:rsidP="00A62EAB">
            <w:pPr>
              <w:spacing w:before="20" w:after="20"/>
              <w:jc w:val="left"/>
            </w:pPr>
            <w:r>
              <w:rPr>
                <w:sz w:val="20"/>
              </w:rPr>
              <w:t>Subamostra comparável</w:t>
            </w:r>
          </w:p>
        </w:tc>
        <w:tc>
          <w:tcPr>
            <w:tcW w:w="4818" w:type="dxa"/>
          </w:tcPr>
          <w:p w14:paraId="14185725" w14:textId="77777777" w:rsidR="007C0571" w:rsidRDefault="007C0571" w:rsidP="00A62EAB">
            <w:pPr>
              <w:spacing w:before="20" w:after="20"/>
              <w:jc w:val="left"/>
            </w:pPr>
            <w:r>
              <w:rPr>
                <w:sz w:val="20"/>
              </w:rPr>
              <w:t>155 documentos</w:t>
            </w:r>
          </w:p>
        </w:tc>
      </w:tr>
      <w:tr w:rsidR="007C0571" w14:paraId="3ECD401F" w14:textId="77777777" w:rsidTr="00A62EAB">
        <w:trPr>
          <w:jc w:val="center"/>
        </w:trPr>
        <w:tc>
          <w:tcPr>
            <w:tcW w:w="4818" w:type="dxa"/>
          </w:tcPr>
          <w:p w14:paraId="4E140147" w14:textId="77777777" w:rsidR="007C0571" w:rsidRDefault="007C0571" w:rsidP="00A62EAB">
            <w:pPr>
              <w:spacing w:before="20" w:after="20"/>
              <w:jc w:val="left"/>
            </w:pPr>
            <w:r>
              <w:rPr>
                <w:sz w:val="20"/>
              </w:rPr>
              <w:t>Critério de inclusão</w:t>
            </w:r>
          </w:p>
        </w:tc>
        <w:tc>
          <w:tcPr>
            <w:tcW w:w="4818" w:type="dxa"/>
          </w:tcPr>
          <w:p w14:paraId="7081CE1E" w14:textId="77777777" w:rsidR="007C0571" w:rsidRDefault="007C0571" w:rsidP="00A62EAB">
            <w:pPr>
              <w:spacing w:before="20" w:after="20"/>
              <w:jc w:val="left"/>
            </w:pPr>
            <w:r>
              <w:rPr>
                <w:sz w:val="20"/>
              </w:rPr>
              <w:t>Área legível e comparável no documento e no banco</w:t>
            </w:r>
          </w:p>
        </w:tc>
      </w:tr>
      <w:tr w:rsidR="007C0571" w14:paraId="29E8E63A" w14:textId="77777777" w:rsidTr="00A62EAB">
        <w:trPr>
          <w:jc w:val="center"/>
        </w:trPr>
        <w:tc>
          <w:tcPr>
            <w:tcW w:w="4818" w:type="dxa"/>
          </w:tcPr>
          <w:p w14:paraId="6321BC67" w14:textId="77777777" w:rsidR="007C0571" w:rsidRDefault="007C0571" w:rsidP="00A62EAB">
            <w:pPr>
              <w:spacing w:before="20" w:after="20"/>
              <w:jc w:val="left"/>
            </w:pPr>
            <w:r>
              <w:rPr>
                <w:sz w:val="20"/>
              </w:rPr>
              <w:t>População estimada com área válida</w:t>
            </w:r>
          </w:p>
        </w:tc>
        <w:tc>
          <w:tcPr>
            <w:tcW w:w="4818" w:type="dxa"/>
          </w:tcPr>
          <w:p w14:paraId="20459EC6" w14:textId="77777777" w:rsidR="007C0571" w:rsidRDefault="007C0571" w:rsidP="00A62EAB">
            <w:pPr>
              <w:spacing w:before="20" w:after="20"/>
              <w:jc w:val="left"/>
            </w:pPr>
            <w:r>
              <w:rPr>
                <w:sz w:val="20"/>
              </w:rPr>
              <w:t>2.615.891 documentos</w:t>
            </w:r>
          </w:p>
        </w:tc>
      </w:tr>
      <w:tr w:rsidR="007C0571" w14:paraId="3B3B8F72" w14:textId="77777777" w:rsidTr="00A62EAB">
        <w:trPr>
          <w:jc w:val="center"/>
        </w:trPr>
        <w:tc>
          <w:tcPr>
            <w:tcW w:w="4818" w:type="dxa"/>
          </w:tcPr>
          <w:p w14:paraId="66D4FFCE" w14:textId="77777777" w:rsidR="007C0571" w:rsidRDefault="007C0571" w:rsidP="00A62EAB">
            <w:pPr>
              <w:spacing w:before="20" w:after="20"/>
              <w:jc w:val="left"/>
            </w:pPr>
            <w:r>
              <w:rPr>
                <w:sz w:val="20"/>
              </w:rPr>
              <w:t>Proporção com divergência crítica</w:t>
            </w:r>
          </w:p>
        </w:tc>
        <w:tc>
          <w:tcPr>
            <w:tcW w:w="4818" w:type="dxa"/>
          </w:tcPr>
          <w:p w14:paraId="14667FA5" w14:textId="77777777" w:rsidR="007C0571" w:rsidRDefault="007C0571" w:rsidP="00A62EAB">
            <w:pPr>
              <w:spacing w:before="20" w:after="20"/>
              <w:jc w:val="left"/>
            </w:pPr>
            <w:r>
              <w:rPr>
                <w:sz w:val="20"/>
              </w:rPr>
              <w:t>53,55%</w:t>
            </w:r>
          </w:p>
        </w:tc>
      </w:tr>
      <w:tr w:rsidR="007C0571" w14:paraId="687B930D" w14:textId="77777777" w:rsidTr="00A62EAB">
        <w:trPr>
          <w:jc w:val="center"/>
        </w:trPr>
        <w:tc>
          <w:tcPr>
            <w:tcW w:w="4818" w:type="dxa"/>
          </w:tcPr>
          <w:p w14:paraId="76FACC39" w14:textId="77777777" w:rsidR="007C0571" w:rsidRDefault="007C0571" w:rsidP="00A62EAB">
            <w:pPr>
              <w:spacing w:before="20" w:after="20"/>
              <w:jc w:val="left"/>
            </w:pPr>
            <w:r>
              <w:rPr>
                <w:sz w:val="20"/>
              </w:rPr>
              <w:t>Nível de confiança documentado</w:t>
            </w:r>
          </w:p>
        </w:tc>
        <w:tc>
          <w:tcPr>
            <w:tcW w:w="4818" w:type="dxa"/>
          </w:tcPr>
          <w:p w14:paraId="0E798F4F" w14:textId="77777777" w:rsidR="007C0571" w:rsidRDefault="007C0571" w:rsidP="00A62EAB">
            <w:pPr>
              <w:spacing w:before="20" w:after="20"/>
              <w:jc w:val="left"/>
            </w:pPr>
            <w:r>
              <w:rPr>
                <w:sz w:val="20"/>
              </w:rPr>
              <w:t>95%</w:t>
            </w:r>
          </w:p>
        </w:tc>
      </w:tr>
      <w:tr w:rsidR="007C0571" w14:paraId="658450AF" w14:textId="77777777" w:rsidTr="00A62EAB">
        <w:trPr>
          <w:jc w:val="center"/>
        </w:trPr>
        <w:tc>
          <w:tcPr>
            <w:tcW w:w="4818" w:type="dxa"/>
          </w:tcPr>
          <w:p w14:paraId="67C55341" w14:textId="77777777" w:rsidR="007C0571" w:rsidRDefault="007C0571" w:rsidP="00A62EAB">
            <w:pPr>
              <w:spacing w:before="20" w:after="20"/>
              <w:jc w:val="left"/>
            </w:pPr>
            <w:r>
              <w:rPr>
                <w:sz w:val="20"/>
              </w:rPr>
              <w:t>Margem de erro documentada</w:t>
            </w:r>
          </w:p>
        </w:tc>
        <w:tc>
          <w:tcPr>
            <w:tcW w:w="4818" w:type="dxa"/>
          </w:tcPr>
          <w:p w14:paraId="1817D648" w14:textId="77777777" w:rsidR="007C0571" w:rsidRDefault="007C0571" w:rsidP="00A62EAB">
            <w:pPr>
              <w:spacing w:before="20" w:after="20"/>
              <w:jc w:val="left"/>
            </w:pPr>
            <w:r>
              <w:rPr>
                <w:sz w:val="20"/>
              </w:rPr>
              <w:t>±6,44 p.p.</w:t>
            </w:r>
          </w:p>
        </w:tc>
      </w:tr>
    </w:tbl>
    <w:p w14:paraId="2018432F" w14:textId="77777777" w:rsidR="007C0571" w:rsidRDefault="007C0571" w:rsidP="007C0571">
      <w:pPr>
        <w:spacing w:before="0" w:after="120" w:line="40" w:lineRule="exact"/>
      </w:pPr>
    </w:p>
    <w:p w14:paraId="5DD63458" w14:textId="77777777" w:rsidR="007C0571" w:rsidRDefault="007C0571" w:rsidP="007C0571">
      <w:pPr>
        <w:spacing w:before="60" w:after="60"/>
      </w:pPr>
      <w:r>
        <w:t xml:space="preserve">Os indicadores </w:t>
      </w:r>
      <w:r>
        <w:rPr>
          <w:rFonts w:ascii="Courier New" w:hAnsi="Courier New"/>
        </w:rPr>
        <w:t>27,1%</w:t>
      </w:r>
      <w:r>
        <w:t xml:space="preserve"> e </w:t>
      </w:r>
      <w:r>
        <w:rPr>
          <w:rFonts w:ascii="Courier New" w:hAnsi="Courier New"/>
        </w:rPr>
        <w:t>53,55%</w:t>
      </w:r>
      <w:r>
        <w:t xml:space="preserve"> medem fenômenos distintos e não são diretamente comparáveis. O primeiro estima inadequação funcional do conjunto documental; o segundo incide apenas sobre documentos de imóvel com área efetivamente comparável. A taxa de </w:t>
      </w:r>
      <w:r>
        <w:rPr>
          <w:rFonts w:ascii="Courier New" w:hAnsi="Courier New"/>
        </w:rPr>
        <w:t>53,55%</w:t>
      </w:r>
      <w:r>
        <w:t xml:space="preserve"> deve, portanto, ser lida como evidência complementar de baixa acurácia do campo área.</w:t>
      </w:r>
    </w:p>
    <w:p w14:paraId="7DA2FEBD" w14:textId="77777777" w:rsidR="007C0571" w:rsidRPr="00D27D9D" w:rsidRDefault="007C0571" w:rsidP="007C0571">
      <w:pPr>
        <w:pStyle w:val="Ttulo3"/>
        <w:numPr>
          <w:ilvl w:val="0"/>
          <w:numId w:val="0"/>
        </w:numPr>
        <w:spacing w:before="240" w:after="120"/>
        <w:ind w:left="720" w:hanging="720"/>
        <w:rPr>
          <w:b/>
          <w:u w:val="none"/>
        </w:rPr>
      </w:pPr>
      <w:bookmarkStart w:id="131" w:name="_Toc225413287"/>
      <w:r w:rsidRPr="00D27D9D">
        <w:rPr>
          <w:b/>
          <w:u w:val="none"/>
        </w:rPr>
        <w:t>2.3 Amostra geoespacial (ACH-02)</w:t>
      </w:r>
      <w:bookmarkEnd w:id="131"/>
    </w:p>
    <w:p w14:paraId="711392A4" w14:textId="77777777" w:rsidR="007C0571" w:rsidRDefault="007C0571" w:rsidP="007C0571">
      <w:pPr>
        <w:spacing w:before="60" w:after="60"/>
      </w:pPr>
      <w:r>
        <w:t>O eixo geoespacial partiu da população analisável de 3.175.345 imóveis rurais ativos com coordenadas válidas para exame. Sobre essa base, os papéis de trabalho do funil geoespacial dimensionaram e extraíram amostra probabilística estratificada de 63.588 registros, organizada em quatro estratos temporais e tecnológicos. A cadeia metodológica foi a seguinte: PT-04 extraiu a amostra consolidada; PT-05 excluiu 12.231 registros por invalidez algorítmica, compreendendo coordenadas fora do envelope brasileiro, absurdos físicos, latitude igual à longitude e coordenadas zeradas; PT-06 reteve 43.812 registros com alta precisão decimal, definida como pelo menos cinco casas decimais em latitude e longitude. Esses 43.812 registros alimentaram, em paralelo, os testes de consistência municipal (PT-07) e de duplicação espacial (PT-08).</w:t>
      </w:r>
    </w:p>
    <w:tbl>
      <w:tblPr>
        <w:tblStyle w:val="Tabelacomgrade"/>
        <w:tblW w:w="0" w:type="auto"/>
        <w:jc w:val="center"/>
        <w:tblLook w:val="04A0" w:firstRow="1" w:lastRow="0" w:firstColumn="1" w:lastColumn="0" w:noHBand="0" w:noVBand="1"/>
      </w:tblPr>
      <w:tblGrid>
        <w:gridCol w:w="4813"/>
        <w:gridCol w:w="4814"/>
      </w:tblGrid>
      <w:tr w:rsidR="007C0571" w14:paraId="2367BEF6" w14:textId="77777777" w:rsidTr="00A62EAB">
        <w:trPr>
          <w:jc w:val="center"/>
        </w:trPr>
        <w:tc>
          <w:tcPr>
            <w:tcW w:w="4818" w:type="dxa"/>
          </w:tcPr>
          <w:p w14:paraId="16ED92B2" w14:textId="77777777" w:rsidR="007C0571" w:rsidRDefault="007C0571" w:rsidP="00A62EAB">
            <w:pPr>
              <w:spacing w:before="20" w:after="20"/>
              <w:jc w:val="left"/>
            </w:pPr>
            <w:r>
              <w:rPr>
                <w:b/>
                <w:sz w:val="20"/>
              </w:rPr>
              <w:t>Parâmetro</w:t>
            </w:r>
          </w:p>
        </w:tc>
        <w:tc>
          <w:tcPr>
            <w:tcW w:w="4818" w:type="dxa"/>
          </w:tcPr>
          <w:p w14:paraId="3321668B" w14:textId="77777777" w:rsidR="007C0571" w:rsidRDefault="007C0571" w:rsidP="00A62EAB">
            <w:pPr>
              <w:spacing w:before="20" w:after="20"/>
              <w:jc w:val="left"/>
            </w:pPr>
            <w:r>
              <w:rPr>
                <w:b/>
                <w:sz w:val="20"/>
              </w:rPr>
              <w:t>Valor</w:t>
            </w:r>
          </w:p>
        </w:tc>
      </w:tr>
      <w:tr w:rsidR="007C0571" w14:paraId="48A81060" w14:textId="77777777" w:rsidTr="00A62EAB">
        <w:trPr>
          <w:jc w:val="center"/>
        </w:trPr>
        <w:tc>
          <w:tcPr>
            <w:tcW w:w="4818" w:type="dxa"/>
          </w:tcPr>
          <w:p w14:paraId="5E159C63" w14:textId="77777777" w:rsidR="007C0571" w:rsidRDefault="007C0571" w:rsidP="00A62EAB">
            <w:pPr>
              <w:spacing w:before="20" w:after="20"/>
              <w:jc w:val="left"/>
            </w:pPr>
            <w:r>
              <w:rPr>
                <w:sz w:val="20"/>
              </w:rPr>
              <w:t>População de referência</w:t>
            </w:r>
          </w:p>
        </w:tc>
        <w:tc>
          <w:tcPr>
            <w:tcW w:w="4818" w:type="dxa"/>
          </w:tcPr>
          <w:p w14:paraId="7E1D6491" w14:textId="77777777" w:rsidR="007C0571" w:rsidRDefault="007C0571" w:rsidP="00A62EAB">
            <w:pPr>
              <w:spacing w:before="20" w:after="20"/>
              <w:jc w:val="left"/>
            </w:pPr>
            <w:r>
              <w:rPr>
                <w:sz w:val="20"/>
              </w:rPr>
              <w:t>3.175.345 imóveis com coordenadas</w:t>
            </w:r>
          </w:p>
        </w:tc>
      </w:tr>
      <w:tr w:rsidR="007C0571" w14:paraId="0CC4FBF2" w14:textId="77777777" w:rsidTr="00A62EAB">
        <w:trPr>
          <w:jc w:val="center"/>
        </w:trPr>
        <w:tc>
          <w:tcPr>
            <w:tcW w:w="4818" w:type="dxa"/>
          </w:tcPr>
          <w:p w14:paraId="72891CE5" w14:textId="77777777" w:rsidR="007C0571" w:rsidRDefault="007C0571" w:rsidP="00A62EAB">
            <w:pPr>
              <w:spacing w:before="20" w:after="20"/>
              <w:jc w:val="left"/>
            </w:pPr>
            <w:r>
              <w:rPr>
                <w:sz w:val="20"/>
              </w:rPr>
              <w:t>Amostra consolidada inicial</w:t>
            </w:r>
          </w:p>
        </w:tc>
        <w:tc>
          <w:tcPr>
            <w:tcW w:w="4818" w:type="dxa"/>
          </w:tcPr>
          <w:p w14:paraId="11267E39" w14:textId="77777777" w:rsidR="007C0571" w:rsidRDefault="007C0571" w:rsidP="00A62EAB">
            <w:pPr>
              <w:spacing w:before="20" w:after="20"/>
              <w:jc w:val="left"/>
            </w:pPr>
            <w:r>
              <w:rPr>
                <w:sz w:val="20"/>
              </w:rPr>
              <w:t>63.588 registros</w:t>
            </w:r>
          </w:p>
        </w:tc>
      </w:tr>
      <w:tr w:rsidR="007C0571" w14:paraId="3D3D924A" w14:textId="77777777" w:rsidTr="00A62EAB">
        <w:trPr>
          <w:jc w:val="center"/>
        </w:trPr>
        <w:tc>
          <w:tcPr>
            <w:tcW w:w="4818" w:type="dxa"/>
          </w:tcPr>
          <w:p w14:paraId="7C021EF8" w14:textId="77777777" w:rsidR="007C0571" w:rsidRDefault="007C0571" w:rsidP="00A62EAB">
            <w:pPr>
              <w:spacing w:before="20" w:after="20"/>
              <w:jc w:val="left"/>
            </w:pPr>
            <w:r>
              <w:rPr>
                <w:sz w:val="20"/>
              </w:rPr>
              <w:t>Nível de confiança da amostra</w:t>
            </w:r>
          </w:p>
        </w:tc>
        <w:tc>
          <w:tcPr>
            <w:tcW w:w="4818" w:type="dxa"/>
          </w:tcPr>
          <w:p w14:paraId="786B08CD" w14:textId="77777777" w:rsidR="007C0571" w:rsidRDefault="007C0571" w:rsidP="00A62EAB">
            <w:pPr>
              <w:spacing w:before="20" w:after="20"/>
              <w:jc w:val="left"/>
            </w:pPr>
            <w:r>
              <w:rPr>
                <w:sz w:val="20"/>
              </w:rPr>
              <w:t>99%</w:t>
            </w:r>
          </w:p>
        </w:tc>
      </w:tr>
      <w:tr w:rsidR="007C0571" w14:paraId="2D89C9F1" w14:textId="77777777" w:rsidTr="00A62EAB">
        <w:trPr>
          <w:jc w:val="center"/>
        </w:trPr>
        <w:tc>
          <w:tcPr>
            <w:tcW w:w="4818" w:type="dxa"/>
          </w:tcPr>
          <w:p w14:paraId="7E21F76C" w14:textId="77777777" w:rsidR="007C0571" w:rsidRDefault="007C0571" w:rsidP="00A62EAB">
            <w:pPr>
              <w:spacing w:before="20" w:after="20"/>
              <w:jc w:val="left"/>
            </w:pPr>
            <w:r>
              <w:rPr>
                <w:sz w:val="20"/>
              </w:rPr>
              <w:t>Margem de erro de referência</w:t>
            </w:r>
          </w:p>
        </w:tc>
        <w:tc>
          <w:tcPr>
            <w:tcW w:w="4818" w:type="dxa"/>
          </w:tcPr>
          <w:p w14:paraId="781DE291" w14:textId="77777777" w:rsidR="007C0571" w:rsidRDefault="007C0571" w:rsidP="00A62EAB">
            <w:pPr>
              <w:spacing w:before="20" w:after="20"/>
              <w:jc w:val="left"/>
            </w:pPr>
            <w:r>
              <w:rPr>
                <w:sz w:val="20"/>
              </w:rPr>
              <w:t>±1,0 p.p. no dimensionamento original</w:t>
            </w:r>
          </w:p>
        </w:tc>
      </w:tr>
      <w:tr w:rsidR="007C0571" w14:paraId="7661D847" w14:textId="77777777" w:rsidTr="00A62EAB">
        <w:trPr>
          <w:jc w:val="center"/>
        </w:trPr>
        <w:tc>
          <w:tcPr>
            <w:tcW w:w="4818" w:type="dxa"/>
          </w:tcPr>
          <w:p w14:paraId="1A14E05F" w14:textId="77777777" w:rsidR="007C0571" w:rsidRDefault="007C0571" w:rsidP="00A62EAB">
            <w:pPr>
              <w:spacing w:before="20" w:after="20"/>
              <w:jc w:val="left"/>
            </w:pPr>
            <w:r>
              <w:rPr>
                <w:sz w:val="20"/>
              </w:rPr>
              <w:t>Margem de erro efetiva do filtro de alta precisão</w:t>
            </w:r>
          </w:p>
        </w:tc>
        <w:tc>
          <w:tcPr>
            <w:tcW w:w="4818" w:type="dxa"/>
          </w:tcPr>
          <w:p w14:paraId="2DF04A5F" w14:textId="77777777" w:rsidR="007C0571" w:rsidRDefault="007C0571" w:rsidP="00A62EAB">
            <w:pPr>
              <w:spacing w:before="20" w:after="20"/>
              <w:jc w:val="left"/>
            </w:pPr>
            <w:r>
              <w:rPr>
                <w:sz w:val="20"/>
              </w:rPr>
              <w:t>±0,40 p.p.</w:t>
            </w:r>
          </w:p>
        </w:tc>
      </w:tr>
      <w:tr w:rsidR="007C0571" w14:paraId="16B54E94" w14:textId="77777777" w:rsidTr="00A62EAB">
        <w:trPr>
          <w:jc w:val="center"/>
        </w:trPr>
        <w:tc>
          <w:tcPr>
            <w:tcW w:w="4818" w:type="dxa"/>
          </w:tcPr>
          <w:p w14:paraId="22B31DB9" w14:textId="77777777" w:rsidR="007C0571" w:rsidRDefault="007C0571" w:rsidP="00A62EAB">
            <w:pPr>
              <w:spacing w:before="20" w:after="20"/>
              <w:jc w:val="left"/>
            </w:pPr>
            <w:r>
              <w:rPr>
                <w:sz w:val="20"/>
              </w:rPr>
              <w:t>Estratos</w:t>
            </w:r>
          </w:p>
        </w:tc>
        <w:tc>
          <w:tcPr>
            <w:tcW w:w="4818" w:type="dxa"/>
          </w:tcPr>
          <w:p w14:paraId="4C87F455" w14:textId="77777777" w:rsidR="007C0571" w:rsidRDefault="007C0571" w:rsidP="00A62EAB">
            <w:pPr>
              <w:spacing w:before="20" w:after="20"/>
              <w:jc w:val="left"/>
            </w:pPr>
            <w:r>
              <w:rPr>
                <w:sz w:val="20"/>
              </w:rPr>
              <w:t>4</w:t>
            </w:r>
          </w:p>
        </w:tc>
      </w:tr>
      <w:tr w:rsidR="007C0571" w14:paraId="4D3E26ED" w14:textId="77777777" w:rsidTr="00A62EAB">
        <w:trPr>
          <w:jc w:val="center"/>
        </w:trPr>
        <w:tc>
          <w:tcPr>
            <w:tcW w:w="4818" w:type="dxa"/>
          </w:tcPr>
          <w:p w14:paraId="4494343F" w14:textId="77777777" w:rsidR="007C0571" w:rsidRDefault="007C0571" w:rsidP="00A62EAB">
            <w:pPr>
              <w:spacing w:before="20" w:after="20"/>
              <w:jc w:val="left"/>
            </w:pPr>
            <w:r>
              <w:rPr>
                <w:sz w:val="20"/>
              </w:rPr>
              <w:t>Lógica de estratificação</w:t>
            </w:r>
          </w:p>
        </w:tc>
        <w:tc>
          <w:tcPr>
            <w:tcW w:w="4818" w:type="dxa"/>
          </w:tcPr>
          <w:p w14:paraId="04A51C5F" w14:textId="77777777" w:rsidR="007C0571" w:rsidRDefault="007C0571" w:rsidP="00A62EAB">
            <w:pPr>
              <w:spacing w:before="20" w:after="20"/>
              <w:jc w:val="left"/>
            </w:pPr>
            <w:r>
              <w:rPr>
                <w:sz w:val="20"/>
              </w:rPr>
              <w:t>Temporal/tecnológica</w:t>
            </w:r>
          </w:p>
        </w:tc>
      </w:tr>
      <w:tr w:rsidR="007C0571" w14:paraId="2D4E2D26" w14:textId="77777777" w:rsidTr="00A62EAB">
        <w:trPr>
          <w:jc w:val="center"/>
        </w:trPr>
        <w:tc>
          <w:tcPr>
            <w:tcW w:w="4818" w:type="dxa"/>
          </w:tcPr>
          <w:p w14:paraId="646837B3" w14:textId="77777777" w:rsidR="007C0571" w:rsidRDefault="007C0571" w:rsidP="00A62EAB">
            <w:pPr>
              <w:spacing w:before="20" w:after="20"/>
              <w:jc w:val="left"/>
            </w:pPr>
            <w:r>
              <w:rPr>
                <w:sz w:val="20"/>
              </w:rPr>
              <w:t>Seleção</w:t>
            </w:r>
          </w:p>
        </w:tc>
        <w:tc>
          <w:tcPr>
            <w:tcW w:w="4818" w:type="dxa"/>
          </w:tcPr>
          <w:p w14:paraId="0D2DB38F" w14:textId="77777777" w:rsidR="007C0571" w:rsidRDefault="007C0571" w:rsidP="00A62EAB">
            <w:pPr>
              <w:spacing w:before="20" w:after="20"/>
              <w:jc w:val="left"/>
            </w:pPr>
            <w:r>
              <w:rPr>
                <w:sz w:val="20"/>
              </w:rPr>
              <w:t>Aleatória estratificada</w:t>
            </w:r>
          </w:p>
        </w:tc>
      </w:tr>
    </w:tbl>
    <w:p w14:paraId="2B26C720" w14:textId="77777777" w:rsidR="007C0571" w:rsidRDefault="007C0571" w:rsidP="007C0571">
      <w:pPr>
        <w:spacing w:before="0" w:after="120" w:line="40" w:lineRule="exact"/>
      </w:pPr>
    </w:p>
    <w:tbl>
      <w:tblPr>
        <w:tblStyle w:val="Tabelacomgrade"/>
        <w:tblW w:w="0" w:type="auto"/>
        <w:jc w:val="center"/>
        <w:tblLook w:val="04A0" w:firstRow="1" w:lastRow="0" w:firstColumn="1" w:lastColumn="0" w:noHBand="0" w:noVBand="1"/>
      </w:tblPr>
      <w:tblGrid>
        <w:gridCol w:w="4813"/>
        <w:gridCol w:w="4814"/>
      </w:tblGrid>
      <w:tr w:rsidR="007C0571" w14:paraId="2D1C2AEF" w14:textId="77777777" w:rsidTr="00A62EAB">
        <w:trPr>
          <w:jc w:val="center"/>
        </w:trPr>
        <w:tc>
          <w:tcPr>
            <w:tcW w:w="4818" w:type="dxa"/>
          </w:tcPr>
          <w:p w14:paraId="09B1D292" w14:textId="77777777" w:rsidR="007C0571" w:rsidRDefault="007C0571" w:rsidP="00A62EAB">
            <w:pPr>
              <w:spacing w:before="20" w:after="20"/>
              <w:jc w:val="left"/>
            </w:pPr>
            <w:r>
              <w:rPr>
                <w:b/>
                <w:sz w:val="20"/>
              </w:rPr>
              <w:t>Estrato</w:t>
            </w:r>
          </w:p>
        </w:tc>
        <w:tc>
          <w:tcPr>
            <w:tcW w:w="4818" w:type="dxa"/>
          </w:tcPr>
          <w:p w14:paraId="05E7EA82" w14:textId="77777777" w:rsidR="007C0571" w:rsidRDefault="007C0571" w:rsidP="00A62EAB">
            <w:pPr>
              <w:spacing w:before="20" w:after="20"/>
              <w:jc w:val="right"/>
            </w:pPr>
            <w:r>
              <w:rPr>
                <w:b/>
                <w:sz w:val="20"/>
              </w:rPr>
              <w:t>Tamanho amostral</w:t>
            </w:r>
          </w:p>
        </w:tc>
      </w:tr>
      <w:tr w:rsidR="007C0571" w14:paraId="542EAF80" w14:textId="77777777" w:rsidTr="00A62EAB">
        <w:trPr>
          <w:jc w:val="center"/>
        </w:trPr>
        <w:tc>
          <w:tcPr>
            <w:tcW w:w="4818" w:type="dxa"/>
          </w:tcPr>
          <w:p w14:paraId="2CA7E506" w14:textId="77777777" w:rsidR="007C0571" w:rsidRDefault="007C0571" w:rsidP="00A62EAB">
            <w:pPr>
              <w:spacing w:before="20" w:after="20"/>
              <w:jc w:val="left"/>
            </w:pPr>
            <w:r>
              <w:rPr>
                <w:sz w:val="20"/>
              </w:rPr>
              <w:t>E1 — Leaflet antes</w:t>
            </w:r>
          </w:p>
        </w:tc>
        <w:tc>
          <w:tcPr>
            <w:tcW w:w="4818" w:type="dxa"/>
          </w:tcPr>
          <w:p w14:paraId="4009D49F" w14:textId="77777777" w:rsidR="007C0571" w:rsidRDefault="007C0571" w:rsidP="00A62EAB">
            <w:pPr>
              <w:spacing w:before="20" w:after="20"/>
              <w:jc w:val="right"/>
            </w:pPr>
            <w:r>
              <w:rPr>
                <w:sz w:val="20"/>
              </w:rPr>
              <w:t>16.501</w:t>
            </w:r>
          </w:p>
        </w:tc>
      </w:tr>
      <w:tr w:rsidR="007C0571" w14:paraId="336C3DEE" w14:textId="77777777" w:rsidTr="00A62EAB">
        <w:trPr>
          <w:jc w:val="center"/>
        </w:trPr>
        <w:tc>
          <w:tcPr>
            <w:tcW w:w="4818" w:type="dxa"/>
          </w:tcPr>
          <w:p w14:paraId="1E0FB63E" w14:textId="77777777" w:rsidR="007C0571" w:rsidRDefault="007C0571" w:rsidP="00A62EAB">
            <w:pPr>
              <w:spacing w:before="20" w:after="20"/>
              <w:jc w:val="left"/>
            </w:pPr>
            <w:r>
              <w:rPr>
                <w:sz w:val="20"/>
              </w:rPr>
              <w:t>E2 — Leaflet depois</w:t>
            </w:r>
          </w:p>
        </w:tc>
        <w:tc>
          <w:tcPr>
            <w:tcW w:w="4818" w:type="dxa"/>
          </w:tcPr>
          <w:p w14:paraId="5BCF1BD9" w14:textId="77777777" w:rsidR="007C0571" w:rsidRDefault="007C0571" w:rsidP="00A62EAB">
            <w:pPr>
              <w:spacing w:before="20" w:after="20"/>
              <w:jc w:val="right"/>
            </w:pPr>
            <w:r>
              <w:rPr>
                <w:sz w:val="20"/>
              </w:rPr>
              <w:t>14.359</w:t>
            </w:r>
          </w:p>
        </w:tc>
      </w:tr>
      <w:tr w:rsidR="007C0571" w14:paraId="5B6C7BF5" w14:textId="77777777" w:rsidTr="00A62EAB">
        <w:trPr>
          <w:jc w:val="center"/>
        </w:trPr>
        <w:tc>
          <w:tcPr>
            <w:tcW w:w="4818" w:type="dxa"/>
          </w:tcPr>
          <w:p w14:paraId="5A90B517" w14:textId="77777777" w:rsidR="007C0571" w:rsidRDefault="007C0571" w:rsidP="00A62EAB">
            <w:pPr>
              <w:spacing w:before="20" w:after="20"/>
              <w:jc w:val="left"/>
            </w:pPr>
            <w:r>
              <w:rPr>
                <w:sz w:val="20"/>
              </w:rPr>
              <w:t>E3 — CAF 2.x</w:t>
            </w:r>
          </w:p>
        </w:tc>
        <w:tc>
          <w:tcPr>
            <w:tcW w:w="4818" w:type="dxa"/>
          </w:tcPr>
          <w:p w14:paraId="7C802731" w14:textId="77777777" w:rsidR="007C0571" w:rsidRDefault="007C0571" w:rsidP="00A62EAB">
            <w:pPr>
              <w:spacing w:before="20" w:after="20"/>
              <w:jc w:val="right"/>
            </w:pPr>
            <w:r>
              <w:rPr>
                <w:sz w:val="20"/>
              </w:rPr>
              <w:t>16.456</w:t>
            </w:r>
          </w:p>
        </w:tc>
      </w:tr>
      <w:tr w:rsidR="007C0571" w14:paraId="23B88974" w14:textId="77777777" w:rsidTr="00A62EAB">
        <w:trPr>
          <w:jc w:val="center"/>
        </w:trPr>
        <w:tc>
          <w:tcPr>
            <w:tcW w:w="4818" w:type="dxa"/>
          </w:tcPr>
          <w:p w14:paraId="6BDC5B44" w14:textId="77777777" w:rsidR="007C0571" w:rsidRDefault="007C0571" w:rsidP="00A62EAB">
            <w:pPr>
              <w:spacing w:before="20" w:after="20"/>
              <w:jc w:val="left"/>
            </w:pPr>
            <w:r>
              <w:rPr>
                <w:sz w:val="20"/>
              </w:rPr>
              <w:t>E4 — CAF 3.0</w:t>
            </w:r>
          </w:p>
        </w:tc>
        <w:tc>
          <w:tcPr>
            <w:tcW w:w="4818" w:type="dxa"/>
          </w:tcPr>
          <w:p w14:paraId="7FA623CE" w14:textId="77777777" w:rsidR="007C0571" w:rsidRDefault="007C0571" w:rsidP="00A62EAB">
            <w:pPr>
              <w:spacing w:before="20" w:after="20"/>
              <w:jc w:val="right"/>
            </w:pPr>
            <w:r>
              <w:rPr>
                <w:sz w:val="20"/>
              </w:rPr>
              <w:t>16.272</w:t>
            </w:r>
          </w:p>
        </w:tc>
      </w:tr>
      <w:tr w:rsidR="007C0571" w14:paraId="246FC1A0" w14:textId="77777777" w:rsidTr="00A62EAB">
        <w:trPr>
          <w:jc w:val="center"/>
        </w:trPr>
        <w:tc>
          <w:tcPr>
            <w:tcW w:w="4818" w:type="dxa"/>
          </w:tcPr>
          <w:p w14:paraId="797DE51A" w14:textId="77777777" w:rsidR="007C0571" w:rsidRDefault="007C0571" w:rsidP="00A62EAB">
            <w:pPr>
              <w:spacing w:before="20" w:after="20"/>
              <w:jc w:val="left"/>
            </w:pPr>
            <w:r>
              <w:rPr>
                <w:b/>
                <w:sz w:val="20"/>
              </w:rPr>
              <w:t>Total</w:t>
            </w:r>
          </w:p>
        </w:tc>
        <w:tc>
          <w:tcPr>
            <w:tcW w:w="4818" w:type="dxa"/>
          </w:tcPr>
          <w:p w14:paraId="6DCB1EF6" w14:textId="77777777" w:rsidR="007C0571" w:rsidRDefault="007C0571" w:rsidP="00A62EAB">
            <w:pPr>
              <w:spacing w:before="20" w:after="20"/>
              <w:jc w:val="right"/>
            </w:pPr>
            <w:r>
              <w:rPr>
                <w:b/>
                <w:sz w:val="20"/>
              </w:rPr>
              <w:t>63.588</w:t>
            </w:r>
          </w:p>
        </w:tc>
      </w:tr>
    </w:tbl>
    <w:p w14:paraId="6E63CD25" w14:textId="77777777" w:rsidR="007C0571" w:rsidRDefault="007C0571" w:rsidP="007C0571">
      <w:pPr>
        <w:spacing w:before="0" w:after="120" w:line="40" w:lineRule="exact"/>
      </w:pPr>
    </w:p>
    <w:p w14:paraId="05C20339" w14:textId="77777777" w:rsidR="007C0571" w:rsidRDefault="007C0571" w:rsidP="007C0571">
      <w:pPr>
        <w:spacing w:before="60" w:after="60"/>
      </w:pPr>
      <w:r>
        <w:t xml:space="preserve">Na documentação estatística, a margem de </w:t>
      </w:r>
      <w:r>
        <w:rPr>
          <w:rFonts w:ascii="Courier New" w:hAnsi="Courier New"/>
        </w:rPr>
        <w:t>±0,40 p.p.</w:t>
      </w:r>
      <w:r>
        <w:t xml:space="preserve"> está explicitamente associada, na peça 115, à estimativa da taxa de alta precisão decimal </w:t>
      </w:r>
      <w:r>
        <w:rPr>
          <w:rFonts w:ascii="Courier New" w:hAnsi="Courier New"/>
        </w:rPr>
        <w:t>43.812 / 51.357 = 85,31%</w:t>
      </w:r>
      <w:r>
        <w:t xml:space="preserve">, com correção para </w:t>
      </w:r>
      <w:r>
        <w:lastRenderedPageBreak/>
        <w:t>população finita. Isso demonstra que o subconjunto usado nos testes geoespaciais avançados continua ancorado em base probabilística robusta. As taxas de erro cartográfico, duplicação espacial e inconsistência municipal devem, por isso, ser lidas como resultados do funil probabilístico sucessivamente qualificado.</w:t>
      </w:r>
    </w:p>
    <w:p w14:paraId="7F026211" w14:textId="77777777" w:rsidR="007C0571" w:rsidRPr="00D27D9D" w:rsidRDefault="007C0571" w:rsidP="007C0571">
      <w:pPr>
        <w:pStyle w:val="Ttulo2"/>
        <w:numPr>
          <w:ilvl w:val="0"/>
          <w:numId w:val="0"/>
        </w:numPr>
        <w:spacing w:before="240" w:after="120"/>
        <w:ind w:left="576" w:hanging="576"/>
        <w:rPr>
          <w:u w:val="none"/>
        </w:rPr>
      </w:pPr>
      <w:bookmarkStart w:id="132" w:name="_Toc225413288"/>
      <w:r w:rsidRPr="00D27D9D">
        <w:rPr>
          <w:b/>
          <w:sz w:val="26"/>
          <w:u w:val="none"/>
        </w:rPr>
        <w:t>3. Análises censitárias</w:t>
      </w:r>
      <w:bookmarkEnd w:id="132"/>
    </w:p>
    <w:p w14:paraId="19792781" w14:textId="77777777" w:rsidR="007C0571" w:rsidRPr="00D27D9D" w:rsidRDefault="007C0571" w:rsidP="007C0571">
      <w:pPr>
        <w:pStyle w:val="Ttulo3"/>
        <w:numPr>
          <w:ilvl w:val="0"/>
          <w:numId w:val="0"/>
        </w:numPr>
        <w:spacing w:before="240" w:after="120"/>
        <w:ind w:left="720" w:hanging="720"/>
        <w:rPr>
          <w:u w:val="none"/>
        </w:rPr>
      </w:pPr>
      <w:bookmarkStart w:id="133" w:name="_Toc225413289"/>
      <w:r w:rsidRPr="00D27D9D">
        <w:rPr>
          <w:b/>
          <w:u w:val="none"/>
        </w:rPr>
        <w:t>3.1 Capacidade civil (ACH-03)</w:t>
      </w:r>
      <w:bookmarkEnd w:id="133"/>
    </w:p>
    <w:p w14:paraId="57ED46F8" w14:textId="77777777" w:rsidR="007C0571" w:rsidRDefault="007C0571" w:rsidP="007C0571">
      <w:pPr>
        <w:spacing w:before="60" w:after="60"/>
      </w:pPr>
      <w:r>
        <w:t>No ACH-03, a população de 2.905.101 responsáveis ativos foi submetida a cruzamento censitário com bases da Receita Federal e do Sisobi. Não houve amostragem. Cada CPF foi processado mediante ligação determinística e os resultados foram segregados por categoria de consistência cadastral. Como toda a população-alvo foi examinada, não se aplicam margem de erro, intervalo de confiança ou teste inferencial para os quantitativos produzidos.</w:t>
      </w:r>
    </w:p>
    <w:tbl>
      <w:tblPr>
        <w:tblStyle w:val="Tabelacomgrade"/>
        <w:tblW w:w="0" w:type="auto"/>
        <w:jc w:val="center"/>
        <w:tblLook w:val="04A0" w:firstRow="1" w:lastRow="0" w:firstColumn="1" w:lastColumn="0" w:noHBand="0" w:noVBand="1"/>
      </w:tblPr>
      <w:tblGrid>
        <w:gridCol w:w="3209"/>
        <w:gridCol w:w="3209"/>
        <w:gridCol w:w="3209"/>
      </w:tblGrid>
      <w:tr w:rsidR="007C0571" w14:paraId="5F9FA467" w14:textId="77777777" w:rsidTr="00A62EAB">
        <w:trPr>
          <w:jc w:val="center"/>
        </w:trPr>
        <w:tc>
          <w:tcPr>
            <w:tcW w:w="3212" w:type="dxa"/>
          </w:tcPr>
          <w:p w14:paraId="44C88065" w14:textId="77777777" w:rsidR="007C0571" w:rsidRDefault="007C0571" w:rsidP="00A62EAB">
            <w:pPr>
              <w:spacing w:before="20" w:after="20"/>
              <w:jc w:val="center"/>
            </w:pPr>
            <w:r>
              <w:rPr>
                <w:b/>
                <w:sz w:val="20"/>
              </w:rPr>
              <w:t>Indicador</w:t>
            </w:r>
          </w:p>
        </w:tc>
        <w:tc>
          <w:tcPr>
            <w:tcW w:w="3212" w:type="dxa"/>
          </w:tcPr>
          <w:p w14:paraId="5AF27689" w14:textId="77777777" w:rsidR="007C0571" w:rsidRDefault="007C0571" w:rsidP="00A62EAB">
            <w:pPr>
              <w:spacing w:before="20" w:after="20"/>
              <w:jc w:val="center"/>
            </w:pPr>
            <w:r>
              <w:rPr>
                <w:b/>
                <w:sz w:val="20"/>
              </w:rPr>
              <w:t>Resultado</w:t>
            </w:r>
          </w:p>
        </w:tc>
        <w:tc>
          <w:tcPr>
            <w:tcW w:w="3212" w:type="dxa"/>
          </w:tcPr>
          <w:p w14:paraId="22BA496D" w14:textId="77777777" w:rsidR="007C0571" w:rsidRDefault="007C0571" w:rsidP="00A62EAB">
            <w:pPr>
              <w:spacing w:before="20" w:after="20"/>
              <w:jc w:val="center"/>
            </w:pPr>
            <w:r>
              <w:rPr>
                <w:b/>
                <w:sz w:val="20"/>
              </w:rPr>
              <w:t>Critério</w:t>
            </w:r>
          </w:p>
        </w:tc>
      </w:tr>
      <w:tr w:rsidR="007C0571" w14:paraId="2EDBA52C" w14:textId="77777777" w:rsidTr="00A62EAB">
        <w:trPr>
          <w:jc w:val="center"/>
        </w:trPr>
        <w:tc>
          <w:tcPr>
            <w:tcW w:w="3212" w:type="dxa"/>
          </w:tcPr>
          <w:p w14:paraId="0A72DA0A" w14:textId="77777777" w:rsidR="007C0571" w:rsidRDefault="007C0571" w:rsidP="00A62EAB">
            <w:pPr>
              <w:spacing w:before="20" w:after="20"/>
              <w:jc w:val="left"/>
            </w:pPr>
            <w:r>
              <w:rPr>
                <w:sz w:val="20"/>
              </w:rPr>
              <w:t>Óbitos confirmados</w:t>
            </w:r>
          </w:p>
        </w:tc>
        <w:tc>
          <w:tcPr>
            <w:tcW w:w="3212" w:type="dxa"/>
          </w:tcPr>
          <w:p w14:paraId="73236435" w14:textId="77777777" w:rsidR="007C0571" w:rsidRDefault="007C0571" w:rsidP="00A62EAB">
            <w:pPr>
              <w:spacing w:before="20" w:after="20"/>
              <w:jc w:val="center"/>
            </w:pPr>
            <w:r>
              <w:rPr>
                <w:sz w:val="20"/>
              </w:rPr>
              <w:t>3.097</w:t>
            </w:r>
          </w:p>
        </w:tc>
        <w:tc>
          <w:tcPr>
            <w:tcW w:w="3212" w:type="dxa"/>
          </w:tcPr>
          <w:p w14:paraId="2FC83666" w14:textId="77777777" w:rsidR="007C0571" w:rsidRDefault="007C0571" w:rsidP="00A62EAB">
            <w:pPr>
              <w:spacing w:before="20" w:after="20"/>
              <w:jc w:val="left"/>
            </w:pPr>
            <w:r>
              <w:rPr>
                <w:sz w:val="20"/>
              </w:rPr>
              <w:t>Interseção RFB + Sisobi</w:t>
            </w:r>
          </w:p>
        </w:tc>
      </w:tr>
      <w:tr w:rsidR="007C0571" w14:paraId="3F01A620" w14:textId="77777777" w:rsidTr="00A62EAB">
        <w:trPr>
          <w:jc w:val="center"/>
        </w:trPr>
        <w:tc>
          <w:tcPr>
            <w:tcW w:w="3212" w:type="dxa"/>
          </w:tcPr>
          <w:p w14:paraId="3B5C52B7" w14:textId="77777777" w:rsidR="007C0571" w:rsidRDefault="007C0571" w:rsidP="00A62EAB">
            <w:pPr>
              <w:spacing w:before="20" w:after="20"/>
              <w:jc w:val="left"/>
            </w:pPr>
            <w:r>
              <w:rPr>
                <w:sz w:val="20"/>
              </w:rPr>
              <w:t>Menores de 16 anos</w:t>
            </w:r>
          </w:p>
        </w:tc>
        <w:tc>
          <w:tcPr>
            <w:tcW w:w="3212" w:type="dxa"/>
          </w:tcPr>
          <w:p w14:paraId="5FDE0621" w14:textId="77777777" w:rsidR="007C0571" w:rsidRDefault="007C0571" w:rsidP="00A62EAB">
            <w:pPr>
              <w:spacing w:before="20" w:after="20"/>
              <w:jc w:val="center"/>
            </w:pPr>
            <w:r>
              <w:rPr>
                <w:sz w:val="20"/>
              </w:rPr>
              <w:t>89</w:t>
            </w:r>
          </w:p>
        </w:tc>
        <w:tc>
          <w:tcPr>
            <w:tcW w:w="3212" w:type="dxa"/>
          </w:tcPr>
          <w:p w14:paraId="639DFD0C" w14:textId="77777777" w:rsidR="007C0571" w:rsidRDefault="007C0571" w:rsidP="00A62EAB">
            <w:pPr>
              <w:spacing w:before="20" w:after="20"/>
              <w:jc w:val="left"/>
            </w:pPr>
            <w:r>
              <w:rPr>
                <w:sz w:val="20"/>
              </w:rPr>
              <w:t>Data de nascimento RFB</w:t>
            </w:r>
          </w:p>
        </w:tc>
      </w:tr>
      <w:tr w:rsidR="007C0571" w14:paraId="65592B3F" w14:textId="77777777" w:rsidTr="00A62EAB">
        <w:trPr>
          <w:jc w:val="center"/>
        </w:trPr>
        <w:tc>
          <w:tcPr>
            <w:tcW w:w="3212" w:type="dxa"/>
          </w:tcPr>
          <w:p w14:paraId="3D4F01A0" w14:textId="77777777" w:rsidR="007C0571" w:rsidRDefault="007C0571" w:rsidP="00A62EAB">
            <w:pPr>
              <w:spacing w:before="20" w:after="20"/>
              <w:jc w:val="left"/>
            </w:pPr>
            <w:r>
              <w:rPr>
                <w:sz w:val="20"/>
              </w:rPr>
              <w:t>Adolescentes 16-17 não emancipados</w:t>
            </w:r>
          </w:p>
        </w:tc>
        <w:tc>
          <w:tcPr>
            <w:tcW w:w="3212" w:type="dxa"/>
          </w:tcPr>
          <w:p w14:paraId="1AFE3576" w14:textId="77777777" w:rsidR="007C0571" w:rsidRDefault="007C0571" w:rsidP="00A62EAB">
            <w:pPr>
              <w:spacing w:before="20" w:after="20"/>
              <w:jc w:val="center"/>
            </w:pPr>
            <w:r>
              <w:rPr>
                <w:sz w:val="20"/>
              </w:rPr>
              <w:t>49</w:t>
            </w:r>
          </w:p>
        </w:tc>
        <w:tc>
          <w:tcPr>
            <w:tcW w:w="3212" w:type="dxa"/>
          </w:tcPr>
          <w:p w14:paraId="2555BDA5" w14:textId="77777777" w:rsidR="007C0571" w:rsidRDefault="007C0571" w:rsidP="00A62EAB">
            <w:pPr>
              <w:spacing w:before="20" w:after="20"/>
              <w:jc w:val="left"/>
            </w:pPr>
            <w:r>
              <w:rPr>
                <w:sz w:val="20"/>
              </w:rPr>
              <w:t>Data de nascimento RFB</w:t>
            </w:r>
          </w:p>
        </w:tc>
      </w:tr>
      <w:tr w:rsidR="007C0571" w14:paraId="739E89A2" w14:textId="77777777" w:rsidTr="00A62EAB">
        <w:trPr>
          <w:jc w:val="center"/>
        </w:trPr>
        <w:tc>
          <w:tcPr>
            <w:tcW w:w="3212" w:type="dxa"/>
          </w:tcPr>
          <w:p w14:paraId="28DCF498" w14:textId="77777777" w:rsidR="007C0571" w:rsidRDefault="007C0571" w:rsidP="00A62EAB">
            <w:pPr>
              <w:spacing w:before="20" w:after="20"/>
              <w:jc w:val="left"/>
            </w:pPr>
            <w:r>
              <w:rPr>
                <w:sz w:val="20"/>
              </w:rPr>
              <w:t>Divergências de data de nascimento</w:t>
            </w:r>
          </w:p>
        </w:tc>
        <w:tc>
          <w:tcPr>
            <w:tcW w:w="3212" w:type="dxa"/>
          </w:tcPr>
          <w:p w14:paraId="3FA0237E" w14:textId="77777777" w:rsidR="007C0571" w:rsidRDefault="007C0571" w:rsidP="00A62EAB">
            <w:pPr>
              <w:spacing w:before="20" w:after="20"/>
              <w:jc w:val="center"/>
            </w:pPr>
            <w:r>
              <w:rPr>
                <w:sz w:val="20"/>
              </w:rPr>
              <w:t>11.999</w:t>
            </w:r>
          </w:p>
        </w:tc>
        <w:tc>
          <w:tcPr>
            <w:tcW w:w="3212" w:type="dxa"/>
          </w:tcPr>
          <w:p w14:paraId="7D7E5C0E" w14:textId="77777777" w:rsidR="007C0571" w:rsidRDefault="007C0571" w:rsidP="00A62EAB">
            <w:pPr>
              <w:spacing w:before="20" w:after="20"/>
              <w:jc w:val="left"/>
            </w:pPr>
            <w:r>
              <w:rPr>
                <w:sz w:val="20"/>
              </w:rPr>
              <w:t>CAF diferente da RFB</w:t>
            </w:r>
          </w:p>
        </w:tc>
      </w:tr>
      <w:tr w:rsidR="007C0571" w14:paraId="7CA36B9B" w14:textId="77777777" w:rsidTr="00A62EAB">
        <w:trPr>
          <w:jc w:val="center"/>
        </w:trPr>
        <w:tc>
          <w:tcPr>
            <w:tcW w:w="3212" w:type="dxa"/>
          </w:tcPr>
          <w:p w14:paraId="2412F221" w14:textId="77777777" w:rsidR="007C0571" w:rsidRDefault="007C0571" w:rsidP="00A62EAB">
            <w:pPr>
              <w:spacing w:before="20" w:after="20"/>
              <w:jc w:val="left"/>
            </w:pPr>
            <w:r>
              <w:rPr>
                <w:sz w:val="20"/>
              </w:rPr>
              <w:t>CPFs não localizados</w:t>
            </w:r>
          </w:p>
        </w:tc>
        <w:tc>
          <w:tcPr>
            <w:tcW w:w="3212" w:type="dxa"/>
          </w:tcPr>
          <w:p w14:paraId="05DFB395" w14:textId="77777777" w:rsidR="007C0571" w:rsidRDefault="007C0571" w:rsidP="00A62EAB">
            <w:pPr>
              <w:spacing w:before="20" w:after="20"/>
              <w:jc w:val="center"/>
            </w:pPr>
            <w:r>
              <w:rPr>
                <w:sz w:val="20"/>
              </w:rPr>
              <w:t>520</w:t>
            </w:r>
          </w:p>
        </w:tc>
        <w:tc>
          <w:tcPr>
            <w:tcW w:w="3212" w:type="dxa"/>
          </w:tcPr>
          <w:p w14:paraId="71F91B91" w14:textId="77777777" w:rsidR="007C0571" w:rsidRDefault="007C0571" w:rsidP="00A62EAB">
            <w:pPr>
              <w:spacing w:before="20" w:after="20"/>
              <w:jc w:val="left"/>
            </w:pPr>
            <w:r>
              <w:rPr>
                <w:sz w:val="20"/>
              </w:rPr>
              <w:t>Sem retorno na base RFB</w:t>
            </w:r>
          </w:p>
        </w:tc>
      </w:tr>
      <w:tr w:rsidR="007C0571" w14:paraId="6EB03F68" w14:textId="77777777" w:rsidTr="00A62EAB">
        <w:trPr>
          <w:jc w:val="center"/>
        </w:trPr>
        <w:tc>
          <w:tcPr>
            <w:tcW w:w="3212" w:type="dxa"/>
          </w:tcPr>
          <w:p w14:paraId="246402BC" w14:textId="77777777" w:rsidR="007C0571" w:rsidRDefault="007C0571" w:rsidP="00A62EAB">
            <w:pPr>
              <w:spacing w:before="20" w:after="20"/>
              <w:jc w:val="left"/>
            </w:pPr>
            <w:r>
              <w:rPr>
                <w:sz w:val="20"/>
              </w:rPr>
              <w:t>Datas futuras</w:t>
            </w:r>
          </w:p>
        </w:tc>
        <w:tc>
          <w:tcPr>
            <w:tcW w:w="3212" w:type="dxa"/>
          </w:tcPr>
          <w:p w14:paraId="2BC9AFA7" w14:textId="77777777" w:rsidR="007C0571" w:rsidRDefault="007C0571" w:rsidP="00A62EAB">
            <w:pPr>
              <w:spacing w:before="20" w:after="20"/>
              <w:jc w:val="center"/>
            </w:pPr>
            <w:r>
              <w:rPr>
                <w:sz w:val="20"/>
              </w:rPr>
              <w:t>57</w:t>
            </w:r>
          </w:p>
        </w:tc>
        <w:tc>
          <w:tcPr>
            <w:tcW w:w="3212" w:type="dxa"/>
          </w:tcPr>
          <w:p w14:paraId="73646CD6" w14:textId="77777777" w:rsidR="007C0571" w:rsidRDefault="007C0571" w:rsidP="00A62EAB">
            <w:pPr>
              <w:spacing w:before="20" w:after="20"/>
              <w:jc w:val="left"/>
            </w:pPr>
            <w:r>
              <w:rPr>
                <w:sz w:val="20"/>
              </w:rPr>
              <w:t>Data posterior à data-base</w:t>
            </w:r>
          </w:p>
        </w:tc>
      </w:tr>
    </w:tbl>
    <w:p w14:paraId="7A7D67BF" w14:textId="77777777" w:rsidR="007C0571" w:rsidRDefault="007C0571" w:rsidP="007C0571">
      <w:pPr>
        <w:spacing w:before="0" w:after="120" w:line="40" w:lineRule="exact"/>
      </w:pPr>
    </w:p>
    <w:p w14:paraId="38020B0A" w14:textId="77777777" w:rsidR="007C0571" w:rsidRDefault="007C0571" w:rsidP="007C0571">
      <w:pPr>
        <w:spacing w:before="60" w:after="60"/>
      </w:pPr>
      <w:r>
        <w:t>O aspecto estatisticamente relevante aqui não é a inferência, mas o critério de classificação. No caso dos óbitos, a auditoria adotou regra conservadora de dupla confirmação, exigindo presença simultânea em RFB e Sisobi.</w:t>
      </w:r>
    </w:p>
    <w:p w14:paraId="416E53D4" w14:textId="77777777" w:rsidR="007C0571" w:rsidRPr="00D27D9D" w:rsidRDefault="007C0571" w:rsidP="007C0571">
      <w:pPr>
        <w:pStyle w:val="Ttulo3"/>
        <w:numPr>
          <w:ilvl w:val="0"/>
          <w:numId w:val="0"/>
        </w:numPr>
        <w:spacing w:before="240" w:after="120"/>
        <w:ind w:left="720" w:hanging="720"/>
        <w:rPr>
          <w:u w:val="none"/>
        </w:rPr>
      </w:pPr>
      <w:bookmarkStart w:id="134" w:name="_Toc225413290"/>
      <w:r w:rsidRPr="00D27D9D">
        <w:rPr>
          <w:b/>
          <w:u w:val="none"/>
        </w:rPr>
        <w:t>3.2 Dados de contato, renda e CNAE (ACH-03)</w:t>
      </w:r>
      <w:bookmarkEnd w:id="134"/>
    </w:p>
    <w:p w14:paraId="4092B3A6" w14:textId="77777777" w:rsidR="007C0571" w:rsidRDefault="007C0571" w:rsidP="007C0571">
      <w:pPr>
        <w:spacing w:before="60" w:after="60"/>
      </w:pPr>
      <w:r>
        <w:t>Também por via censitária, a peça 125 avaliou 6.525.658 e-mails de pessoas físicas, 9.650 e-mails de pessoas jurídicas e 3.540.310 CEPs. A validação de e-mails combinou regra sintática tipo RFC 5322 com filtros semânticos para domínios fictícios. A validação de CEPs distinguiu CEPs genéricos e específicos e, entre os específicos, executou teste de consistência UF via API dos Correios. Complementarmente, os testes de renda e CNAE incidiram sobre 3.304.174 UFPAs ativas e 9.687 pessoas jurídicas.</w:t>
      </w:r>
    </w:p>
    <w:tbl>
      <w:tblPr>
        <w:tblStyle w:val="Tabelacomgrade"/>
        <w:tblW w:w="0" w:type="auto"/>
        <w:jc w:val="center"/>
        <w:tblLook w:val="04A0" w:firstRow="1" w:lastRow="0" w:firstColumn="1" w:lastColumn="0" w:noHBand="0" w:noVBand="1"/>
      </w:tblPr>
      <w:tblGrid>
        <w:gridCol w:w="4814"/>
        <w:gridCol w:w="4813"/>
      </w:tblGrid>
      <w:tr w:rsidR="007C0571" w14:paraId="79AF0F9A" w14:textId="77777777" w:rsidTr="00A62EAB">
        <w:trPr>
          <w:jc w:val="center"/>
        </w:trPr>
        <w:tc>
          <w:tcPr>
            <w:tcW w:w="4818" w:type="dxa"/>
          </w:tcPr>
          <w:p w14:paraId="5702B3A8" w14:textId="77777777" w:rsidR="007C0571" w:rsidRDefault="007C0571" w:rsidP="00A62EAB">
            <w:pPr>
              <w:spacing w:before="20" w:after="20"/>
              <w:jc w:val="left"/>
            </w:pPr>
            <w:r>
              <w:rPr>
                <w:b/>
                <w:sz w:val="20"/>
              </w:rPr>
              <w:t>População/Indicador</w:t>
            </w:r>
          </w:p>
        </w:tc>
        <w:tc>
          <w:tcPr>
            <w:tcW w:w="4818" w:type="dxa"/>
          </w:tcPr>
          <w:p w14:paraId="1DB31165" w14:textId="77777777" w:rsidR="007C0571" w:rsidRDefault="007C0571" w:rsidP="00A62EAB">
            <w:pPr>
              <w:spacing w:before="20" w:after="20"/>
              <w:jc w:val="right"/>
            </w:pPr>
            <w:r>
              <w:rPr>
                <w:b/>
                <w:sz w:val="20"/>
              </w:rPr>
              <w:t>Resultado</w:t>
            </w:r>
          </w:p>
        </w:tc>
      </w:tr>
      <w:tr w:rsidR="007C0571" w14:paraId="34FEE51A" w14:textId="77777777" w:rsidTr="00A62EAB">
        <w:trPr>
          <w:jc w:val="center"/>
        </w:trPr>
        <w:tc>
          <w:tcPr>
            <w:tcW w:w="4818" w:type="dxa"/>
          </w:tcPr>
          <w:p w14:paraId="4BF684D3" w14:textId="77777777" w:rsidR="007C0571" w:rsidRDefault="007C0571" w:rsidP="00A62EAB">
            <w:pPr>
              <w:spacing w:before="20" w:after="20"/>
              <w:jc w:val="left"/>
            </w:pPr>
            <w:r>
              <w:rPr>
                <w:sz w:val="20"/>
              </w:rPr>
              <w:t>E-mails PF analisados</w:t>
            </w:r>
          </w:p>
        </w:tc>
        <w:tc>
          <w:tcPr>
            <w:tcW w:w="4818" w:type="dxa"/>
          </w:tcPr>
          <w:p w14:paraId="4B52727C" w14:textId="77777777" w:rsidR="007C0571" w:rsidRDefault="007C0571" w:rsidP="00A62EAB">
            <w:pPr>
              <w:spacing w:before="20" w:after="20"/>
              <w:jc w:val="right"/>
            </w:pPr>
            <w:r>
              <w:rPr>
                <w:sz w:val="20"/>
              </w:rPr>
              <w:t>6.525.658</w:t>
            </w:r>
          </w:p>
        </w:tc>
      </w:tr>
      <w:tr w:rsidR="007C0571" w14:paraId="7948E115" w14:textId="77777777" w:rsidTr="00A62EAB">
        <w:trPr>
          <w:jc w:val="center"/>
        </w:trPr>
        <w:tc>
          <w:tcPr>
            <w:tcW w:w="4818" w:type="dxa"/>
          </w:tcPr>
          <w:p w14:paraId="31A7D90F" w14:textId="77777777" w:rsidR="007C0571" w:rsidRDefault="007C0571" w:rsidP="00A62EAB">
            <w:pPr>
              <w:spacing w:before="20" w:after="20"/>
              <w:jc w:val="left"/>
            </w:pPr>
            <w:r>
              <w:rPr>
                <w:sz w:val="20"/>
              </w:rPr>
              <w:t>E-mails PF inválidos/fictícios</w:t>
            </w:r>
          </w:p>
        </w:tc>
        <w:tc>
          <w:tcPr>
            <w:tcW w:w="4818" w:type="dxa"/>
          </w:tcPr>
          <w:p w14:paraId="0F3EDA49" w14:textId="77777777" w:rsidR="007C0571" w:rsidRDefault="007C0571" w:rsidP="00A62EAB">
            <w:pPr>
              <w:spacing w:before="20" w:after="20"/>
              <w:jc w:val="right"/>
            </w:pPr>
            <w:r>
              <w:rPr>
                <w:sz w:val="20"/>
              </w:rPr>
              <w:t>90,62%</w:t>
            </w:r>
          </w:p>
        </w:tc>
      </w:tr>
      <w:tr w:rsidR="007C0571" w14:paraId="5913FFAA" w14:textId="77777777" w:rsidTr="00A62EAB">
        <w:trPr>
          <w:jc w:val="center"/>
        </w:trPr>
        <w:tc>
          <w:tcPr>
            <w:tcW w:w="4818" w:type="dxa"/>
          </w:tcPr>
          <w:p w14:paraId="7BEFD62A" w14:textId="77777777" w:rsidR="007C0571" w:rsidRDefault="007C0571" w:rsidP="00A62EAB">
            <w:pPr>
              <w:spacing w:before="20" w:after="20"/>
              <w:jc w:val="left"/>
            </w:pPr>
            <w:r>
              <w:rPr>
                <w:sz w:val="20"/>
              </w:rPr>
              <w:t>Padrão naopossui@mail.com</w:t>
            </w:r>
          </w:p>
        </w:tc>
        <w:tc>
          <w:tcPr>
            <w:tcW w:w="4818" w:type="dxa"/>
          </w:tcPr>
          <w:p w14:paraId="3AF80CE8" w14:textId="77777777" w:rsidR="007C0571" w:rsidRDefault="007C0571" w:rsidP="00A62EAB">
            <w:pPr>
              <w:spacing w:before="20" w:after="20"/>
              <w:jc w:val="right"/>
            </w:pPr>
            <w:r>
              <w:rPr>
                <w:sz w:val="20"/>
              </w:rPr>
              <w:t>75,16%</w:t>
            </w:r>
          </w:p>
        </w:tc>
      </w:tr>
      <w:tr w:rsidR="007C0571" w14:paraId="3E958549" w14:textId="77777777" w:rsidTr="00A62EAB">
        <w:trPr>
          <w:jc w:val="center"/>
        </w:trPr>
        <w:tc>
          <w:tcPr>
            <w:tcW w:w="4818" w:type="dxa"/>
          </w:tcPr>
          <w:p w14:paraId="6F43FF5C" w14:textId="77777777" w:rsidR="007C0571" w:rsidRDefault="007C0571" w:rsidP="00A62EAB">
            <w:pPr>
              <w:spacing w:before="20" w:after="20"/>
              <w:jc w:val="left"/>
            </w:pPr>
            <w:r>
              <w:rPr>
                <w:sz w:val="20"/>
              </w:rPr>
              <w:t>E-mails PJ válidos</w:t>
            </w:r>
          </w:p>
        </w:tc>
        <w:tc>
          <w:tcPr>
            <w:tcW w:w="4818" w:type="dxa"/>
          </w:tcPr>
          <w:p w14:paraId="1EA86E20" w14:textId="77777777" w:rsidR="007C0571" w:rsidRDefault="007C0571" w:rsidP="00A62EAB">
            <w:pPr>
              <w:spacing w:before="20" w:after="20"/>
              <w:jc w:val="right"/>
            </w:pPr>
            <w:r>
              <w:rPr>
                <w:sz w:val="20"/>
              </w:rPr>
              <w:t>99,70%</w:t>
            </w:r>
          </w:p>
        </w:tc>
      </w:tr>
      <w:tr w:rsidR="007C0571" w14:paraId="576680E8" w14:textId="77777777" w:rsidTr="00A62EAB">
        <w:trPr>
          <w:jc w:val="center"/>
        </w:trPr>
        <w:tc>
          <w:tcPr>
            <w:tcW w:w="4818" w:type="dxa"/>
          </w:tcPr>
          <w:p w14:paraId="09271C30" w14:textId="77777777" w:rsidR="007C0571" w:rsidRDefault="007C0571" w:rsidP="00A62EAB">
            <w:pPr>
              <w:spacing w:before="20" w:after="20"/>
              <w:jc w:val="left"/>
            </w:pPr>
            <w:r>
              <w:rPr>
                <w:sz w:val="20"/>
              </w:rPr>
              <w:t>CEPs analisados</w:t>
            </w:r>
          </w:p>
        </w:tc>
        <w:tc>
          <w:tcPr>
            <w:tcW w:w="4818" w:type="dxa"/>
          </w:tcPr>
          <w:p w14:paraId="3C7108AC" w14:textId="77777777" w:rsidR="007C0571" w:rsidRDefault="007C0571" w:rsidP="00A62EAB">
            <w:pPr>
              <w:spacing w:before="20" w:after="20"/>
              <w:jc w:val="right"/>
            </w:pPr>
            <w:r>
              <w:rPr>
                <w:sz w:val="20"/>
              </w:rPr>
              <w:t>3.540.310</w:t>
            </w:r>
          </w:p>
        </w:tc>
      </w:tr>
      <w:tr w:rsidR="007C0571" w14:paraId="1F94B926" w14:textId="77777777" w:rsidTr="00A62EAB">
        <w:trPr>
          <w:jc w:val="center"/>
        </w:trPr>
        <w:tc>
          <w:tcPr>
            <w:tcW w:w="4818" w:type="dxa"/>
          </w:tcPr>
          <w:p w14:paraId="126C16A1" w14:textId="77777777" w:rsidR="007C0571" w:rsidRDefault="007C0571" w:rsidP="00A62EAB">
            <w:pPr>
              <w:spacing w:before="20" w:after="20"/>
              <w:jc w:val="left"/>
            </w:pPr>
            <w:r>
              <w:rPr>
                <w:sz w:val="20"/>
              </w:rPr>
              <w:t>CEPs genéricos</w:t>
            </w:r>
          </w:p>
        </w:tc>
        <w:tc>
          <w:tcPr>
            <w:tcW w:w="4818" w:type="dxa"/>
          </w:tcPr>
          <w:p w14:paraId="57ACE9DD" w14:textId="77777777" w:rsidR="007C0571" w:rsidRDefault="007C0571" w:rsidP="00A62EAB">
            <w:pPr>
              <w:spacing w:before="20" w:after="20"/>
              <w:jc w:val="right"/>
            </w:pPr>
            <w:r>
              <w:rPr>
                <w:sz w:val="20"/>
              </w:rPr>
              <w:t>93,7%</w:t>
            </w:r>
          </w:p>
        </w:tc>
      </w:tr>
      <w:tr w:rsidR="007C0571" w14:paraId="61B2790F" w14:textId="77777777" w:rsidTr="00A62EAB">
        <w:trPr>
          <w:jc w:val="center"/>
        </w:trPr>
        <w:tc>
          <w:tcPr>
            <w:tcW w:w="4818" w:type="dxa"/>
          </w:tcPr>
          <w:p w14:paraId="278FB5EE" w14:textId="77777777" w:rsidR="007C0571" w:rsidRDefault="007C0571" w:rsidP="00A62EAB">
            <w:pPr>
              <w:spacing w:before="20" w:after="20"/>
              <w:jc w:val="left"/>
            </w:pPr>
            <w:r>
              <w:rPr>
                <w:sz w:val="20"/>
              </w:rPr>
              <w:t>UFPAs ativas para renda</w:t>
            </w:r>
          </w:p>
        </w:tc>
        <w:tc>
          <w:tcPr>
            <w:tcW w:w="4818" w:type="dxa"/>
          </w:tcPr>
          <w:p w14:paraId="4F433E1B" w14:textId="77777777" w:rsidR="007C0571" w:rsidRDefault="007C0571" w:rsidP="00A62EAB">
            <w:pPr>
              <w:spacing w:before="20" w:after="20"/>
              <w:jc w:val="right"/>
            </w:pPr>
            <w:r>
              <w:rPr>
                <w:sz w:val="20"/>
              </w:rPr>
              <w:t>3.304.174</w:t>
            </w:r>
          </w:p>
        </w:tc>
      </w:tr>
      <w:tr w:rsidR="007C0571" w14:paraId="72F11A22" w14:textId="77777777" w:rsidTr="00A62EAB">
        <w:trPr>
          <w:jc w:val="center"/>
        </w:trPr>
        <w:tc>
          <w:tcPr>
            <w:tcW w:w="4818" w:type="dxa"/>
          </w:tcPr>
          <w:p w14:paraId="16DB19D4" w14:textId="77777777" w:rsidR="007C0571" w:rsidRDefault="007C0571" w:rsidP="00A62EAB">
            <w:pPr>
              <w:spacing w:before="20" w:after="20"/>
              <w:jc w:val="left"/>
            </w:pPr>
            <w:r>
              <w:rPr>
                <w:sz w:val="20"/>
              </w:rPr>
              <w:t>Registros com renda &gt; R$ 1 milhão</w:t>
            </w:r>
          </w:p>
        </w:tc>
        <w:tc>
          <w:tcPr>
            <w:tcW w:w="4818" w:type="dxa"/>
          </w:tcPr>
          <w:p w14:paraId="6E7AAAA3" w14:textId="77777777" w:rsidR="007C0571" w:rsidRDefault="007C0571" w:rsidP="00A62EAB">
            <w:pPr>
              <w:spacing w:before="20" w:after="20"/>
              <w:jc w:val="right"/>
            </w:pPr>
            <w:r>
              <w:rPr>
                <w:sz w:val="20"/>
              </w:rPr>
              <w:t>907</w:t>
            </w:r>
          </w:p>
        </w:tc>
      </w:tr>
      <w:tr w:rsidR="007C0571" w14:paraId="60C010DD" w14:textId="77777777" w:rsidTr="00A62EAB">
        <w:trPr>
          <w:jc w:val="center"/>
        </w:trPr>
        <w:tc>
          <w:tcPr>
            <w:tcW w:w="4818" w:type="dxa"/>
          </w:tcPr>
          <w:p w14:paraId="26849259" w14:textId="77777777" w:rsidR="007C0571" w:rsidRDefault="007C0571" w:rsidP="00A62EAB">
            <w:pPr>
              <w:spacing w:before="20" w:after="20"/>
              <w:jc w:val="left"/>
            </w:pPr>
            <w:r>
              <w:rPr>
                <w:sz w:val="20"/>
              </w:rPr>
              <w:t>Registros com renda &gt; R$ 10 milhões</w:t>
            </w:r>
          </w:p>
        </w:tc>
        <w:tc>
          <w:tcPr>
            <w:tcW w:w="4818" w:type="dxa"/>
          </w:tcPr>
          <w:p w14:paraId="46EF2DE2" w14:textId="77777777" w:rsidR="007C0571" w:rsidRDefault="007C0571" w:rsidP="00A62EAB">
            <w:pPr>
              <w:spacing w:before="20" w:after="20"/>
              <w:jc w:val="right"/>
            </w:pPr>
            <w:r>
              <w:rPr>
                <w:sz w:val="20"/>
              </w:rPr>
              <w:t>141</w:t>
            </w:r>
          </w:p>
        </w:tc>
      </w:tr>
      <w:tr w:rsidR="007C0571" w14:paraId="0680881C" w14:textId="77777777" w:rsidTr="00A62EAB">
        <w:trPr>
          <w:jc w:val="center"/>
        </w:trPr>
        <w:tc>
          <w:tcPr>
            <w:tcW w:w="4818" w:type="dxa"/>
          </w:tcPr>
          <w:p w14:paraId="4353DF5A" w14:textId="77777777" w:rsidR="007C0571" w:rsidRDefault="007C0571" w:rsidP="00A62EAB">
            <w:pPr>
              <w:spacing w:before="20" w:after="20"/>
              <w:jc w:val="left"/>
            </w:pPr>
            <w:r>
              <w:rPr>
                <w:sz w:val="20"/>
              </w:rPr>
              <w:t>Pessoas jurídicas com CNAE incompatível</w:t>
            </w:r>
          </w:p>
        </w:tc>
        <w:tc>
          <w:tcPr>
            <w:tcW w:w="4818" w:type="dxa"/>
          </w:tcPr>
          <w:p w14:paraId="03AC5D36" w14:textId="77777777" w:rsidR="007C0571" w:rsidRDefault="007C0571" w:rsidP="00A62EAB">
            <w:pPr>
              <w:spacing w:before="20" w:after="20"/>
              <w:jc w:val="right"/>
            </w:pPr>
            <w:r>
              <w:rPr>
                <w:sz w:val="20"/>
              </w:rPr>
              <w:t>39</w:t>
            </w:r>
          </w:p>
        </w:tc>
      </w:tr>
    </w:tbl>
    <w:p w14:paraId="0BF24316" w14:textId="77777777" w:rsidR="007C0571" w:rsidRDefault="007C0571" w:rsidP="007C0571">
      <w:pPr>
        <w:spacing w:before="0" w:after="120" w:line="40" w:lineRule="exact"/>
      </w:pPr>
    </w:p>
    <w:p w14:paraId="68045D36" w14:textId="77777777" w:rsidR="007C0571" w:rsidRPr="00D27D9D" w:rsidRDefault="007C0571" w:rsidP="007C0571">
      <w:pPr>
        <w:pStyle w:val="Ttulo3"/>
        <w:numPr>
          <w:ilvl w:val="0"/>
          <w:numId w:val="0"/>
        </w:numPr>
        <w:spacing w:before="240" w:after="120"/>
        <w:ind w:left="720" w:hanging="720"/>
        <w:rPr>
          <w:u w:val="none"/>
        </w:rPr>
      </w:pPr>
      <w:bookmarkStart w:id="135" w:name="_Toc225413291"/>
      <w:r w:rsidRPr="00D27D9D">
        <w:rPr>
          <w:b/>
          <w:u w:val="none"/>
        </w:rPr>
        <w:t>3.3 Metadados (ACH-04)</w:t>
      </w:r>
      <w:bookmarkEnd w:id="135"/>
    </w:p>
    <w:p w14:paraId="0A78BFA1" w14:textId="77777777" w:rsidR="007C0571" w:rsidRDefault="007C0571" w:rsidP="007C0571">
      <w:pPr>
        <w:spacing w:before="60" w:after="60"/>
      </w:pPr>
      <w:r>
        <w:t xml:space="preserve">O ACH-04 foi inteiramente censitário. A auditoria processou a totalidade dos campos documentados no dicionário e os subconjuntos relevantes de campos numéricos, temporais e tabelas efetivamente </w:t>
      </w:r>
      <w:r>
        <w:lastRenderedPageBreak/>
        <w:t>em uso. A validade estatística decorre justamente da ausência de inferência: os percentuais divulgados correspondem à incidência direta do problema na população analisada.</w:t>
      </w:r>
    </w:p>
    <w:tbl>
      <w:tblPr>
        <w:tblStyle w:val="Tabelacomgrade"/>
        <w:tblW w:w="0" w:type="auto"/>
        <w:jc w:val="center"/>
        <w:tblLook w:val="04A0" w:firstRow="1" w:lastRow="0" w:firstColumn="1" w:lastColumn="0" w:noHBand="0" w:noVBand="1"/>
      </w:tblPr>
      <w:tblGrid>
        <w:gridCol w:w="3210"/>
        <w:gridCol w:w="3208"/>
        <w:gridCol w:w="3209"/>
      </w:tblGrid>
      <w:tr w:rsidR="007C0571" w14:paraId="0A63A7AF" w14:textId="77777777" w:rsidTr="00A62EAB">
        <w:trPr>
          <w:jc w:val="center"/>
        </w:trPr>
        <w:tc>
          <w:tcPr>
            <w:tcW w:w="3212" w:type="dxa"/>
          </w:tcPr>
          <w:p w14:paraId="555C4340" w14:textId="77777777" w:rsidR="007C0571" w:rsidRDefault="007C0571" w:rsidP="00A62EAB">
            <w:pPr>
              <w:spacing w:before="20" w:after="20"/>
              <w:jc w:val="left"/>
            </w:pPr>
            <w:r>
              <w:rPr>
                <w:b/>
                <w:sz w:val="20"/>
              </w:rPr>
              <w:t>População/Indicador</w:t>
            </w:r>
          </w:p>
        </w:tc>
        <w:tc>
          <w:tcPr>
            <w:tcW w:w="3212" w:type="dxa"/>
          </w:tcPr>
          <w:p w14:paraId="4F8CDE31" w14:textId="77777777" w:rsidR="007C0571" w:rsidRDefault="007C0571" w:rsidP="00A62EAB">
            <w:pPr>
              <w:spacing w:before="20" w:after="20"/>
              <w:jc w:val="right"/>
            </w:pPr>
            <w:r>
              <w:rPr>
                <w:b/>
                <w:sz w:val="20"/>
              </w:rPr>
              <w:t>Resultado</w:t>
            </w:r>
          </w:p>
        </w:tc>
        <w:tc>
          <w:tcPr>
            <w:tcW w:w="3212" w:type="dxa"/>
          </w:tcPr>
          <w:p w14:paraId="6A34E5E0" w14:textId="77777777" w:rsidR="007C0571" w:rsidRDefault="007C0571" w:rsidP="00A62EAB">
            <w:pPr>
              <w:spacing w:before="20" w:after="20"/>
              <w:jc w:val="left"/>
            </w:pPr>
            <w:r>
              <w:rPr>
                <w:b/>
                <w:sz w:val="20"/>
              </w:rPr>
              <w:t>Critério</w:t>
            </w:r>
          </w:p>
        </w:tc>
      </w:tr>
      <w:tr w:rsidR="007C0571" w14:paraId="7001B00E" w14:textId="77777777" w:rsidTr="00A62EAB">
        <w:trPr>
          <w:jc w:val="center"/>
        </w:trPr>
        <w:tc>
          <w:tcPr>
            <w:tcW w:w="3212" w:type="dxa"/>
          </w:tcPr>
          <w:p w14:paraId="2C2487DE" w14:textId="77777777" w:rsidR="007C0571" w:rsidRDefault="007C0571" w:rsidP="00A62EAB">
            <w:pPr>
              <w:spacing w:before="20" w:after="20"/>
              <w:jc w:val="left"/>
            </w:pPr>
            <w:r>
              <w:rPr>
                <w:sz w:val="20"/>
              </w:rPr>
              <w:t>Campos documentados</w:t>
            </w:r>
          </w:p>
        </w:tc>
        <w:tc>
          <w:tcPr>
            <w:tcW w:w="3212" w:type="dxa"/>
          </w:tcPr>
          <w:p w14:paraId="107D1855" w14:textId="77777777" w:rsidR="007C0571" w:rsidRDefault="007C0571" w:rsidP="00A62EAB">
            <w:pPr>
              <w:spacing w:before="20" w:after="20"/>
              <w:jc w:val="right"/>
            </w:pPr>
            <w:r>
              <w:rPr>
                <w:sz w:val="20"/>
              </w:rPr>
              <w:t>527</w:t>
            </w:r>
          </w:p>
        </w:tc>
        <w:tc>
          <w:tcPr>
            <w:tcW w:w="3212" w:type="dxa"/>
          </w:tcPr>
          <w:p w14:paraId="2A1B2FB3" w14:textId="77777777" w:rsidR="007C0571" w:rsidRDefault="007C0571" w:rsidP="00A62EAB">
            <w:pPr>
              <w:spacing w:before="20" w:after="20"/>
              <w:jc w:val="left"/>
            </w:pPr>
            <w:r>
              <w:rPr>
                <w:sz w:val="20"/>
              </w:rPr>
              <w:t>Universo do dicionário</w:t>
            </w:r>
          </w:p>
        </w:tc>
      </w:tr>
      <w:tr w:rsidR="007C0571" w14:paraId="78692BF8" w14:textId="77777777" w:rsidTr="00A62EAB">
        <w:trPr>
          <w:jc w:val="center"/>
        </w:trPr>
        <w:tc>
          <w:tcPr>
            <w:tcW w:w="3212" w:type="dxa"/>
          </w:tcPr>
          <w:p w14:paraId="0BCBF49D" w14:textId="77777777" w:rsidR="007C0571" w:rsidRDefault="007C0571" w:rsidP="00A62EAB">
            <w:pPr>
              <w:spacing w:before="20" w:after="20"/>
              <w:jc w:val="left"/>
            </w:pPr>
            <w:r>
              <w:rPr>
                <w:sz w:val="20"/>
              </w:rPr>
              <w:t>Descrições inadequadas</w:t>
            </w:r>
          </w:p>
        </w:tc>
        <w:tc>
          <w:tcPr>
            <w:tcW w:w="3212" w:type="dxa"/>
          </w:tcPr>
          <w:p w14:paraId="2A73D153" w14:textId="77777777" w:rsidR="007C0571" w:rsidRDefault="007C0571" w:rsidP="00A62EAB">
            <w:pPr>
              <w:spacing w:before="20" w:after="20"/>
              <w:jc w:val="right"/>
            </w:pPr>
            <w:r>
              <w:rPr>
                <w:sz w:val="20"/>
              </w:rPr>
              <w:t>496 (94,1%)</w:t>
            </w:r>
          </w:p>
        </w:tc>
        <w:tc>
          <w:tcPr>
            <w:tcW w:w="3212" w:type="dxa"/>
          </w:tcPr>
          <w:p w14:paraId="38323006" w14:textId="77777777" w:rsidR="007C0571" w:rsidRDefault="007C0571" w:rsidP="00A62EAB">
            <w:pPr>
              <w:spacing w:before="20" w:after="20"/>
              <w:jc w:val="left"/>
            </w:pPr>
            <w:r>
              <w:rPr>
                <w:sz w:val="20"/>
              </w:rPr>
              <w:t>Tautologia ou insuficiência semântica</w:t>
            </w:r>
          </w:p>
        </w:tc>
      </w:tr>
      <w:tr w:rsidR="007C0571" w14:paraId="55BBF7B9" w14:textId="77777777" w:rsidTr="00A62EAB">
        <w:trPr>
          <w:jc w:val="center"/>
        </w:trPr>
        <w:tc>
          <w:tcPr>
            <w:tcW w:w="3212" w:type="dxa"/>
          </w:tcPr>
          <w:p w14:paraId="75C8C878" w14:textId="77777777" w:rsidR="007C0571" w:rsidRDefault="007C0571" w:rsidP="00A62EAB">
            <w:pPr>
              <w:spacing w:before="20" w:after="20"/>
              <w:jc w:val="left"/>
            </w:pPr>
            <w:r>
              <w:rPr>
                <w:sz w:val="20"/>
              </w:rPr>
              <w:t>Campos numéricos</w:t>
            </w:r>
          </w:p>
        </w:tc>
        <w:tc>
          <w:tcPr>
            <w:tcW w:w="3212" w:type="dxa"/>
          </w:tcPr>
          <w:p w14:paraId="32BF9BB4" w14:textId="77777777" w:rsidR="007C0571" w:rsidRDefault="007C0571" w:rsidP="00A62EAB">
            <w:pPr>
              <w:spacing w:before="20" w:after="20"/>
              <w:jc w:val="right"/>
            </w:pPr>
            <w:r>
              <w:rPr>
                <w:sz w:val="20"/>
              </w:rPr>
              <w:t>125</w:t>
            </w:r>
          </w:p>
        </w:tc>
        <w:tc>
          <w:tcPr>
            <w:tcW w:w="3212" w:type="dxa"/>
          </w:tcPr>
          <w:p w14:paraId="7BC528D2" w14:textId="77777777" w:rsidR="007C0571" w:rsidRDefault="007C0571" w:rsidP="00A62EAB">
            <w:pPr>
              <w:spacing w:before="20" w:after="20"/>
              <w:jc w:val="left"/>
            </w:pPr>
            <w:r>
              <w:rPr>
                <w:sz w:val="20"/>
              </w:rPr>
              <w:t>Universo específico</w:t>
            </w:r>
          </w:p>
        </w:tc>
      </w:tr>
      <w:tr w:rsidR="007C0571" w14:paraId="5A40F964" w14:textId="77777777" w:rsidTr="00A62EAB">
        <w:trPr>
          <w:jc w:val="center"/>
        </w:trPr>
        <w:tc>
          <w:tcPr>
            <w:tcW w:w="3212" w:type="dxa"/>
          </w:tcPr>
          <w:p w14:paraId="271B6294" w14:textId="77777777" w:rsidR="007C0571" w:rsidRDefault="007C0571" w:rsidP="00A62EAB">
            <w:pPr>
              <w:spacing w:before="20" w:after="20"/>
              <w:jc w:val="left"/>
            </w:pPr>
            <w:r>
              <w:rPr>
                <w:sz w:val="20"/>
              </w:rPr>
              <w:t>Sem unidade de medida</w:t>
            </w:r>
          </w:p>
        </w:tc>
        <w:tc>
          <w:tcPr>
            <w:tcW w:w="3212" w:type="dxa"/>
          </w:tcPr>
          <w:p w14:paraId="60A19098" w14:textId="77777777" w:rsidR="007C0571" w:rsidRDefault="007C0571" w:rsidP="00A62EAB">
            <w:pPr>
              <w:spacing w:before="20" w:after="20"/>
              <w:jc w:val="right"/>
            </w:pPr>
            <w:r>
              <w:rPr>
                <w:sz w:val="20"/>
              </w:rPr>
              <w:t>105 (84,0%)</w:t>
            </w:r>
          </w:p>
        </w:tc>
        <w:tc>
          <w:tcPr>
            <w:tcW w:w="3212" w:type="dxa"/>
          </w:tcPr>
          <w:p w14:paraId="31350657" w14:textId="77777777" w:rsidR="007C0571" w:rsidRDefault="007C0571" w:rsidP="00A62EAB">
            <w:pPr>
              <w:spacing w:before="20" w:after="20"/>
              <w:jc w:val="left"/>
            </w:pPr>
            <w:r>
              <w:rPr>
                <w:sz w:val="20"/>
              </w:rPr>
              <w:t>Ausência de unidade explícita</w:t>
            </w:r>
          </w:p>
        </w:tc>
      </w:tr>
      <w:tr w:rsidR="007C0571" w14:paraId="450A5D52" w14:textId="77777777" w:rsidTr="00A62EAB">
        <w:trPr>
          <w:jc w:val="center"/>
        </w:trPr>
        <w:tc>
          <w:tcPr>
            <w:tcW w:w="3212" w:type="dxa"/>
          </w:tcPr>
          <w:p w14:paraId="09AC5D9A" w14:textId="77777777" w:rsidR="007C0571" w:rsidRDefault="007C0571" w:rsidP="00A62EAB">
            <w:pPr>
              <w:spacing w:before="20" w:after="20"/>
              <w:jc w:val="left"/>
            </w:pPr>
            <w:r>
              <w:rPr>
                <w:sz w:val="20"/>
              </w:rPr>
              <w:t>Campos temporais</w:t>
            </w:r>
          </w:p>
        </w:tc>
        <w:tc>
          <w:tcPr>
            <w:tcW w:w="3212" w:type="dxa"/>
          </w:tcPr>
          <w:p w14:paraId="348FA27B" w14:textId="77777777" w:rsidR="007C0571" w:rsidRDefault="007C0571" w:rsidP="00A62EAB">
            <w:pPr>
              <w:spacing w:before="20" w:after="20"/>
              <w:jc w:val="right"/>
            </w:pPr>
            <w:r>
              <w:rPr>
                <w:sz w:val="20"/>
              </w:rPr>
              <w:t>87</w:t>
            </w:r>
          </w:p>
        </w:tc>
        <w:tc>
          <w:tcPr>
            <w:tcW w:w="3212" w:type="dxa"/>
          </w:tcPr>
          <w:p w14:paraId="055911BE" w14:textId="77777777" w:rsidR="007C0571" w:rsidRDefault="007C0571" w:rsidP="00A62EAB">
            <w:pPr>
              <w:spacing w:before="20" w:after="20"/>
              <w:jc w:val="left"/>
            </w:pPr>
            <w:r>
              <w:rPr>
                <w:sz w:val="20"/>
              </w:rPr>
              <w:t>Universo específico</w:t>
            </w:r>
          </w:p>
        </w:tc>
      </w:tr>
      <w:tr w:rsidR="007C0571" w14:paraId="69D4C817" w14:textId="77777777" w:rsidTr="00A62EAB">
        <w:trPr>
          <w:jc w:val="center"/>
        </w:trPr>
        <w:tc>
          <w:tcPr>
            <w:tcW w:w="3212" w:type="dxa"/>
          </w:tcPr>
          <w:p w14:paraId="39AAEE94" w14:textId="77777777" w:rsidR="007C0571" w:rsidRDefault="007C0571" w:rsidP="00A62EAB">
            <w:pPr>
              <w:spacing w:before="20" w:after="20"/>
              <w:jc w:val="left"/>
            </w:pPr>
            <w:r>
              <w:rPr>
                <w:sz w:val="20"/>
              </w:rPr>
              <w:t>Temporais ambíguos</w:t>
            </w:r>
          </w:p>
        </w:tc>
        <w:tc>
          <w:tcPr>
            <w:tcW w:w="3212" w:type="dxa"/>
          </w:tcPr>
          <w:p w14:paraId="6D8F6ACC" w14:textId="77777777" w:rsidR="007C0571" w:rsidRDefault="007C0571" w:rsidP="00A62EAB">
            <w:pPr>
              <w:spacing w:before="20" w:after="20"/>
              <w:jc w:val="right"/>
            </w:pPr>
            <w:r>
              <w:rPr>
                <w:sz w:val="20"/>
              </w:rPr>
              <w:t>80 (92,0%)</w:t>
            </w:r>
          </w:p>
        </w:tc>
        <w:tc>
          <w:tcPr>
            <w:tcW w:w="3212" w:type="dxa"/>
          </w:tcPr>
          <w:p w14:paraId="3200F571" w14:textId="77777777" w:rsidR="007C0571" w:rsidRDefault="007C0571" w:rsidP="00A62EAB">
            <w:pPr>
              <w:spacing w:before="20" w:after="20"/>
              <w:jc w:val="left"/>
            </w:pPr>
            <w:r>
              <w:rPr>
                <w:sz w:val="20"/>
              </w:rPr>
              <w:t>Evento temporal não especificado</w:t>
            </w:r>
          </w:p>
        </w:tc>
      </w:tr>
      <w:tr w:rsidR="007C0571" w14:paraId="13B3ACFC" w14:textId="77777777" w:rsidTr="00A62EAB">
        <w:trPr>
          <w:jc w:val="center"/>
        </w:trPr>
        <w:tc>
          <w:tcPr>
            <w:tcW w:w="3212" w:type="dxa"/>
          </w:tcPr>
          <w:p w14:paraId="230D049B" w14:textId="77777777" w:rsidR="007C0571" w:rsidRDefault="007C0571" w:rsidP="00A62EAB">
            <w:pPr>
              <w:spacing w:before="20" w:after="20"/>
              <w:jc w:val="left"/>
            </w:pPr>
            <w:r>
              <w:rPr>
                <w:sz w:val="20"/>
              </w:rPr>
              <w:t>Tabelas em uso documentadas</w:t>
            </w:r>
          </w:p>
        </w:tc>
        <w:tc>
          <w:tcPr>
            <w:tcW w:w="3212" w:type="dxa"/>
          </w:tcPr>
          <w:p w14:paraId="45767783" w14:textId="77777777" w:rsidR="007C0571" w:rsidRDefault="007C0571" w:rsidP="00A62EAB">
            <w:pPr>
              <w:spacing w:before="20" w:after="20"/>
              <w:jc w:val="right"/>
            </w:pPr>
            <w:r>
              <w:rPr>
                <w:sz w:val="20"/>
              </w:rPr>
              <w:t>95/95 (100%)</w:t>
            </w:r>
          </w:p>
        </w:tc>
        <w:tc>
          <w:tcPr>
            <w:tcW w:w="3212" w:type="dxa"/>
          </w:tcPr>
          <w:p w14:paraId="6CD3C82F" w14:textId="77777777" w:rsidR="007C0571" w:rsidRDefault="007C0571" w:rsidP="00A62EAB">
            <w:pPr>
              <w:spacing w:before="20" w:after="20"/>
              <w:jc w:val="left"/>
            </w:pPr>
            <w:r>
              <w:rPr>
                <w:sz w:val="20"/>
              </w:rPr>
              <w:t>Cobertura do schema utilizado</w:t>
            </w:r>
          </w:p>
        </w:tc>
      </w:tr>
    </w:tbl>
    <w:p w14:paraId="6F000767" w14:textId="77777777" w:rsidR="007C0571" w:rsidRDefault="007C0571" w:rsidP="007C0571">
      <w:pPr>
        <w:spacing w:before="0" w:after="120" w:line="40" w:lineRule="exact"/>
      </w:pPr>
    </w:p>
    <w:p w14:paraId="6F28DBAC" w14:textId="77777777" w:rsidR="007C0571" w:rsidRPr="00D27D9D" w:rsidRDefault="007C0571" w:rsidP="007C0571">
      <w:pPr>
        <w:pStyle w:val="Ttulo2"/>
        <w:numPr>
          <w:ilvl w:val="0"/>
          <w:numId w:val="0"/>
        </w:numPr>
        <w:spacing w:before="240" w:after="120"/>
        <w:ind w:left="576" w:hanging="576"/>
        <w:rPr>
          <w:u w:val="none"/>
        </w:rPr>
      </w:pPr>
      <w:bookmarkStart w:id="136" w:name="_Toc225413292"/>
      <w:r w:rsidRPr="00D27D9D">
        <w:rPr>
          <w:b/>
          <w:sz w:val="26"/>
          <w:u w:val="none"/>
        </w:rPr>
        <w:t>4. Projeções populacionais</w:t>
      </w:r>
      <w:bookmarkEnd w:id="136"/>
    </w:p>
    <w:p w14:paraId="0D804CD9" w14:textId="77777777" w:rsidR="007C0571" w:rsidRDefault="007C0571" w:rsidP="007C0571">
      <w:pPr>
        <w:spacing w:before="60" w:after="60"/>
      </w:pPr>
      <w:r>
        <w:t>As projeções populacionais foram calculadas pela aplicação da proporção observada na amostra à população-alvo correspondente. Quando a própria peça já continha cálculo formal do intervalo, prevaleceu o valor documentado. Quando o papel de trabalho apresentava apenas a projeção pontual, o intervalo foi reconstruído com base na fórmula clássica para proporções, com explicitação do nível de confiança utilizado.</w:t>
      </w:r>
    </w:p>
    <w:p w14:paraId="0E10E1F3" w14:textId="77777777" w:rsidR="007C0571" w:rsidRDefault="007C0571" w:rsidP="007C0571">
      <w:pPr>
        <w:spacing w:before="60" w:after="60"/>
      </w:pPr>
    </w:p>
    <w:p w14:paraId="38B8D4D6" w14:textId="77777777" w:rsidR="007C0571" w:rsidRDefault="007C0571" w:rsidP="007C0571">
      <w:pPr>
        <w:spacing w:before="60" w:after="60"/>
      </w:pPr>
      <w:r>
        <w:t>Estimativa pontual:</w:t>
      </w:r>
    </w:p>
    <w:p w14:paraId="25C9DA01" w14:textId="77777777" w:rsidR="007C0571" w:rsidRDefault="007C0571" w:rsidP="007C0571">
      <w:pPr>
        <w:spacing w:before="60" w:after="60"/>
      </w:pPr>
      <w:r>
        <w:t xml:space="preserve">  P = p × N</w:t>
      </w:r>
    </w:p>
    <w:p w14:paraId="4BBD1E0C" w14:textId="77777777" w:rsidR="007C0571" w:rsidRDefault="007C0571" w:rsidP="007C0571">
      <w:pPr>
        <w:spacing w:before="60" w:after="60"/>
      </w:pPr>
      <w:r>
        <w:t>Intervalo de confiança:</w:t>
      </w:r>
    </w:p>
    <w:p w14:paraId="3136895A" w14:textId="77777777" w:rsidR="007C0571" w:rsidRDefault="007C0571" w:rsidP="007C0571">
      <w:pPr>
        <w:spacing w:before="60" w:after="60"/>
      </w:pPr>
      <w:r>
        <w:t xml:space="preserve">  IC = (p ± z × SE) × N</w:t>
      </w:r>
    </w:p>
    <w:p w14:paraId="1440171E" w14:textId="77777777" w:rsidR="007C0571" w:rsidRDefault="007C0571" w:rsidP="007C0571">
      <w:pPr>
        <w:spacing w:before="60" w:after="60"/>
      </w:pPr>
      <w:r>
        <w:t>Com:</w:t>
      </w:r>
    </w:p>
    <w:p w14:paraId="79C39012" w14:textId="77777777" w:rsidR="007C0571" w:rsidRDefault="007C0571" w:rsidP="007C0571">
      <w:pPr>
        <w:spacing w:before="60" w:after="60"/>
      </w:pPr>
      <w:r>
        <w:t xml:space="preserve">  p  = proporção observada na amostra</w:t>
      </w:r>
    </w:p>
    <w:p w14:paraId="5E7AE8E4" w14:textId="77777777" w:rsidR="007C0571" w:rsidRDefault="007C0571" w:rsidP="007C0571">
      <w:pPr>
        <w:spacing w:before="60" w:after="60"/>
      </w:pPr>
      <w:r>
        <w:t xml:space="preserve">  N  = população de referência</w:t>
      </w:r>
    </w:p>
    <w:p w14:paraId="2C455150" w14:textId="77777777" w:rsidR="007C0571" w:rsidRDefault="007C0571" w:rsidP="007C0571">
      <w:pPr>
        <w:spacing w:before="60" w:after="60"/>
      </w:pPr>
      <w:r>
        <w:t xml:space="preserve">  z  = valor crítico da distribuição normal</w:t>
      </w:r>
    </w:p>
    <w:p w14:paraId="7A4D45C6" w14:textId="77777777" w:rsidR="007C0571" w:rsidRDefault="007C0571" w:rsidP="007C0571">
      <w:pPr>
        <w:spacing w:before="60" w:after="60"/>
      </w:pPr>
      <w:r>
        <w:t xml:space="preserve">  SE = sqrt[p × (1-p) / n] × FPC</w:t>
      </w:r>
    </w:p>
    <w:p w14:paraId="017AA35C" w14:textId="77777777" w:rsidR="007C0571" w:rsidRDefault="007C0571" w:rsidP="007C0571">
      <w:pPr>
        <w:spacing w:before="60" w:after="60"/>
      </w:pPr>
      <w:r>
        <w:t xml:space="preserve">  FPC = sqrt[(N - n) / (N - 1)]</w:t>
      </w:r>
    </w:p>
    <w:p w14:paraId="58D9BF96" w14:textId="77777777" w:rsidR="007C0571" w:rsidRDefault="007C0571" w:rsidP="007C0571">
      <w:pPr>
        <w:spacing w:before="60" w:after="60"/>
      </w:pPr>
      <w:r>
        <w:rPr>
          <w:rFonts w:ascii="Courier New" w:hAnsi="Courier New"/>
        </w:rPr>
        <w:t>`</w:t>
      </w:r>
    </w:p>
    <w:p w14:paraId="3497BC0E" w14:textId="77777777" w:rsidR="007C0571" w:rsidRDefault="007C0571" w:rsidP="007C0571">
      <w:pPr>
        <w:spacing w:before="60" w:after="60"/>
      </w:pPr>
      <w:r>
        <w:t xml:space="preserve">No ACH-01 geral, a peça 140 já traz o cálculo completo com correção para população finita. Na subamostra de divergência de área, a peça 109 documenta o desenho com 95% de confiança; o intervalo abaixo foi reconstruído a partir da proporção </w:t>
      </w:r>
      <w:r>
        <w:rPr>
          <w:rFonts w:ascii="Courier New" w:hAnsi="Courier New"/>
        </w:rPr>
        <w:t>83/155</w:t>
      </w:r>
      <w:r>
        <w:t>. No eixo geoespacial, a peça 115 formaliza o uso de correção para população finita no filtro de alta precisão, o que sustenta a leitura probabilística do funil; para as projeções dos indicadores de erro cartográfico, duplicação espacial e inconsistência municipal, os valores abaixo devem ser lidos como aproximações conservadoras sob hipótese SRS aplicada ao subconjunto efetivamente analisado.</w:t>
      </w:r>
    </w:p>
    <w:tbl>
      <w:tblPr>
        <w:tblStyle w:val="Tabelacomgrade"/>
        <w:tblW w:w="0" w:type="auto"/>
        <w:jc w:val="center"/>
        <w:tblLook w:val="04A0" w:firstRow="1" w:lastRow="0" w:firstColumn="1" w:lastColumn="0" w:noHBand="0" w:noVBand="1"/>
      </w:tblPr>
      <w:tblGrid>
        <w:gridCol w:w="1605"/>
        <w:gridCol w:w="1605"/>
        <w:gridCol w:w="1604"/>
        <w:gridCol w:w="1605"/>
        <w:gridCol w:w="1604"/>
        <w:gridCol w:w="1604"/>
      </w:tblGrid>
      <w:tr w:rsidR="007C0571" w14:paraId="4BB7D83E" w14:textId="77777777" w:rsidTr="00A62EAB">
        <w:trPr>
          <w:jc w:val="center"/>
        </w:trPr>
        <w:tc>
          <w:tcPr>
            <w:tcW w:w="1606" w:type="dxa"/>
          </w:tcPr>
          <w:p w14:paraId="3C162CDE" w14:textId="77777777" w:rsidR="007C0571" w:rsidRDefault="007C0571" w:rsidP="00A62EAB">
            <w:pPr>
              <w:spacing w:before="20" w:after="20"/>
              <w:jc w:val="left"/>
            </w:pPr>
            <w:r>
              <w:rPr>
                <w:b/>
                <w:sz w:val="20"/>
              </w:rPr>
              <w:t>Achado</w:t>
            </w:r>
          </w:p>
        </w:tc>
        <w:tc>
          <w:tcPr>
            <w:tcW w:w="1606" w:type="dxa"/>
          </w:tcPr>
          <w:p w14:paraId="39C41AF0" w14:textId="77777777" w:rsidR="007C0571" w:rsidRDefault="007C0571" w:rsidP="00A62EAB">
            <w:pPr>
              <w:spacing w:before="20" w:after="20"/>
              <w:jc w:val="left"/>
            </w:pPr>
            <w:r>
              <w:rPr>
                <w:b/>
                <w:sz w:val="20"/>
              </w:rPr>
              <w:t>Indicador</w:t>
            </w:r>
          </w:p>
        </w:tc>
        <w:tc>
          <w:tcPr>
            <w:tcW w:w="1606" w:type="dxa"/>
          </w:tcPr>
          <w:p w14:paraId="334A3E4F" w14:textId="77777777" w:rsidR="007C0571" w:rsidRDefault="007C0571" w:rsidP="00A62EAB">
            <w:pPr>
              <w:spacing w:before="20" w:after="20"/>
              <w:jc w:val="right"/>
            </w:pPr>
            <w:r>
              <w:rPr>
                <w:b/>
                <w:sz w:val="20"/>
              </w:rPr>
              <w:t>p</w:t>
            </w:r>
          </w:p>
        </w:tc>
        <w:tc>
          <w:tcPr>
            <w:tcW w:w="1606" w:type="dxa"/>
          </w:tcPr>
          <w:p w14:paraId="42451D5D" w14:textId="77777777" w:rsidR="007C0571" w:rsidRDefault="007C0571" w:rsidP="00A62EAB">
            <w:pPr>
              <w:spacing w:before="20" w:after="20"/>
              <w:jc w:val="right"/>
            </w:pPr>
            <w:r>
              <w:rPr>
                <w:b/>
                <w:sz w:val="20"/>
              </w:rPr>
              <w:t>População (N)</w:t>
            </w:r>
          </w:p>
        </w:tc>
        <w:tc>
          <w:tcPr>
            <w:tcW w:w="1606" w:type="dxa"/>
          </w:tcPr>
          <w:p w14:paraId="70844941" w14:textId="77777777" w:rsidR="007C0571" w:rsidRDefault="007C0571" w:rsidP="00A62EAB">
            <w:pPr>
              <w:spacing w:before="20" w:after="20"/>
              <w:jc w:val="right"/>
            </w:pPr>
            <w:r>
              <w:rPr>
                <w:b/>
                <w:sz w:val="20"/>
              </w:rPr>
              <w:t>Projeção central</w:t>
            </w:r>
          </w:p>
        </w:tc>
        <w:tc>
          <w:tcPr>
            <w:tcW w:w="1606" w:type="dxa"/>
          </w:tcPr>
          <w:p w14:paraId="1DFB45F7" w14:textId="77777777" w:rsidR="007C0571" w:rsidRDefault="007C0571" w:rsidP="00A62EAB">
            <w:pPr>
              <w:spacing w:before="20" w:after="20"/>
              <w:jc w:val="left"/>
            </w:pPr>
            <w:r>
              <w:rPr>
                <w:b/>
                <w:sz w:val="20"/>
              </w:rPr>
              <w:t>Intervalo utilizado</w:t>
            </w:r>
          </w:p>
        </w:tc>
      </w:tr>
      <w:tr w:rsidR="007C0571" w14:paraId="1D668260" w14:textId="77777777" w:rsidTr="00A62EAB">
        <w:trPr>
          <w:jc w:val="center"/>
        </w:trPr>
        <w:tc>
          <w:tcPr>
            <w:tcW w:w="1606" w:type="dxa"/>
          </w:tcPr>
          <w:p w14:paraId="66EF8F3F" w14:textId="77777777" w:rsidR="007C0571" w:rsidRDefault="007C0571" w:rsidP="00A62EAB">
            <w:pPr>
              <w:spacing w:before="20" w:after="20"/>
              <w:jc w:val="left"/>
            </w:pPr>
            <w:r>
              <w:rPr>
                <w:sz w:val="20"/>
              </w:rPr>
              <w:t>ACH-01</w:t>
            </w:r>
          </w:p>
        </w:tc>
        <w:tc>
          <w:tcPr>
            <w:tcW w:w="1606" w:type="dxa"/>
          </w:tcPr>
          <w:p w14:paraId="0F576418" w14:textId="77777777" w:rsidR="007C0571" w:rsidRDefault="007C0571" w:rsidP="00A62EAB">
            <w:pPr>
              <w:spacing w:before="20" w:after="20"/>
              <w:jc w:val="left"/>
            </w:pPr>
            <w:r>
              <w:rPr>
                <w:sz w:val="20"/>
              </w:rPr>
              <w:t>Inadequação funcional documental</w:t>
            </w:r>
          </w:p>
        </w:tc>
        <w:tc>
          <w:tcPr>
            <w:tcW w:w="1606" w:type="dxa"/>
          </w:tcPr>
          <w:p w14:paraId="26A79807" w14:textId="77777777" w:rsidR="007C0571" w:rsidRDefault="007C0571" w:rsidP="00A62EAB">
            <w:pPr>
              <w:spacing w:before="20" w:after="20"/>
              <w:jc w:val="right"/>
            </w:pPr>
            <w:r>
              <w:rPr>
                <w:sz w:val="20"/>
              </w:rPr>
              <w:t>27,1%</w:t>
            </w:r>
          </w:p>
        </w:tc>
        <w:tc>
          <w:tcPr>
            <w:tcW w:w="1606" w:type="dxa"/>
          </w:tcPr>
          <w:p w14:paraId="06801DF0" w14:textId="77777777" w:rsidR="007C0571" w:rsidRDefault="007C0571" w:rsidP="00A62EAB">
            <w:pPr>
              <w:spacing w:before="20" w:after="20"/>
              <w:jc w:val="right"/>
            </w:pPr>
            <w:r>
              <w:rPr>
                <w:sz w:val="20"/>
              </w:rPr>
              <w:t>11.377.318</w:t>
            </w:r>
          </w:p>
        </w:tc>
        <w:tc>
          <w:tcPr>
            <w:tcW w:w="1606" w:type="dxa"/>
          </w:tcPr>
          <w:p w14:paraId="7C09280C" w14:textId="77777777" w:rsidR="007C0571" w:rsidRDefault="007C0571" w:rsidP="00A62EAB">
            <w:pPr>
              <w:spacing w:before="20" w:after="20"/>
              <w:jc w:val="right"/>
            </w:pPr>
            <w:r>
              <w:rPr>
                <w:sz w:val="20"/>
              </w:rPr>
              <w:t>3.083.253</w:t>
            </w:r>
          </w:p>
        </w:tc>
        <w:tc>
          <w:tcPr>
            <w:tcW w:w="1606" w:type="dxa"/>
          </w:tcPr>
          <w:p w14:paraId="0652467B" w14:textId="77777777" w:rsidR="007C0571" w:rsidRDefault="007C0571" w:rsidP="00A62EAB">
            <w:pPr>
              <w:spacing w:before="20" w:after="20"/>
              <w:jc w:val="left"/>
            </w:pPr>
            <w:r>
              <w:rPr>
                <w:sz w:val="20"/>
              </w:rPr>
              <w:t>IC 99%: 2.571.274 a 3.595.272</w:t>
            </w:r>
          </w:p>
        </w:tc>
      </w:tr>
      <w:tr w:rsidR="007C0571" w14:paraId="14AE4CF2" w14:textId="77777777" w:rsidTr="00A62EAB">
        <w:trPr>
          <w:jc w:val="center"/>
        </w:trPr>
        <w:tc>
          <w:tcPr>
            <w:tcW w:w="1606" w:type="dxa"/>
          </w:tcPr>
          <w:p w14:paraId="00A45E5E" w14:textId="77777777" w:rsidR="007C0571" w:rsidRDefault="007C0571" w:rsidP="00A62EAB">
            <w:pPr>
              <w:spacing w:before="20" w:after="20"/>
              <w:jc w:val="left"/>
            </w:pPr>
            <w:r>
              <w:rPr>
                <w:sz w:val="20"/>
              </w:rPr>
              <w:t>ACH-01</w:t>
            </w:r>
          </w:p>
        </w:tc>
        <w:tc>
          <w:tcPr>
            <w:tcW w:w="1606" w:type="dxa"/>
          </w:tcPr>
          <w:p w14:paraId="3CC4E62F" w14:textId="77777777" w:rsidR="007C0571" w:rsidRDefault="007C0571" w:rsidP="00A62EAB">
            <w:pPr>
              <w:spacing w:before="20" w:after="20"/>
              <w:jc w:val="left"/>
            </w:pPr>
            <w:r>
              <w:rPr>
                <w:sz w:val="20"/>
              </w:rPr>
              <w:t>Divergência crítica de área</w:t>
            </w:r>
          </w:p>
        </w:tc>
        <w:tc>
          <w:tcPr>
            <w:tcW w:w="1606" w:type="dxa"/>
          </w:tcPr>
          <w:p w14:paraId="68BF6F17" w14:textId="77777777" w:rsidR="007C0571" w:rsidRDefault="007C0571" w:rsidP="00A62EAB">
            <w:pPr>
              <w:spacing w:before="20" w:after="20"/>
              <w:jc w:val="right"/>
            </w:pPr>
            <w:r>
              <w:rPr>
                <w:sz w:val="20"/>
              </w:rPr>
              <w:t>53,55%</w:t>
            </w:r>
          </w:p>
        </w:tc>
        <w:tc>
          <w:tcPr>
            <w:tcW w:w="1606" w:type="dxa"/>
          </w:tcPr>
          <w:p w14:paraId="1315BEBE" w14:textId="77777777" w:rsidR="007C0571" w:rsidRDefault="007C0571" w:rsidP="00A62EAB">
            <w:pPr>
              <w:spacing w:before="20" w:after="20"/>
              <w:jc w:val="right"/>
            </w:pPr>
            <w:r>
              <w:rPr>
                <w:sz w:val="20"/>
              </w:rPr>
              <w:t>2.615.891</w:t>
            </w:r>
          </w:p>
        </w:tc>
        <w:tc>
          <w:tcPr>
            <w:tcW w:w="1606" w:type="dxa"/>
          </w:tcPr>
          <w:p w14:paraId="44433C64" w14:textId="77777777" w:rsidR="007C0571" w:rsidRDefault="007C0571" w:rsidP="00A62EAB">
            <w:pPr>
              <w:spacing w:before="20" w:after="20"/>
              <w:jc w:val="right"/>
            </w:pPr>
            <w:r>
              <w:rPr>
                <w:sz w:val="20"/>
              </w:rPr>
              <w:t>1.400.767</w:t>
            </w:r>
          </w:p>
        </w:tc>
        <w:tc>
          <w:tcPr>
            <w:tcW w:w="1606" w:type="dxa"/>
          </w:tcPr>
          <w:p w14:paraId="62709919" w14:textId="77777777" w:rsidR="007C0571" w:rsidRDefault="007C0571" w:rsidP="00A62EAB">
            <w:pPr>
              <w:spacing w:before="20" w:after="20"/>
              <w:jc w:val="left"/>
            </w:pPr>
            <w:r>
              <w:rPr>
                <w:sz w:val="20"/>
              </w:rPr>
              <w:t>IC 95% aprox.: 1.195.375 a 1.606.159</w:t>
            </w:r>
          </w:p>
        </w:tc>
      </w:tr>
      <w:tr w:rsidR="007C0571" w14:paraId="7860434C" w14:textId="77777777" w:rsidTr="00A62EAB">
        <w:trPr>
          <w:jc w:val="center"/>
        </w:trPr>
        <w:tc>
          <w:tcPr>
            <w:tcW w:w="1606" w:type="dxa"/>
          </w:tcPr>
          <w:p w14:paraId="7DCA92DD" w14:textId="77777777" w:rsidR="007C0571" w:rsidRDefault="007C0571" w:rsidP="00A62EAB">
            <w:pPr>
              <w:spacing w:before="20" w:after="20"/>
              <w:jc w:val="left"/>
            </w:pPr>
            <w:r>
              <w:rPr>
                <w:sz w:val="20"/>
              </w:rPr>
              <w:t>ACH-02</w:t>
            </w:r>
          </w:p>
        </w:tc>
        <w:tc>
          <w:tcPr>
            <w:tcW w:w="1606" w:type="dxa"/>
          </w:tcPr>
          <w:p w14:paraId="5F7115E7" w14:textId="77777777" w:rsidR="007C0571" w:rsidRDefault="007C0571" w:rsidP="00A62EAB">
            <w:pPr>
              <w:spacing w:before="20" w:after="20"/>
              <w:jc w:val="left"/>
            </w:pPr>
            <w:r>
              <w:rPr>
                <w:sz w:val="20"/>
              </w:rPr>
              <w:t>Erro cartográfico total</w:t>
            </w:r>
          </w:p>
        </w:tc>
        <w:tc>
          <w:tcPr>
            <w:tcW w:w="1606" w:type="dxa"/>
          </w:tcPr>
          <w:p w14:paraId="1062353C" w14:textId="77777777" w:rsidR="007C0571" w:rsidRDefault="007C0571" w:rsidP="00A62EAB">
            <w:pPr>
              <w:spacing w:before="20" w:after="20"/>
              <w:jc w:val="right"/>
            </w:pPr>
            <w:r>
              <w:rPr>
                <w:sz w:val="20"/>
              </w:rPr>
              <w:t>45,92%</w:t>
            </w:r>
          </w:p>
        </w:tc>
        <w:tc>
          <w:tcPr>
            <w:tcW w:w="1606" w:type="dxa"/>
          </w:tcPr>
          <w:p w14:paraId="22A0EB02" w14:textId="77777777" w:rsidR="007C0571" w:rsidRDefault="007C0571" w:rsidP="00A62EAB">
            <w:pPr>
              <w:spacing w:before="20" w:after="20"/>
              <w:jc w:val="right"/>
            </w:pPr>
            <w:r>
              <w:rPr>
                <w:sz w:val="20"/>
              </w:rPr>
              <w:t>3.175.345</w:t>
            </w:r>
          </w:p>
        </w:tc>
        <w:tc>
          <w:tcPr>
            <w:tcW w:w="1606" w:type="dxa"/>
          </w:tcPr>
          <w:p w14:paraId="126465A6" w14:textId="77777777" w:rsidR="007C0571" w:rsidRDefault="007C0571" w:rsidP="00A62EAB">
            <w:pPr>
              <w:spacing w:before="20" w:after="20"/>
              <w:jc w:val="right"/>
            </w:pPr>
            <w:r>
              <w:rPr>
                <w:sz w:val="20"/>
              </w:rPr>
              <w:t>1.458.118</w:t>
            </w:r>
          </w:p>
        </w:tc>
        <w:tc>
          <w:tcPr>
            <w:tcW w:w="1606" w:type="dxa"/>
          </w:tcPr>
          <w:p w14:paraId="309C5471" w14:textId="77777777" w:rsidR="007C0571" w:rsidRDefault="007C0571" w:rsidP="00A62EAB">
            <w:pPr>
              <w:spacing w:before="20" w:after="20"/>
              <w:jc w:val="left"/>
            </w:pPr>
            <w:r>
              <w:rPr>
                <w:sz w:val="20"/>
              </w:rPr>
              <w:t>IC 99% aprox.: 1.440.278 a 1.475.959</w:t>
            </w:r>
          </w:p>
        </w:tc>
      </w:tr>
      <w:tr w:rsidR="007C0571" w14:paraId="5FBA6206" w14:textId="77777777" w:rsidTr="00A62EAB">
        <w:trPr>
          <w:jc w:val="center"/>
        </w:trPr>
        <w:tc>
          <w:tcPr>
            <w:tcW w:w="1606" w:type="dxa"/>
          </w:tcPr>
          <w:p w14:paraId="2002A90E" w14:textId="77777777" w:rsidR="007C0571" w:rsidRDefault="007C0571" w:rsidP="00A62EAB">
            <w:pPr>
              <w:spacing w:before="20" w:after="20"/>
              <w:jc w:val="left"/>
            </w:pPr>
            <w:r>
              <w:rPr>
                <w:sz w:val="20"/>
              </w:rPr>
              <w:lastRenderedPageBreak/>
              <w:t>ACH-02</w:t>
            </w:r>
          </w:p>
        </w:tc>
        <w:tc>
          <w:tcPr>
            <w:tcW w:w="1606" w:type="dxa"/>
          </w:tcPr>
          <w:p w14:paraId="211C4DE3" w14:textId="77777777" w:rsidR="007C0571" w:rsidRDefault="007C0571" w:rsidP="00A62EAB">
            <w:pPr>
              <w:spacing w:before="20" w:after="20"/>
              <w:jc w:val="left"/>
            </w:pPr>
            <w:r>
              <w:rPr>
                <w:sz w:val="20"/>
              </w:rPr>
              <w:t>Duplicações espaciais</w:t>
            </w:r>
          </w:p>
        </w:tc>
        <w:tc>
          <w:tcPr>
            <w:tcW w:w="1606" w:type="dxa"/>
          </w:tcPr>
          <w:p w14:paraId="55E4C219" w14:textId="77777777" w:rsidR="007C0571" w:rsidRDefault="007C0571" w:rsidP="00A62EAB">
            <w:pPr>
              <w:spacing w:before="20" w:after="20"/>
              <w:jc w:val="right"/>
            </w:pPr>
            <w:r>
              <w:rPr>
                <w:sz w:val="20"/>
              </w:rPr>
              <w:t>55,27%</w:t>
            </w:r>
          </w:p>
        </w:tc>
        <w:tc>
          <w:tcPr>
            <w:tcW w:w="1606" w:type="dxa"/>
          </w:tcPr>
          <w:p w14:paraId="43F7219B" w14:textId="77777777" w:rsidR="007C0571" w:rsidRDefault="007C0571" w:rsidP="00A62EAB">
            <w:pPr>
              <w:spacing w:before="20" w:after="20"/>
              <w:jc w:val="right"/>
            </w:pPr>
            <w:r>
              <w:rPr>
                <w:sz w:val="20"/>
              </w:rPr>
              <w:t>3.175.345</w:t>
            </w:r>
          </w:p>
        </w:tc>
        <w:tc>
          <w:tcPr>
            <w:tcW w:w="1606" w:type="dxa"/>
          </w:tcPr>
          <w:p w14:paraId="7AD1200E" w14:textId="77777777" w:rsidR="007C0571" w:rsidRDefault="007C0571" w:rsidP="00A62EAB">
            <w:pPr>
              <w:spacing w:before="20" w:after="20"/>
              <w:jc w:val="right"/>
            </w:pPr>
            <w:r>
              <w:rPr>
                <w:sz w:val="20"/>
              </w:rPr>
              <w:t>1.755.013</w:t>
            </w:r>
          </w:p>
        </w:tc>
        <w:tc>
          <w:tcPr>
            <w:tcW w:w="1606" w:type="dxa"/>
          </w:tcPr>
          <w:p w14:paraId="43C7B6BE" w14:textId="77777777" w:rsidR="007C0571" w:rsidRDefault="007C0571" w:rsidP="00A62EAB">
            <w:pPr>
              <w:spacing w:before="20" w:after="20"/>
              <w:jc w:val="left"/>
            </w:pPr>
            <w:r>
              <w:rPr>
                <w:sz w:val="20"/>
              </w:rPr>
              <w:t>IC 99% aprox.: 1.735.717 a 1.774.309</w:t>
            </w:r>
          </w:p>
        </w:tc>
      </w:tr>
      <w:tr w:rsidR="007C0571" w14:paraId="026FE3C4" w14:textId="77777777" w:rsidTr="00A62EAB">
        <w:trPr>
          <w:jc w:val="center"/>
        </w:trPr>
        <w:tc>
          <w:tcPr>
            <w:tcW w:w="1606" w:type="dxa"/>
          </w:tcPr>
          <w:p w14:paraId="0C4F7991" w14:textId="77777777" w:rsidR="007C0571" w:rsidRDefault="007C0571" w:rsidP="00A62EAB">
            <w:pPr>
              <w:spacing w:before="20" w:after="20"/>
              <w:jc w:val="left"/>
            </w:pPr>
            <w:r>
              <w:rPr>
                <w:sz w:val="20"/>
              </w:rPr>
              <w:t>ACH-02</w:t>
            </w:r>
          </w:p>
        </w:tc>
        <w:tc>
          <w:tcPr>
            <w:tcW w:w="1606" w:type="dxa"/>
          </w:tcPr>
          <w:p w14:paraId="5FF76D0A" w14:textId="77777777" w:rsidR="007C0571" w:rsidRDefault="007C0571" w:rsidP="00A62EAB">
            <w:pPr>
              <w:spacing w:before="20" w:after="20"/>
              <w:jc w:val="left"/>
            </w:pPr>
            <w:r>
              <w:rPr>
                <w:sz w:val="20"/>
              </w:rPr>
              <w:t>Inconsistência municipal</w:t>
            </w:r>
          </w:p>
        </w:tc>
        <w:tc>
          <w:tcPr>
            <w:tcW w:w="1606" w:type="dxa"/>
          </w:tcPr>
          <w:p w14:paraId="321F0FC5" w14:textId="77777777" w:rsidR="007C0571" w:rsidRDefault="007C0571" w:rsidP="00A62EAB">
            <w:pPr>
              <w:spacing w:before="20" w:after="20"/>
              <w:jc w:val="right"/>
            </w:pPr>
            <w:r>
              <w:rPr>
                <w:sz w:val="20"/>
              </w:rPr>
              <w:t>15,92%</w:t>
            </w:r>
          </w:p>
        </w:tc>
        <w:tc>
          <w:tcPr>
            <w:tcW w:w="1606" w:type="dxa"/>
          </w:tcPr>
          <w:p w14:paraId="6CACCB0F" w14:textId="77777777" w:rsidR="007C0571" w:rsidRDefault="007C0571" w:rsidP="00A62EAB">
            <w:pPr>
              <w:spacing w:before="20" w:after="20"/>
              <w:jc w:val="right"/>
            </w:pPr>
            <w:r>
              <w:rPr>
                <w:sz w:val="20"/>
              </w:rPr>
              <w:t>3.175.345</w:t>
            </w:r>
          </w:p>
        </w:tc>
        <w:tc>
          <w:tcPr>
            <w:tcW w:w="1606" w:type="dxa"/>
          </w:tcPr>
          <w:p w14:paraId="3BF6FE21" w14:textId="77777777" w:rsidR="007C0571" w:rsidRDefault="007C0571" w:rsidP="00A62EAB">
            <w:pPr>
              <w:spacing w:before="20" w:after="20"/>
              <w:jc w:val="right"/>
            </w:pPr>
            <w:r>
              <w:rPr>
                <w:sz w:val="20"/>
              </w:rPr>
              <w:t>505.515</w:t>
            </w:r>
          </w:p>
        </w:tc>
        <w:tc>
          <w:tcPr>
            <w:tcW w:w="1606" w:type="dxa"/>
          </w:tcPr>
          <w:p w14:paraId="0D7FFF40" w14:textId="77777777" w:rsidR="007C0571" w:rsidRDefault="007C0571" w:rsidP="00A62EAB">
            <w:pPr>
              <w:spacing w:before="20" w:after="20"/>
              <w:jc w:val="left"/>
            </w:pPr>
            <w:r>
              <w:rPr>
                <w:sz w:val="20"/>
              </w:rPr>
              <w:t>IC 99% aprox.: 491.316 a 519.713</w:t>
            </w:r>
          </w:p>
        </w:tc>
      </w:tr>
    </w:tbl>
    <w:p w14:paraId="19817B72" w14:textId="77777777" w:rsidR="007C0571" w:rsidRDefault="007C0571" w:rsidP="007C0571">
      <w:pPr>
        <w:spacing w:before="0" w:after="120" w:line="40" w:lineRule="exact"/>
      </w:pPr>
    </w:p>
    <w:p w14:paraId="17698276" w14:textId="77777777" w:rsidR="007C0571" w:rsidRDefault="007C0571" w:rsidP="007C0571">
      <w:pPr>
        <w:spacing w:before="60" w:after="60"/>
      </w:pPr>
      <w:r>
        <w:t xml:space="preserve">Dois esclarecimentos são necessários. Primeiro, a projeção de </w:t>
      </w:r>
      <w:r>
        <w:rPr>
          <w:rFonts w:ascii="Courier New" w:hAnsi="Courier New"/>
        </w:rPr>
        <w:t>3,08 milhões</w:t>
      </w:r>
      <w:r>
        <w:t xml:space="preserve"> no ACH-01 deriva diretamente da peça 140 e é a referência oficial do relatório. Segundo, a projeção de divergência de área não substitui a projeção de inadequação funcional geral: trata-se de estimativa subordinada a universo comparável menor e a nível de confiança distinto. Terceiro, os indicadores projetados do ACH-02 não são mutuamente exclusivos e, portanto, não podem ser somados entre si para formar quantitativo único de registros afetados.</w:t>
      </w:r>
    </w:p>
    <w:p w14:paraId="45BE9C45" w14:textId="77777777" w:rsidR="007C0571" w:rsidRPr="00D27D9D" w:rsidRDefault="007C0571" w:rsidP="007C0571">
      <w:pPr>
        <w:pStyle w:val="Ttulo2"/>
        <w:numPr>
          <w:ilvl w:val="0"/>
          <w:numId w:val="0"/>
        </w:numPr>
        <w:spacing w:before="240" w:after="120"/>
        <w:ind w:left="576" w:hanging="576"/>
        <w:rPr>
          <w:u w:val="none"/>
        </w:rPr>
      </w:pPr>
      <w:bookmarkStart w:id="137" w:name="_Toc225413293"/>
      <w:r w:rsidRPr="00D27D9D">
        <w:rPr>
          <w:b/>
          <w:sz w:val="26"/>
          <w:u w:val="none"/>
        </w:rPr>
        <w:t>5. Validação e controle de qualidade</w:t>
      </w:r>
      <w:bookmarkEnd w:id="137"/>
    </w:p>
    <w:p w14:paraId="3C7DCDC5" w14:textId="77777777" w:rsidR="007C0571" w:rsidRPr="00D27D9D" w:rsidRDefault="007C0571" w:rsidP="007C0571">
      <w:pPr>
        <w:pStyle w:val="Ttulo3"/>
        <w:numPr>
          <w:ilvl w:val="0"/>
          <w:numId w:val="0"/>
        </w:numPr>
        <w:spacing w:before="240" w:after="120"/>
        <w:ind w:left="720" w:hanging="720"/>
        <w:rPr>
          <w:u w:val="none"/>
        </w:rPr>
      </w:pPr>
      <w:bookmarkStart w:id="138" w:name="_Toc225413294"/>
      <w:r w:rsidRPr="00D27D9D">
        <w:rPr>
          <w:b/>
          <w:u w:val="none"/>
        </w:rPr>
        <w:t>5.1 Validação da classificação documental</w:t>
      </w:r>
      <w:bookmarkEnd w:id="138"/>
    </w:p>
    <w:p w14:paraId="414BDC14" w14:textId="77777777" w:rsidR="007C0571" w:rsidRDefault="007C0571" w:rsidP="007C0571">
      <w:pPr>
        <w:spacing w:before="60" w:after="60"/>
      </w:pPr>
      <w:r>
        <w:t>Na peça 103, a classificação automatizada dos 646 documentos foi submetida a estratificação prévia, tratamento de 23 casos inicialmente não classificados, reclassificação manual e validação cruzada independente. A taxa de inadequação projetada para a população não resulta de saída bruta do modelo, mas de consolidado final auditado. Não foi empregada métrica formal de concordância do tipo Kappa.</w:t>
      </w:r>
    </w:p>
    <w:p w14:paraId="1646B91E" w14:textId="77777777" w:rsidR="007C0571" w:rsidRPr="00D27D9D" w:rsidRDefault="007C0571" w:rsidP="007C0571">
      <w:pPr>
        <w:pStyle w:val="Ttulo3"/>
        <w:numPr>
          <w:ilvl w:val="0"/>
          <w:numId w:val="0"/>
        </w:numPr>
        <w:spacing w:before="240" w:after="120"/>
        <w:ind w:left="720" w:hanging="720"/>
        <w:rPr>
          <w:u w:val="none"/>
        </w:rPr>
      </w:pPr>
      <w:bookmarkStart w:id="139" w:name="_Toc225413295"/>
      <w:r w:rsidRPr="00D27D9D">
        <w:rPr>
          <w:b/>
          <w:u w:val="none"/>
        </w:rPr>
        <w:t>5.2 Validação dos cruzamentos censitários</w:t>
      </w:r>
      <w:bookmarkEnd w:id="139"/>
    </w:p>
    <w:p w14:paraId="3238832C" w14:textId="77777777" w:rsidR="007C0571" w:rsidRDefault="007C0571" w:rsidP="007C0571">
      <w:pPr>
        <w:spacing w:before="60" w:after="60"/>
      </w:pPr>
      <w:r>
        <w:t>Nos cruzamentos do ACH-03, a validação ocorreu por desenho conservador do critério decisório. O caso mais importante é o de falecidos, em que a equipe só contabilizou óbito quando houve confirmação simultânea em RFB e Sisobi. CPFs sem retorno foram segregados em categoria própria, evitando contaminação do indicador de óbitos confirmados. A mesma lógica de prudência foi utilizada nos testes de contato e CEP, mediante separação entre inválido, genérico, inexistente e inconsistente.</w:t>
      </w:r>
    </w:p>
    <w:p w14:paraId="3D0D0F91" w14:textId="77777777" w:rsidR="007C0571" w:rsidRPr="00D27D9D" w:rsidRDefault="007C0571" w:rsidP="007C0571">
      <w:pPr>
        <w:pStyle w:val="Ttulo3"/>
        <w:numPr>
          <w:ilvl w:val="0"/>
          <w:numId w:val="0"/>
        </w:numPr>
        <w:spacing w:before="240" w:after="120"/>
        <w:ind w:left="720" w:hanging="720"/>
        <w:rPr>
          <w:u w:val="none"/>
        </w:rPr>
      </w:pPr>
      <w:bookmarkStart w:id="140" w:name="_Toc225413296"/>
      <w:r w:rsidRPr="00D27D9D">
        <w:rPr>
          <w:b/>
          <w:u w:val="none"/>
        </w:rPr>
        <w:t>5.3 Reanálise ministerial no ACH-02</w:t>
      </w:r>
      <w:bookmarkEnd w:id="140"/>
    </w:p>
    <w:p w14:paraId="391B0CB0" w14:textId="77777777" w:rsidR="007C0571" w:rsidRDefault="007C0571" w:rsidP="007C0571">
      <w:pPr>
        <w:spacing w:before="60" w:after="60"/>
      </w:pPr>
      <w:r>
        <w:t>A análise de inflação cadastral municipal encontrou 632 municípios com área cadastrada superior à área oficial do IBGE. Desses, 608 apresentavam cobertura igual ou superior a 100% e foram objeto de reanálise específica pelo gestor na peça 161. O MDA afastou a materialidade em 558 casos e manteve universo residual de 50 municípios, dos quais 10 com indício de plausibilidade do achado e 40 dependentes de averiguação complementar. Sob perspectiva estatística, essa reanálise não invalida o teste censitário original; ela apenas recalibra a interpretação substantiva do subconjunto mais crítico e deve ser entendida como refino contraditório do alcance do indicador agregado.</w:t>
      </w:r>
    </w:p>
    <w:p w14:paraId="5DC27BB3" w14:textId="77777777" w:rsidR="007C0571" w:rsidRPr="00D27D9D" w:rsidRDefault="007C0571" w:rsidP="007C0571">
      <w:pPr>
        <w:pStyle w:val="Ttulo2"/>
        <w:numPr>
          <w:ilvl w:val="0"/>
          <w:numId w:val="0"/>
        </w:numPr>
        <w:spacing w:before="240" w:after="120"/>
        <w:ind w:left="576" w:hanging="576"/>
        <w:rPr>
          <w:u w:val="none"/>
        </w:rPr>
      </w:pPr>
      <w:bookmarkStart w:id="141" w:name="_Toc225413297"/>
      <w:r w:rsidRPr="00D27D9D">
        <w:rPr>
          <w:b/>
          <w:sz w:val="26"/>
          <w:u w:val="none"/>
        </w:rPr>
        <w:t>6. Limitações estatísticas</w:t>
      </w:r>
      <w:bookmarkEnd w:id="141"/>
    </w:p>
    <w:p w14:paraId="091071F9" w14:textId="77777777" w:rsidR="007C0571" w:rsidRDefault="007C0571" w:rsidP="007C0571">
      <w:pPr>
        <w:spacing w:before="60" w:after="60"/>
      </w:pPr>
      <w:r>
        <w:t xml:space="preserve">As limitações quantitativas mais relevantes são as seguintes. A primeira diz respeito à heterogeneidade entre desenhos: o ACH-01 geral usa amostra estratificada específica de documentos; a subamostra de área usa recorte complementar com </w:t>
      </w:r>
      <w:r>
        <w:rPr>
          <w:rFonts w:ascii="Courier New" w:hAnsi="Courier New"/>
        </w:rPr>
        <w:t>n=155</w:t>
      </w:r>
      <w:r>
        <w:t xml:space="preserve"> e confiança de 95%; o ACH-02 opera sobre funil probabilístico em múltiplas camadas; e os ACH-03 e ACH-04 são censitários. Misturar esses desenhos como se fossem equivalentes levaria a conclusões indevidas. A segunda é que a validade inferencial das projeções geoespaciais depende da rastreabilidade entre PT-04, PT-05, PT-06 e os testes subsequentes; a documentação é suficiente, mas a replicação integral por terceiro exige acesso aos scripts e artefatos intermediários.</w:t>
      </w:r>
    </w:p>
    <w:p w14:paraId="56F11F2B" w14:textId="77777777" w:rsidR="007C0571" w:rsidRDefault="007C0571" w:rsidP="007C0571">
      <w:pPr>
        <w:spacing w:before="60" w:after="60"/>
      </w:pPr>
      <w:r>
        <w:t xml:space="preserve">A terceira limitação concerne ao uso de classificação automatizada no ACH-01. Embora a estimativa final tenha sido validada manualmente em casos críticos, a ausência de métrica formal de </w:t>
      </w:r>
      <w:r>
        <w:lastRenderedPageBreak/>
        <w:t>concordância IA versus auditor impede afirmar precisão classificatória em sentido estritamente experimental. A quarta é que a análise de DPI da peça 106 foi complementar e não probabilística; por isso, ela não integra as tabelas inferenciais deste apêndice. A quinta é temporal: as estimativas refletem a base observada no período auditado e não capturam alterações posteriores. A sexta é interpretativa: o índice de conformidade integral de 32% produzido pelo gestor não compõe a base inferencial da auditoria e deve ser tratado apenas como contexto. Com essas ressalvas, a documentação estatística é suficiente para demonstrar que os achados amostrais foram produzidos com parâmetros explícitos de confiança e que os achados censitários dispensam extrapolação.</w:t>
      </w:r>
    </w:p>
    <w:p w14:paraId="07FCC987" w14:textId="77777777" w:rsidR="007C0571" w:rsidRDefault="007C0571" w:rsidP="007C0571">
      <w:pPr>
        <w:spacing w:before="0" w:after="160" w:line="259" w:lineRule="auto"/>
        <w:jc w:val="left"/>
        <w:rPr>
          <w:sz w:val="28"/>
        </w:rPr>
      </w:pPr>
      <w:bookmarkStart w:id="142" w:name="_Toc225413298"/>
    </w:p>
    <w:p w14:paraId="74CC7D88" w14:textId="77777777" w:rsidR="007C0571" w:rsidRDefault="007C0571">
      <w:pPr>
        <w:spacing w:before="0" w:after="160" w:line="259" w:lineRule="auto"/>
        <w:jc w:val="left"/>
        <w:rPr>
          <w:rFonts w:eastAsia="Times New Roman"/>
          <w:b/>
          <w:szCs w:val="20"/>
          <w:lang w:eastAsia="pt-BR"/>
        </w:rPr>
      </w:pPr>
      <w:r>
        <w:br w:type="page"/>
      </w:r>
    </w:p>
    <w:p w14:paraId="1548702F" w14:textId="606744EF" w:rsidR="007C0571" w:rsidRPr="009B6208" w:rsidRDefault="007C0571" w:rsidP="007C0571">
      <w:pPr>
        <w:pStyle w:val="Ttulo1"/>
        <w:numPr>
          <w:ilvl w:val="0"/>
          <w:numId w:val="0"/>
        </w:numPr>
        <w:tabs>
          <w:tab w:val="clear" w:pos="567"/>
        </w:tabs>
        <w:jc w:val="center"/>
      </w:pPr>
      <w:bookmarkStart w:id="143" w:name="_Toc225527040"/>
      <w:r w:rsidRPr="003862F9">
        <w:lastRenderedPageBreak/>
        <w:t xml:space="preserve">Apêndice </w:t>
      </w:r>
      <w:r>
        <w:t>IIb</w:t>
      </w:r>
      <w:r w:rsidRPr="003862F9">
        <w:t xml:space="preserve"> – Metodologia Estatística da Análise Documental</w:t>
      </w:r>
      <w:bookmarkEnd w:id="143"/>
    </w:p>
    <w:p w14:paraId="17047632" w14:textId="77777777" w:rsidR="007C0571" w:rsidRPr="00301E15" w:rsidRDefault="007C0571" w:rsidP="007C0571">
      <w:pPr>
        <w:pStyle w:val="PargrafodaLista"/>
        <w:numPr>
          <w:ilvl w:val="0"/>
          <w:numId w:val="12"/>
        </w:numPr>
        <w:ind w:left="0" w:firstLine="0"/>
        <w:rPr>
          <w:b/>
          <w:bCs/>
          <w:sz w:val="24"/>
          <w:szCs w:val="24"/>
        </w:rPr>
      </w:pPr>
      <w:r w:rsidRPr="00301E15">
        <w:rPr>
          <w:b/>
          <w:bCs/>
          <w:sz w:val="24"/>
          <w:szCs w:val="24"/>
        </w:rPr>
        <w:t>Objetivo e Escopo</w:t>
      </w:r>
      <w:r>
        <w:rPr>
          <w:b/>
          <w:bCs/>
          <w:sz w:val="24"/>
          <w:szCs w:val="24"/>
        </w:rPr>
        <w:t xml:space="preserve"> </w:t>
      </w:r>
    </w:p>
    <w:p w14:paraId="21371BB5" w14:textId="77777777" w:rsidR="007C0571" w:rsidRPr="009B6208" w:rsidRDefault="007C0571" w:rsidP="007C0571">
      <w:pPr>
        <w:pStyle w:val="Pargrafonumerado"/>
        <w:numPr>
          <w:ilvl w:val="0"/>
          <w:numId w:val="13"/>
        </w:numPr>
        <w:ind w:left="0" w:firstLine="0"/>
      </w:pPr>
      <w:r w:rsidRPr="009B6208">
        <w:t>Este apêndice detalha a fundamentação estatística e os procedimentos metodológicos aplicados na análise documental do</w:t>
      </w:r>
      <w:r>
        <w:t>s</w:t>
      </w:r>
      <w:r w:rsidRPr="009B6208">
        <w:t xml:space="preserve"> Achado</w:t>
      </w:r>
      <w:r>
        <w:t>s</w:t>
      </w:r>
      <w:r w:rsidRPr="009B6208">
        <w:t xml:space="preserve"> I</w:t>
      </w:r>
      <w:r>
        <w:t>, II e III</w:t>
      </w:r>
      <w:r w:rsidRPr="009B6208">
        <w:t>.</w:t>
      </w:r>
    </w:p>
    <w:p w14:paraId="5A2EA36D" w14:textId="77777777" w:rsidR="007C0571" w:rsidRPr="00301E15" w:rsidRDefault="007C0571" w:rsidP="007C0571">
      <w:pPr>
        <w:pStyle w:val="PargrafodaLista"/>
        <w:numPr>
          <w:ilvl w:val="0"/>
          <w:numId w:val="12"/>
        </w:numPr>
        <w:ind w:left="0" w:firstLine="0"/>
        <w:rPr>
          <w:b/>
          <w:bCs/>
          <w:sz w:val="24"/>
          <w:szCs w:val="24"/>
        </w:rPr>
      </w:pPr>
      <w:r w:rsidRPr="00301E15">
        <w:rPr>
          <w:b/>
          <w:bCs/>
          <w:sz w:val="24"/>
          <w:szCs w:val="24"/>
        </w:rPr>
        <w:t>Desenho Amostral</w:t>
      </w:r>
      <w:r>
        <w:rPr>
          <w:b/>
          <w:bCs/>
          <w:sz w:val="24"/>
          <w:szCs w:val="24"/>
        </w:rPr>
        <w:t xml:space="preserve"> – Achado I: Inadequações da Documentação Comprobatória</w:t>
      </w:r>
    </w:p>
    <w:p w14:paraId="4A408109" w14:textId="77777777" w:rsidR="007C0571" w:rsidRPr="009B6208" w:rsidRDefault="007C0571" w:rsidP="007C0571">
      <w:pPr>
        <w:pStyle w:val="Pargrafonumerado"/>
        <w:numPr>
          <w:ilvl w:val="0"/>
          <w:numId w:val="13"/>
        </w:numPr>
        <w:ind w:left="0" w:firstLine="0"/>
      </w:pPr>
      <w:r w:rsidRPr="009B6208">
        <w:t>Foram realizados dois procedimentos amostrais distintos, dependendo da complexidade do atributo analisado:</w:t>
      </w:r>
    </w:p>
    <w:p w14:paraId="27A31A73" w14:textId="77777777" w:rsidR="007C0571" w:rsidRPr="00301E15" w:rsidRDefault="007C0571" w:rsidP="007C0571">
      <w:pPr>
        <w:pStyle w:val="PargrafodaLista"/>
        <w:numPr>
          <w:ilvl w:val="1"/>
          <w:numId w:val="12"/>
        </w:numPr>
        <w:ind w:left="0" w:firstLine="0"/>
        <w:rPr>
          <w:b/>
          <w:bCs/>
          <w:sz w:val="24"/>
          <w:szCs w:val="24"/>
        </w:rPr>
      </w:pPr>
      <w:r w:rsidRPr="00301E15">
        <w:rPr>
          <w:b/>
          <w:bCs/>
          <w:sz w:val="24"/>
          <w:szCs w:val="24"/>
        </w:rPr>
        <w:t>Análise de Adequação Semântica (Tipo de Documento)</w:t>
      </w:r>
    </w:p>
    <w:p w14:paraId="373A81FF" w14:textId="77777777" w:rsidR="007C0571" w:rsidRPr="009B6208" w:rsidRDefault="007C0571" w:rsidP="007C0571">
      <w:pPr>
        <w:pStyle w:val="Pargrafonumerado"/>
        <w:numPr>
          <w:ilvl w:val="0"/>
          <w:numId w:val="13"/>
        </w:numPr>
        <w:ind w:left="0" w:firstLine="0"/>
      </w:pPr>
      <w:r w:rsidRPr="009B6208">
        <w:t>Avaliou se o documento digitalizado corresponde ao tipo declarado (via IA Generativa + Revisão de Auditor)</w:t>
      </w:r>
      <w:r>
        <w:t xml:space="preserve">, por </w:t>
      </w:r>
      <w:r w:rsidRPr="009B6208">
        <w:t>ex</w:t>
      </w:r>
      <w:r>
        <w:t>emplo</w:t>
      </w:r>
      <w:r w:rsidRPr="009B6208">
        <w:t>: se um arquivo classificado como "Comprovação de Área" é de fato uma matrícula ou contrato).</w:t>
      </w:r>
    </w:p>
    <w:p w14:paraId="5A99F3C5" w14:textId="77777777" w:rsidR="007C0571" w:rsidRPr="009B6208" w:rsidRDefault="007C0571" w:rsidP="007C0571">
      <w:pPr>
        <w:rPr>
          <w:lang w:eastAsia="pt-BR"/>
        </w:rPr>
      </w:pPr>
      <w:r w:rsidRPr="009B6208">
        <w:rPr>
          <w:lang w:eastAsia="pt-BR"/>
        </w:rPr>
        <w:t xml:space="preserve">*   </w:t>
      </w:r>
      <w:r w:rsidRPr="009B6208">
        <w:rPr>
          <w:b/>
          <w:bCs/>
          <w:lang w:eastAsia="pt-BR"/>
        </w:rPr>
        <w:t>População (N)</w:t>
      </w:r>
      <w:r w:rsidRPr="009B6208">
        <w:rPr>
          <w:lang w:eastAsia="pt-BR"/>
        </w:rPr>
        <w:t>: 11.377.318 documentos (universo total do CAF em 02/09/2025).</w:t>
      </w:r>
    </w:p>
    <w:p w14:paraId="5F29A821" w14:textId="77777777" w:rsidR="007C0571" w:rsidRPr="009B6208" w:rsidRDefault="007C0571" w:rsidP="007C0571">
      <w:pPr>
        <w:rPr>
          <w:lang w:eastAsia="pt-BR"/>
        </w:rPr>
      </w:pPr>
      <w:r w:rsidRPr="009B6208">
        <w:rPr>
          <w:lang w:eastAsia="pt-BR"/>
        </w:rPr>
        <w:t xml:space="preserve">*   </w:t>
      </w:r>
      <w:r w:rsidRPr="009B6208">
        <w:rPr>
          <w:b/>
          <w:bCs/>
          <w:lang w:eastAsia="pt-BR"/>
        </w:rPr>
        <w:t>Amostra (n)</w:t>
      </w:r>
      <w:r w:rsidRPr="009B6208">
        <w:rPr>
          <w:lang w:eastAsia="pt-BR"/>
        </w:rPr>
        <w:t xml:space="preserve">: </w:t>
      </w:r>
      <w:r>
        <w:rPr>
          <w:lang w:eastAsia="pt-BR"/>
        </w:rPr>
        <w:t>646</w:t>
      </w:r>
      <w:r w:rsidRPr="009B6208">
        <w:rPr>
          <w:lang w:eastAsia="pt-BR"/>
        </w:rPr>
        <w:t xml:space="preserve"> documentos.</w:t>
      </w:r>
    </w:p>
    <w:p w14:paraId="5C23D27A" w14:textId="77777777" w:rsidR="007C0571" w:rsidRPr="009B6208" w:rsidRDefault="007C0571" w:rsidP="007C0571">
      <w:pPr>
        <w:rPr>
          <w:lang w:eastAsia="pt-BR"/>
        </w:rPr>
      </w:pPr>
      <w:r w:rsidRPr="009B6208">
        <w:rPr>
          <w:lang w:eastAsia="pt-BR"/>
        </w:rPr>
        <w:t xml:space="preserve">*   </w:t>
      </w:r>
      <w:r w:rsidRPr="009B6208">
        <w:rPr>
          <w:b/>
          <w:bCs/>
          <w:lang w:eastAsia="pt-BR"/>
        </w:rPr>
        <w:t>Nível de Confiança</w:t>
      </w:r>
      <w:r w:rsidRPr="009B6208">
        <w:rPr>
          <w:lang w:eastAsia="pt-BR"/>
        </w:rPr>
        <w:t xml:space="preserve">: </w:t>
      </w:r>
      <w:r>
        <w:rPr>
          <w:lang w:eastAsia="pt-BR"/>
        </w:rPr>
        <w:t>99</w:t>
      </w:r>
      <w:r w:rsidRPr="009B6208">
        <w:rPr>
          <w:lang w:eastAsia="pt-BR"/>
        </w:rPr>
        <w:t>%.</w:t>
      </w:r>
    </w:p>
    <w:p w14:paraId="654E8003" w14:textId="77777777" w:rsidR="007C0571" w:rsidRPr="009B6208" w:rsidRDefault="007C0571" w:rsidP="007C0571">
      <w:pPr>
        <w:rPr>
          <w:lang w:eastAsia="pt-BR"/>
        </w:rPr>
      </w:pPr>
      <w:r w:rsidRPr="009B6208">
        <w:rPr>
          <w:lang w:eastAsia="pt-BR"/>
        </w:rPr>
        <w:t xml:space="preserve">*   </w:t>
      </w:r>
      <w:r w:rsidRPr="009B6208">
        <w:rPr>
          <w:b/>
          <w:bCs/>
          <w:lang w:eastAsia="pt-BR"/>
        </w:rPr>
        <w:t>Margem de Erro</w:t>
      </w:r>
      <w:r w:rsidRPr="009B6208">
        <w:rPr>
          <w:lang w:eastAsia="pt-BR"/>
        </w:rPr>
        <w:t>: ±</w:t>
      </w:r>
      <w:r>
        <w:rPr>
          <w:lang w:eastAsia="pt-BR"/>
        </w:rPr>
        <w:t>4,</w:t>
      </w:r>
      <w:r w:rsidRPr="009B6208">
        <w:rPr>
          <w:lang w:eastAsia="pt-BR"/>
        </w:rPr>
        <w:t>5,00%.</w:t>
      </w:r>
    </w:p>
    <w:p w14:paraId="0F91F04C" w14:textId="77777777" w:rsidR="007C0571" w:rsidRPr="009B6208" w:rsidRDefault="007C0571" w:rsidP="007C0571">
      <w:pPr>
        <w:rPr>
          <w:lang w:eastAsia="pt-BR"/>
        </w:rPr>
      </w:pPr>
      <w:r w:rsidRPr="009B6208">
        <w:rPr>
          <w:lang w:eastAsia="pt-BR"/>
        </w:rPr>
        <w:t xml:space="preserve">*   </w:t>
      </w:r>
      <w:r w:rsidRPr="009B6208">
        <w:rPr>
          <w:b/>
          <w:bCs/>
          <w:lang w:eastAsia="pt-BR"/>
        </w:rPr>
        <w:t>Resultado</w:t>
      </w:r>
      <w:r w:rsidRPr="009B6208">
        <w:rPr>
          <w:lang w:eastAsia="pt-BR"/>
        </w:rPr>
        <w:t>: 27,1% de inadequação.</w:t>
      </w:r>
    </w:p>
    <w:p w14:paraId="6CBC5B17" w14:textId="77777777" w:rsidR="007C0571" w:rsidRPr="00E85333" w:rsidRDefault="007C0571" w:rsidP="007C0571">
      <w:pPr>
        <w:pStyle w:val="PargrafodaLista"/>
        <w:numPr>
          <w:ilvl w:val="1"/>
          <w:numId w:val="12"/>
        </w:numPr>
        <w:ind w:left="0" w:firstLine="0"/>
        <w:rPr>
          <w:b/>
          <w:bCs/>
          <w:sz w:val="24"/>
          <w:szCs w:val="24"/>
        </w:rPr>
      </w:pPr>
      <w:r w:rsidRPr="00E85333">
        <w:rPr>
          <w:b/>
          <w:bCs/>
          <w:sz w:val="24"/>
          <w:szCs w:val="24"/>
        </w:rPr>
        <w:t>Análise de Acurácia de Área (Divergência de Hectares)</w:t>
      </w:r>
    </w:p>
    <w:p w14:paraId="10FF6623" w14:textId="77777777" w:rsidR="007C0571" w:rsidRPr="009B6208" w:rsidRDefault="007C0571" w:rsidP="007C0571">
      <w:pPr>
        <w:pStyle w:val="Pargrafonumerado"/>
        <w:numPr>
          <w:ilvl w:val="0"/>
          <w:numId w:val="13"/>
        </w:numPr>
        <w:ind w:left="0" w:firstLine="0"/>
      </w:pPr>
      <w:r w:rsidRPr="009B6208">
        <w:t>Avaliou a discrepância entre a área extraída do documento (via IA Generativa + Revisão de Auditor) e a área registrada no banco de dados do CAF</w:t>
      </w:r>
    </w:p>
    <w:p w14:paraId="30FE0C08" w14:textId="77777777" w:rsidR="007C0571" w:rsidRPr="009B6208" w:rsidRDefault="007C0571" w:rsidP="007C0571">
      <w:pPr>
        <w:rPr>
          <w:lang w:eastAsia="pt-BR"/>
        </w:rPr>
      </w:pPr>
      <w:r w:rsidRPr="009B6208">
        <w:rPr>
          <w:lang w:eastAsia="pt-BR"/>
        </w:rPr>
        <w:t xml:space="preserve">*   </w:t>
      </w:r>
      <w:r w:rsidRPr="009B6208">
        <w:rPr>
          <w:b/>
          <w:bCs/>
          <w:lang w:eastAsia="pt-BR"/>
        </w:rPr>
        <w:t>População Estimada</w:t>
      </w:r>
      <w:r>
        <w:rPr>
          <w:b/>
          <w:bCs/>
          <w:lang w:eastAsia="pt-BR"/>
        </w:rPr>
        <w:t xml:space="preserve"> (N)</w:t>
      </w:r>
      <w:r w:rsidRPr="009B6208">
        <w:rPr>
          <w:lang w:eastAsia="pt-BR"/>
        </w:rPr>
        <w:t>: 2.620.000 documentos (propriedades com área identificável).</w:t>
      </w:r>
    </w:p>
    <w:p w14:paraId="1D20550B" w14:textId="77777777" w:rsidR="007C0571" w:rsidRPr="009B6208" w:rsidRDefault="007C0571" w:rsidP="007C0571">
      <w:pPr>
        <w:rPr>
          <w:lang w:eastAsia="pt-BR"/>
        </w:rPr>
      </w:pPr>
      <w:r w:rsidRPr="009B6208">
        <w:rPr>
          <w:lang w:eastAsia="pt-BR"/>
        </w:rPr>
        <w:t xml:space="preserve">*   </w:t>
      </w:r>
      <w:r w:rsidRPr="009B6208">
        <w:rPr>
          <w:b/>
          <w:bCs/>
          <w:lang w:eastAsia="pt-BR"/>
        </w:rPr>
        <w:t>Amostra (n)</w:t>
      </w:r>
      <w:r w:rsidRPr="009B6208">
        <w:rPr>
          <w:lang w:eastAsia="pt-BR"/>
        </w:rPr>
        <w:t>: 155 documentos.</w:t>
      </w:r>
    </w:p>
    <w:p w14:paraId="7C6B3B11" w14:textId="77777777" w:rsidR="007C0571" w:rsidRPr="009B6208" w:rsidRDefault="007C0571" w:rsidP="007C0571">
      <w:pPr>
        <w:rPr>
          <w:lang w:eastAsia="pt-BR"/>
        </w:rPr>
      </w:pPr>
      <w:r w:rsidRPr="009B6208">
        <w:rPr>
          <w:lang w:eastAsia="pt-BR"/>
        </w:rPr>
        <w:t xml:space="preserve">*   </w:t>
      </w:r>
      <w:r>
        <w:rPr>
          <w:lang w:eastAsia="pt-BR"/>
        </w:rPr>
        <w:t>N</w:t>
      </w:r>
      <w:r w:rsidRPr="009B6208">
        <w:rPr>
          <w:b/>
          <w:bCs/>
          <w:lang w:eastAsia="pt-BR"/>
        </w:rPr>
        <w:t>ível de Confiança</w:t>
      </w:r>
      <w:r w:rsidRPr="009B6208">
        <w:rPr>
          <w:lang w:eastAsia="pt-BR"/>
        </w:rPr>
        <w:t>: 95%.</w:t>
      </w:r>
    </w:p>
    <w:p w14:paraId="38C60498" w14:textId="77777777" w:rsidR="007C0571" w:rsidRPr="009B6208" w:rsidRDefault="007C0571" w:rsidP="007C0571">
      <w:pPr>
        <w:rPr>
          <w:lang w:eastAsia="pt-BR"/>
        </w:rPr>
      </w:pPr>
      <w:r w:rsidRPr="009B6208">
        <w:rPr>
          <w:lang w:eastAsia="pt-BR"/>
        </w:rPr>
        <w:t xml:space="preserve">*   </w:t>
      </w:r>
      <w:r w:rsidRPr="009B6208">
        <w:rPr>
          <w:b/>
          <w:bCs/>
          <w:lang w:eastAsia="pt-BR"/>
        </w:rPr>
        <w:t>Margem de Erro</w:t>
      </w:r>
      <w:r w:rsidRPr="009B6208">
        <w:rPr>
          <w:lang w:eastAsia="pt-BR"/>
        </w:rPr>
        <w:t>: ±6,44%.</w:t>
      </w:r>
    </w:p>
    <w:p w14:paraId="1FAB1A01" w14:textId="77777777" w:rsidR="007C0571" w:rsidRPr="009B6208" w:rsidRDefault="007C0571" w:rsidP="007C0571">
      <w:pPr>
        <w:rPr>
          <w:lang w:eastAsia="pt-BR"/>
        </w:rPr>
      </w:pPr>
      <w:r w:rsidRPr="009B6208">
        <w:rPr>
          <w:lang w:eastAsia="pt-BR"/>
        </w:rPr>
        <w:t xml:space="preserve">*   </w:t>
      </w:r>
      <w:r w:rsidRPr="009B6208">
        <w:rPr>
          <w:b/>
          <w:bCs/>
          <w:lang w:eastAsia="pt-BR"/>
        </w:rPr>
        <w:t>Resultado</w:t>
      </w:r>
      <w:r w:rsidRPr="009B6208">
        <w:rPr>
          <w:lang w:eastAsia="pt-BR"/>
        </w:rPr>
        <w:t>: 53,55% de divergências críticas (superior a 10%).</w:t>
      </w:r>
    </w:p>
    <w:p w14:paraId="02116997" w14:textId="77777777" w:rsidR="007C0571" w:rsidRPr="00E85333" w:rsidRDefault="007C0571" w:rsidP="007C0571">
      <w:pPr>
        <w:pStyle w:val="PargrafodaLista"/>
        <w:numPr>
          <w:ilvl w:val="1"/>
          <w:numId w:val="12"/>
        </w:numPr>
        <w:ind w:left="0" w:firstLine="0"/>
        <w:rPr>
          <w:b/>
          <w:bCs/>
          <w:sz w:val="24"/>
          <w:szCs w:val="24"/>
        </w:rPr>
      </w:pPr>
      <w:r w:rsidRPr="00E85333">
        <w:rPr>
          <w:b/>
          <w:bCs/>
          <w:sz w:val="24"/>
          <w:szCs w:val="24"/>
        </w:rPr>
        <w:t>Justificativa da Margem de Erro (6,44%)</w:t>
      </w:r>
    </w:p>
    <w:p w14:paraId="710C756F" w14:textId="77777777" w:rsidR="007C0571" w:rsidRDefault="007C0571" w:rsidP="007C0571">
      <w:pPr>
        <w:pStyle w:val="Pargrafonumerado"/>
        <w:numPr>
          <w:ilvl w:val="0"/>
          <w:numId w:val="13"/>
        </w:numPr>
        <w:ind w:left="0" w:firstLine="0"/>
      </w:pPr>
      <w:r w:rsidRPr="009B6208">
        <w:t xml:space="preserve">O Plano de Auditoria previa inicialmente uma margem de erro de 5% para todos os testes. Entretanto, a análise de acurácia de área revelou-se um procedimento de alta densidade técnica, exigindo o uso de </w:t>
      </w:r>
      <w:r w:rsidRPr="009B6208">
        <w:rPr>
          <w:i/>
          <w:iCs/>
        </w:rPr>
        <w:t>Computer Vision</w:t>
      </w:r>
      <w:r w:rsidRPr="009B6208">
        <w:t xml:space="preserve"> (Claude-3-Vision) seguido de revisão especializada por auditores para garantir que a IA não tivesse interpretado erroneamente frações ideais ou unidades de medida.</w:t>
      </w:r>
    </w:p>
    <w:p w14:paraId="06020A48" w14:textId="77777777" w:rsidR="007C0571" w:rsidRPr="009B6208" w:rsidRDefault="007C0571" w:rsidP="007C0571">
      <w:pPr>
        <w:pStyle w:val="Pargrafonumerado"/>
        <w:numPr>
          <w:ilvl w:val="0"/>
          <w:numId w:val="13"/>
        </w:numPr>
        <w:ind w:left="0" w:firstLine="0"/>
      </w:pPr>
      <w:r w:rsidRPr="009B6208">
        <w:t>A decisão de limitar a amostra a 155 itens (aceitando uma margem de ±6,44%) fundamenta-se nos seguintes critérios:</w:t>
      </w:r>
    </w:p>
    <w:p w14:paraId="1751263A" w14:textId="77777777" w:rsidR="007C0571" w:rsidRPr="009B6208" w:rsidRDefault="007C0571" w:rsidP="007C0571">
      <w:pPr>
        <w:pStyle w:val="Pargrafonumerado"/>
        <w:numPr>
          <w:ilvl w:val="1"/>
          <w:numId w:val="13"/>
        </w:numPr>
        <w:ind w:left="0" w:firstLine="0"/>
      </w:pPr>
      <w:r w:rsidRPr="009B6208">
        <w:t> </w:t>
      </w:r>
      <w:r w:rsidRPr="009B6208">
        <w:rPr>
          <w:b/>
          <w:bCs/>
        </w:rPr>
        <w:t>Magnitude do Erro</w:t>
      </w:r>
      <w:r w:rsidRPr="009B6208">
        <w:t>: Como a proporção de divergências encontrada foi muito elevada (53,55%), o Intervalo de Confiança (47,11% a 59,99%) permanece inteiramente em patamares alarmantes, confirmando a falha estrutural de controle sem a necessidade de ampliar a amostra.</w:t>
      </w:r>
    </w:p>
    <w:p w14:paraId="1F345025" w14:textId="77777777" w:rsidR="007C0571" w:rsidRPr="009B6208" w:rsidRDefault="007C0571" w:rsidP="007C0571">
      <w:pPr>
        <w:pStyle w:val="Pargrafonumerado"/>
        <w:numPr>
          <w:ilvl w:val="1"/>
          <w:numId w:val="13"/>
        </w:numPr>
        <w:ind w:left="0" w:firstLine="0"/>
      </w:pPr>
      <w:r w:rsidRPr="009B6208">
        <w:t> </w:t>
      </w:r>
      <w:r w:rsidRPr="009B6208">
        <w:rPr>
          <w:b/>
          <w:bCs/>
        </w:rPr>
        <w:t>Princípio da Economicidade e Tempestividade</w:t>
      </w:r>
      <w:r w:rsidRPr="009B6208">
        <w:t>: O custo operacional de triplicar a amostra para atingir 5% de erro seria desproporcional ao ganho de precisão, visto que a tese de "insegurança dos dados de área" já está plenamente comprovada estatisticamente.</w:t>
      </w:r>
    </w:p>
    <w:p w14:paraId="34F36373" w14:textId="77777777" w:rsidR="007C0571" w:rsidRPr="00AE64FB" w:rsidRDefault="007C0571" w:rsidP="007C0571">
      <w:pPr>
        <w:pStyle w:val="PargrafodaLista"/>
        <w:numPr>
          <w:ilvl w:val="1"/>
          <w:numId w:val="12"/>
        </w:numPr>
        <w:ind w:left="0" w:firstLine="0"/>
        <w:rPr>
          <w:b/>
          <w:bCs/>
          <w:sz w:val="24"/>
          <w:szCs w:val="24"/>
        </w:rPr>
      </w:pPr>
      <w:r w:rsidRPr="00AE64FB">
        <w:rPr>
          <w:b/>
          <w:bCs/>
          <w:sz w:val="24"/>
          <w:szCs w:val="24"/>
        </w:rPr>
        <w:t>Procedimentos de Validação</w:t>
      </w:r>
    </w:p>
    <w:p w14:paraId="783AFB9B" w14:textId="77777777" w:rsidR="007C0571" w:rsidRPr="009B6208" w:rsidRDefault="007C0571" w:rsidP="007C0571">
      <w:pPr>
        <w:pStyle w:val="Pargrafonumerado"/>
        <w:numPr>
          <w:ilvl w:val="0"/>
          <w:numId w:val="13"/>
        </w:numPr>
        <w:ind w:left="0" w:firstLine="0"/>
      </w:pPr>
      <w:r w:rsidRPr="009B6208">
        <w:t xml:space="preserve">Os documentos foram selecionados via Amostragem Aleatória Simples estratificada por Unidade da Federação. A extração de dados utilizou um </w:t>
      </w:r>
      <w:r w:rsidRPr="00D364CD">
        <w:rPr>
          <w:b/>
          <w:bCs/>
          <w:i/>
          <w:iCs/>
        </w:rPr>
        <w:t>pipeline</w:t>
      </w:r>
      <w:r w:rsidRPr="009B6208">
        <w:t xml:space="preserve"> de processamento:</w:t>
      </w:r>
    </w:p>
    <w:p w14:paraId="09D3586E" w14:textId="77777777" w:rsidR="007C0571" w:rsidRPr="009B6208" w:rsidRDefault="007C0571" w:rsidP="007C0571">
      <w:pPr>
        <w:pStyle w:val="Pargrafonumerado"/>
        <w:numPr>
          <w:ilvl w:val="1"/>
          <w:numId w:val="13"/>
        </w:numPr>
        <w:ind w:left="0" w:firstLine="0"/>
      </w:pPr>
      <w:r w:rsidRPr="009B6208">
        <w:rPr>
          <w:b/>
          <w:bCs/>
        </w:rPr>
        <w:lastRenderedPageBreak/>
        <w:t>Pré-processamento</w:t>
      </w:r>
      <w:r w:rsidRPr="009B6208">
        <w:t>: Conversão de PDF para imagem de alta resolução.</w:t>
      </w:r>
    </w:p>
    <w:p w14:paraId="0BF435D4" w14:textId="77777777" w:rsidR="007C0571" w:rsidRPr="009B6208" w:rsidRDefault="007C0571" w:rsidP="007C0571">
      <w:pPr>
        <w:pStyle w:val="Pargrafonumerado"/>
        <w:numPr>
          <w:ilvl w:val="1"/>
          <w:numId w:val="13"/>
        </w:numPr>
        <w:ind w:left="0" w:firstLine="0"/>
      </w:pPr>
      <w:r w:rsidRPr="009B6208">
        <w:rPr>
          <w:b/>
          <w:bCs/>
        </w:rPr>
        <w:t>Extração (OCR/Vision)</w:t>
      </w:r>
      <w:r w:rsidRPr="009B6208">
        <w:t>: Identificação da área total do imóvel citada no documento.</w:t>
      </w:r>
    </w:p>
    <w:p w14:paraId="32C1AC88" w14:textId="77777777" w:rsidR="007C0571" w:rsidRPr="009B6208" w:rsidRDefault="007C0571" w:rsidP="007C0571">
      <w:pPr>
        <w:pStyle w:val="Pargrafonumerado"/>
        <w:numPr>
          <w:ilvl w:val="1"/>
          <w:numId w:val="13"/>
        </w:numPr>
        <w:ind w:left="0" w:firstLine="0"/>
      </w:pPr>
      <w:r w:rsidRPr="009B6208">
        <w:rPr>
          <w:b/>
          <w:bCs/>
        </w:rPr>
        <w:t>Filtragem de Confiança</w:t>
      </w:r>
      <w:r w:rsidRPr="009B6208">
        <w:t>: Casos onde a IA classificou a imagem como "ilegível" foram mantidos no cômputo de "Baixa Qualidade", mas excluídos do cálculo de acurácia de área para não distorcer o percentual de divergência intencional.</w:t>
      </w:r>
    </w:p>
    <w:p w14:paraId="4B049ED1" w14:textId="77777777" w:rsidR="007C0571" w:rsidRPr="009B6208" w:rsidRDefault="007C0571" w:rsidP="007C0571">
      <w:pPr>
        <w:pStyle w:val="Pargrafonumerado"/>
        <w:numPr>
          <w:ilvl w:val="1"/>
          <w:numId w:val="13"/>
        </w:numPr>
        <w:ind w:left="0" w:firstLine="0"/>
      </w:pPr>
      <w:r w:rsidRPr="009B6208">
        <w:rPr>
          <w:b/>
          <w:bCs/>
        </w:rPr>
        <w:t>Revisão Cruzada</w:t>
      </w:r>
      <w:r w:rsidRPr="009B6208">
        <w:t xml:space="preserve">: </w:t>
      </w:r>
      <w:r w:rsidRPr="00D364CD">
        <w:rPr>
          <w:b/>
          <w:bCs/>
        </w:rPr>
        <w:t>Auditoria</w:t>
      </w:r>
      <w:r w:rsidRPr="009B6208">
        <w:t xml:space="preserve"> manual de 10% da amostra para validar o comportamento da ferramenta de extração.</w:t>
      </w:r>
    </w:p>
    <w:p w14:paraId="0B4DA7B9" w14:textId="77777777" w:rsidR="007C0571" w:rsidRPr="00BF0BC8" w:rsidRDefault="007C0571" w:rsidP="007C0571">
      <w:pPr>
        <w:pStyle w:val="PargrafodaLista"/>
        <w:numPr>
          <w:ilvl w:val="0"/>
          <w:numId w:val="12"/>
        </w:numPr>
        <w:ind w:left="0" w:firstLine="0"/>
        <w:rPr>
          <w:b/>
          <w:bCs/>
          <w:sz w:val="24"/>
          <w:szCs w:val="24"/>
        </w:rPr>
      </w:pPr>
      <w:r w:rsidRPr="00BF0BC8">
        <w:rPr>
          <w:b/>
          <w:bCs/>
          <w:sz w:val="24"/>
          <w:szCs w:val="24"/>
        </w:rPr>
        <w:t>Metodologia Geoespacial — Achado II: Qualidade Cartográfica e Integridade</w:t>
      </w:r>
    </w:p>
    <w:p w14:paraId="3D2817FC" w14:textId="77777777" w:rsidR="007C0571" w:rsidRPr="00A41F4E" w:rsidRDefault="007C0571" w:rsidP="007C0571">
      <w:pPr>
        <w:pStyle w:val="PargrafodaLista"/>
        <w:numPr>
          <w:ilvl w:val="1"/>
          <w:numId w:val="12"/>
        </w:numPr>
        <w:ind w:left="0" w:firstLine="0"/>
        <w:contextualSpacing w:val="0"/>
        <w:rPr>
          <w:b/>
          <w:bCs/>
          <w:sz w:val="24"/>
          <w:szCs w:val="24"/>
        </w:rPr>
      </w:pPr>
      <w:r w:rsidRPr="00A41F4E">
        <w:rPr>
          <w:b/>
          <w:bCs/>
          <w:sz w:val="24"/>
          <w:szCs w:val="24"/>
        </w:rPr>
        <w:t>Métrica de Distância: Fórmula Haversine</w:t>
      </w:r>
    </w:p>
    <w:p w14:paraId="462CE5BB" w14:textId="77777777" w:rsidR="007C0571" w:rsidRPr="009B6208" w:rsidRDefault="007C0571" w:rsidP="007C0571">
      <w:pPr>
        <w:pStyle w:val="Pargrafonumerado"/>
        <w:numPr>
          <w:ilvl w:val="0"/>
          <w:numId w:val="13"/>
        </w:numPr>
        <w:ind w:left="0" w:firstLine="0"/>
      </w:pPr>
      <w:r w:rsidRPr="009B6208">
        <w:t>Para a análise de duplicações espaciais (PT-08), adotou-se a distância Haversine como métrica padrão. Diferentemente da distância Euclidiana (que assume um plano 2D e gera distorções em coordenadas geográficas), a fórmula Haversine calcula a distância geodésica entre dois pontos na superfície de uma esfera, considerando a curvatura da Terra.</w:t>
      </w:r>
    </w:p>
    <w:p w14:paraId="4375FFD7" w14:textId="77777777" w:rsidR="007C0571" w:rsidRPr="009B6208" w:rsidRDefault="007C0571" w:rsidP="007C0571">
      <w:pPr>
        <w:rPr>
          <w:lang w:eastAsia="pt-BR"/>
        </w:rPr>
      </w:pPr>
      <w:r w:rsidRPr="009B6208">
        <w:rPr>
          <w:b/>
          <w:bCs/>
          <w:lang w:eastAsia="pt-BR"/>
        </w:rPr>
        <w:t>Fórmula Matemática</w:t>
      </w:r>
      <w:r w:rsidRPr="009B6208">
        <w:rPr>
          <w:lang w:eastAsia="pt-BR"/>
        </w:rPr>
        <w:t>:</w:t>
      </w:r>
    </w:p>
    <w:p w14:paraId="20E4AAD5" w14:textId="77777777" w:rsidR="007C0571" w:rsidRPr="000A3A82" w:rsidRDefault="007C0571" w:rsidP="007C0571">
      <w:pPr>
        <w:rPr>
          <w:rFonts w:eastAsiaTheme="minorEastAsia"/>
          <w:lang w:eastAsia="pt-BR"/>
        </w:rPr>
      </w:pPr>
      <w:r w:rsidRPr="001F5E83">
        <w:rPr>
          <w:rFonts w:eastAsiaTheme="minorEastAsia"/>
          <w:noProof/>
          <w:lang w:eastAsia="pt-BR"/>
        </w:rPr>
        <w:drawing>
          <wp:inline distT="0" distB="0" distL="0" distR="0" wp14:anchorId="1D67E380" wp14:editId="358F5B26">
            <wp:extent cx="6119495" cy="1030605"/>
            <wp:effectExtent l="0" t="0" r="0" b="0"/>
            <wp:docPr id="26923348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52101" name="Imagem 1" descr="Diagrama&#10;&#10;O conteúdo gerado por IA pode estar incorreto."/>
                    <pic:cNvPicPr/>
                  </pic:nvPicPr>
                  <pic:blipFill>
                    <a:blip r:embed="rId19"/>
                    <a:stretch>
                      <a:fillRect/>
                    </a:stretch>
                  </pic:blipFill>
                  <pic:spPr>
                    <a:xfrm>
                      <a:off x="0" y="0"/>
                      <a:ext cx="6119495" cy="1030605"/>
                    </a:xfrm>
                    <a:prstGeom prst="rect">
                      <a:avLst/>
                    </a:prstGeom>
                  </pic:spPr>
                </pic:pic>
              </a:graphicData>
            </a:graphic>
          </wp:inline>
        </w:drawing>
      </w:r>
    </w:p>
    <w:p w14:paraId="7F7A6B0B" w14:textId="77777777" w:rsidR="007C0571" w:rsidRPr="000A3A82" w:rsidRDefault="007C0571" w:rsidP="007C0571">
      <w:pPr>
        <w:rPr>
          <w:rFonts w:eastAsiaTheme="minorEastAsia"/>
          <w:lang w:eastAsia="pt-BR"/>
        </w:rPr>
      </w:pPr>
      <w:r w:rsidRPr="009B6208">
        <w:rPr>
          <w:lang w:eastAsia="pt-BR"/>
        </w:rPr>
        <w:t>Onde:</w:t>
      </w:r>
    </w:p>
    <w:p w14:paraId="166971A5" w14:textId="77777777" w:rsidR="007C0571" w:rsidRPr="009B6208" w:rsidRDefault="007C0571" w:rsidP="007C0571">
      <w:pPr>
        <w:rPr>
          <w:lang w:eastAsia="pt-BR"/>
        </w:rPr>
      </w:pPr>
      <w:r w:rsidRPr="009B6208">
        <w:rPr>
          <w:lang w:eastAsia="pt-BR"/>
        </w:rPr>
        <w:t>*   d: distância entre os dois pontos (em metros)</w:t>
      </w:r>
    </w:p>
    <w:p w14:paraId="663988F4" w14:textId="77777777" w:rsidR="007C0571" w:rsidRPr="009B6208" w:rsidRDefault="007C0571" w:rsidP="007C0571">
      <w:pPr>
        <w:rPr>
          <w:lang w:eastAsia="pt-BR"/>
        </w:rPr>
      </w:pPr>
      <w:r w:rsidRPr="009B6208">
        <w:rPr>
          <w:lang w:eastAsia="pt-BR"/>
        </w:rPr>
        <w:t>*   r: raio da Terra (adotado r = 6.371.000 metros)</w:t>
      </w:r>
    </w:p>
    <w:p w14:paraId="4847D374" w14:textId="77777777" w:rsidR="007C0571" w:rsidRPr="009B6208" w:rsidRDefault="007C0571" w:rsidP="007C0571">
      <w:pPr>
        <w:rPr>
          <w:lang w:eastAsia="pt-BR"/>
        </w:rPr>
      </w:pPr>
      <w:r w:rsidRPr="009B6208">
        <w:rPr>
          <w:lang w:eastAsia="pt-BR"/>
        </w:rPr>
        <w:t xml:space="preserve">*   </w:t>
      </w:r>
      <w:r>
        <w:rPr>
          <w:lang w:eastAsia="pt-BR"/>
        </w:rPr>
        <w:t>φ₁, φ₂</w:t>
      </w:r>
      <w:r w:rsidRPr="009B6208">
        <w:rPr>
          <w:lang w:eastAsia="pt-BR"/>
        </w:rPr>
        <w:t>: latitude dos pontos 1 e 2 (em radianos)</w:t>
      </w:r>
    </w:p>
    <w:p w14:paraId="0687E8AE" w14:textId="77777777" w:rsidR="007C0571" w:rsidRPr="009B6208" w:rsidRDefault="007C0571" w:rsidP="007C0571">
      <w:pPr>
        <w:rPr>
          <w:lang w:eastAsia="pt-BR"/>
        </w:rPr>
      </w:pPr>
      <w:r w:rsidRPr="009B6208">
        <w:rPr>
          <w:lang w:eastAsia="pt-BR"/>
        </w:rPr>
        <w:t xml:space="preserve">*   </w:t>
      </w:r>
      <w:r>
        <w:rPr>
          <w:lang w:eastAsia="pt-BR"/>
        </w:rPr>
        <w:t>λ₁, λ₂</w:t>
      </w:r>
      <w:r w:rsidRPr="009B6208">
        <w:rPr>
          <w:lang w:eastAsia="pt-BR"/>
        </w:rPr>
        <w:t>: longitude dos pontos 1 e 2 (em radianos)</w:t>
      </w:r>
    </w:p>
    <w:p w14:paraId="26F5FF07" w14:textId="77777777" w:rsidR="007C0571" w:rsidRPr="003320E4" w:rsidRDefault="007C0571" w:rsidP="007C0571">
      <w:pPr>
        <w:pStyle w:val="PargrafodaLista"/>
        <w:numPr>
          <w:ilvl w:val="1"/>
          <w:numId w:val="12"/>
        </w:numPr>
        <w:ind w:left="0" w:firstLine="0"/>
        <w:contextualSpacing w:val="0"/>
        <w:rPr>
          <w:b/>
          <w:bCs/>
          <w:sz w:val="24"/>
          <w:szCs w:val="24"/>
        </w:rPr>
      </w:pPr>
      <w:r w:rsidRPr="003320E4">
        <w:rPr>
          <w:b/>
          <w:bCs/>
          <w:sz w:val="24"/>
          <w:szCs w:val="24"/>
        </w:rPr>
        <w:t>Implementação Computacional (PostGIS)</w:t>
      </w:r>
    </w:p>
    <w:p w14:paraId="464582A3" w14:textId="77777777" w:rsidR="007C0571" w:rsidRPr="009B6208" w:rsidRDefault="007C0571" w:rsidP="007C0571">
      <w:pPr>
        <w:pStyle w:val="Pargrafonumerado"/>
        <w:numPr>
          <w:ilvl w:val="0"/>
          <w:numId w:val="13"/>
        </w:numPr>
        <w:ind w:left="0" w:firstLine="0"/>
      </w:pPr>
      <w:r w:rsidRPr="009B6208">
        <w:t>A validação foi implementada em banco de dados PostgreSQL com extensão PostGIS. Utilizou-se a função nativa `ST_Distance_Sphere`, que aplica a geometria esférica para cálculos de alta performance em grandes volumes de dados.</w:t>
      </w:r>
    </w:p>
    <w:p w14:paraId="73B191E9" w14:textId="77777777" w:rsidR="007C0571" w:rsidRPr="00D364CD" w:rsidRDefault="007C0571" w:rsidP="007C0571">
      <w:pPr>
        <w:pStyle w:val="PargrafodaLista"/>
        <w:numPr>
          <w:ilvl w:val="2"/>
          <w:numId w:val="12"/>
        </w:numPr>
        <w:ind w:left="0" w:firstLine="0"/>
        <w:contextualSpacing w:val="0"/>
        <w:rPr>
          <w:b/>
          <w:bCs/>
        </w:rPr>
      </w:pPr>
      <w:r w:rsidRPr="00D364CD">
        <w:rPr>
          <w:b/>
          <w:bCs/>
          <w:sz w:val="24"/>
          <w:szCs w:val="24"/>
        </w:rPr>
        <w:t>Algoritmo de Detecção de Duplicatas (</w:t>
      </w:r>
      <w:r w:rsidRPr="00D364CD">
        <w:rPr>
          <w:b/>
          <w:bCs/>
          <w:i/>
          <w:iCs/>
          <w:sz w:val="24"/>
          <w:szCs w:val="24"/>
        </w:rPr>
        <w:t>Self-Join</w:t>
      </w:r>
      <w:r w:rsidRPr="00D364CD">
        <w:rPr>
          <w:b/>
          <w:bCs/>
          <w:sz w:val="24"/>
          <w:szCs w:val="24"/>
        </w:rPr>
        <w:t xml:space="preserve"> Espacial):</w:t>
      </w:r>
    </w:p>
    <w:p w14:paraId="7E378AA8" w14:textId="77777777" w:rsidR="007C0571" w:rsidRPr="009B6208" w:rsidRDefault="007C0571" w:rsidP="007C0571">
      <w:pPr>
        <w:pStyle w:val="Pargrafonumerado"/>
        <w:numPr>
          <w:ilvl w:val="0"/>
          <w:numId w:val="13"/>
        </w:numPr>
        <w:ind w:left="0" w:firstLine="0"/>
      </w:pPr>
      <w:r w:rsidRPr="009B6208">
        <w:t xml:space="preserve">A detecção de duplicatas foi realizada mediante </w:t>
      </w:r>
      <w:r w:rsidRPr="00D364CD">
        <w:rPr>
          <w:b/>
          <w:bCs/>
          <w:i/>
          <w:iCs/>
        </w:rPr>
        <w:t>self-join</w:t>
      </w:r>
      <w:r w:rsidRPr="009B6208">
        <w:t xml:space="preserve"> da tabela de registros validados, comparando cada ponto com todos os outros pontos da base. Para otimização computacional, aplicou-se índice espacial (GIST) e restrição triangular (`a.id &lt; b.id`).</w:t>
      </w:r>
    </w:p>
    <w:p w14:paraId="33CF4857" w14:textId="77777777" w:rsidR="007C0571" w:rsidRDefault="007C0571" w:rsidP="007C0571">
      <w:pPr>
        <w:rPr>
          <w:lang w:eastAsia="pt-BR"/>
        </w:rPr>
      </w:pPr>
      <w:r>
        <w:rPr>
          <w:lang w:eastAsia="pt-BR"/>
        </w:rPr>
        <w:t>-- Exemplo do algoritmo de detecção de duplicatas (PT-08)</w:t>
      </w:r>
    </w:p>
    <w:p w14:paraId="32170E71" w14:textId="77777777" w:rsidR="007C0571" w:rsidRPr="00465DB5" w:rsidRDefault="007C0571" w:rsidP="007C0571">
      <w:pPr>
        <w:shd w:val="clear" w:color="auto" w:fill="E7E6E6" w:themeFill="background2"/>
        <w:rPr>
          <w:rFonts w:ascii="Consolas" w:hAnsi="Consolas"/>
          <w:sz w:val="20"/>
          <w:szCs w:val="20"/>
          <w:lang w:eastAsia="pt-BR"/>
        </w:rPr>
      </w:pPr>
      <w:r w:rsidRPr="00465DB5">
        <w:rPr>
          <w:rFonts w:ascii="Consolas" w:hAnsi="Consolas"/>
          <w:sz w:val="20"/>
          <w:szCs w:val="20"/>
          <w:lang w:eastAsia="pt-BR"/>
        </w:rPr>
        <w:t xml:space="preserve">SELECT </w:t>
      </w:r>
    </w:p>
    <w:p w14:paraId="3991E0EA" w14:textId="77777777" w:rsidR="007C0571" w:rsidRPr="00465DB5" w:rsidRDefault="007C0571" w:rsidP="007C0571">
      <w:pPr>
        <w:shd w:val="clear" w:color="auto" w:fill="E7E6E6" w:themeFill="background2"/>
        <w:rPr>
          <w:rFonts w:ascii="Consolas" w:hAnsi="Consolas"/>
          <w:sz w:val="20"/>
          <w:szCs w:val="20"/>
          <w:lang w:eastAsia="pt-BR"/>
        </w:rPr>
      </w:pPr>
      <w:r w:rsidRPr="00465DB5">
        <w:rPr>
          <w:rFonts w:ascii="Consolas" w:hAnsi="Consolas"/>
          <w:sz w:val="20"/>
          <w:szCs w:val="20"/>
          <w:lang w:eastAsia="pt-BR"/>
        </w:rPr>
        <w:t xml:space="preserve">    a.id_registro AS id_a,</w:t>
      </w:r>
    </w:p>
    <w:p w14:paraId="2C6E3F02" w14:textId="77777777" w:rsidR="007C0571" w:rsidRPr="00465DB5" w:rsidRDefault="007C0571" w:rsidP="007C0571">
      <w:pPr>
        <w:shd w:val="clear" w:color="auto" w:fill="E7E6E6" w:themeFill="background2"/>
        <w:rPr>
          <w:rFonts w:ascii="Consolas" w:hAnsi="Consolas"/>
          <w:sz w:val="20"/>
          <w:szCs w:val="20"/>
          <w:lang w:eastAsia="pt-BR"/>
        </w:rPr>
      </w:pPr>
      <w:r w:rsidRPr="00465DB5">
        <w:rPr>
          <w:rFonts w:ascii="Consolas" w:hAnsi="Consolas"/>
          <w:sz w:val="20"/>
          <w:szCs w:val="20"/>
          <w:lang w:eastAsia="pt-BR"/>
        </w:rPr>
        <w:t xml:space="preserve">    b.id_registro AS id_b,</w:t>
      </w:r>
    </w:p>
    <w:p w14:paraId="1C740CF1" w14:textId="77777777" w:rsidR="007C0571" w:rsidRPr="00465DB5" w:rsidRDefault="007C0571" w:rsidP="007C0571">
      <w:pPr>
        <w:shd w:val="clear" w:color="auto" w:fill="E7E6E6" w:themeFill="background2"/>
        <w:rPr>
          <w:rFonts w:ascii="Consolas" w:hAnsi="Consolas"/>
          <w:sz w:val="20"/>
          <w:szCs w:val="20"/>
          <w:lang w:eastAsia="pt-BR"/>
        </w:rPr>
      </w:pPr>
      <w:r w:rsidRPr="00465DB5">
        <w:rPr>
          <w:rFonts w:ascii="Consolas" w:hAnsi="Consolas"/>
          <w:sz w:val="20"/>
          <w:szCs w:val="20"/>
          <w:lang w:eastAsia="pt-BR"/>
        </w:rPr>
        <w:t xml:space="preserve">    ST_Distance_Sphere(a.geom, b.geom) AS distancia_metros</w:t>
      </w:r>
    </w:p>
    <w:p w14:paraId="2B212B88" w14:textId="77777777" w:rsidR="007C0571" w:rsidRPr="00465DB5" w:rsidRDefault="007C0571" w:rsidP="007C0571">
      <w:pPr>
        <w:shd w:val="clear" w:color="auto" w:fill="E7E6E6" w:themeFill="background2"/>
        <w:rPr>
          <w:rFonts w:ascii="Consolas" w:hAnsi="Consolas"/>
          <w:sz w:val="20"/>
          <w:szCs w:val="20"/>
          <w:lang w:eastAsia="pt-BR"/>
        </w:rPr>
      </w:pPr>
      <w:r w:rsidRPr="00465DB5">
        <w:rPr>
          <w:rFonts w:ascii="Consolas" w:hAnsi="Consolas"/>
          <w:sz w:val="20"/>
          <w:szCs w:val="20"/>
          <w:lang w:eastAsia="pt-BR"/>
        </w:rPr>
        <w:t>FROM caf_imoveis_validos a</w:t>
      </w:r>
    </w:p>
    <w:p w14:paraId="328FB9CD" w14:textId="77777777" w:rsidR="007C0571" w:rsidRPr="00465DB5" w:rsidRDefault="007C0571" w:rsidP="007C0571">
      <w:pPr>
        <w:shd w:val="clear" w:color="auto" w:fill="E7E6E6" w:themeFill="background2"/>
        <w:rPr>
          <w:rFonts w:ascii="Consolas" w:hAnsi="Consolas"/>
          <w:sz w:val="20"/>
          <w:szCs w:val="20"/>
          <w:lang w:eastAsia="pt-BR"/>
        </w:rPr>
      </w:pPr>
      <w:r w:rsidRPr="00465DB5">
        <w:rPr>
          <w:rFonts w:ascii="Consolas" w:hAnsi="Consolas"/>
          <w:sz w:val="20"/>
          <w:szCs w:val="20"/>
          <w:lang w:eastAsia="pt-BR"/>
        </w:rPr>
        <w:t xml:space="preserve">JOIN caf_imoveis_validos b </w:t>
      </w:r>
    </w:p>
    <w:p w14:paraId="4ED7CC8E" w14:textId="77777777" w:rsidR="007C0571" w:rsidRPr="0060219B" w:rsidRDefault="007C0571" w:rsidP="007C0571">
      <w:pPr>
        <w:shd w:val="clear" w:color="auto" w:fill="E7E6E6" w:themeFill="background2"/>
        <w:rPr>
          <w:rFonts w:ascii="Consolas" w:hAnsi="Consolas"/>
          <w:sz w:val="20"/>
          <w:szCs w:val="20"/>
          <w:lang w:val="en-US" w:eastAsia="pt-BR"/>
        </w:rPr>
      </w:pPr>
      <w:r w:rsidRPr="00465DB5">
        <w:rPr>
          <w:rFonts w:ascii="Consolas" w:hAnsi="Consolas"/>
          <w:sz w:val="20"/>
          <w:szCs w:val="20"/>
          <w:lang w:eastAsia="pt-BR"/>
        </w:rPr>
        <w:t xml:space="preserve">    </w:t>
      </w:r>
      <w:r w:rsidRPr="0060219B">
        <w:rPr>
          <w:rFonts w:ascii="Consolas" w:hAnsi="Consolas"/>
          <w:sz w:val="20"/>
          <w:szCs w:val="20"/>
          <w:lang w:val="en-US" w:eastAsia="pt-BR"/>
        </w:rPr>
        <w:t>ON ST_DWithin(a.geom, b.geom, 10) -- Filtro de pré-seleção (box)</w:t>
      </w:r>
    </w:p>
    <w:p w14:paraId="47CF50AE" w14:textId="77777777" w:rsidR="007C0571" w:rsidRPr="0060219B" w:rsidRDefault="007C0571" w:rsidP="007C0571">
      <w:pPr>
        <w:shd w:val="clear" w:color="auto" w:fill="E7E6E6" w:themeFill="background2"/>
        <w:rPr>
          <w:rFonts w:ascii="Consolas" w:hAnsi="Consolas"/>
          <w:sz w:val="20"/>
          <w:szCs w:val="20"/>
          <w:lang w:val="en-US" w:eastAsia="pt-BR"/>
        </w:rPr>
      </w:pPr>
      <w:r w:rsidRPr="0060219B">
        <w:rPr>
          <w:rFonts w:ascii="Consolas" w:hAnsi="Consolas"/>
          <w:sz w:val="20"/>
          <w:szCs w:val="20"/>
          <w:lang w:val="en-US" w:eastAsia="pt-BR"/>
        </w:rPr>
        <w:lastRenderedPageBreak/>
        <w:t xml:space="preserve">WHERE </w:t>
      </w:r>
    </w:p>
    <w:p w14:paraId="77570F08" w14:textId="77777777" w:rsidR="007C0571" w:rsidRPr="00465DB5" w:rsidRDefault="007C0571" w:rsidP="007C0571">
      <w:pPr>
        <w:shd w:val="clear" w:color="auto" w:fill="E7E6E6" w:themeFill="background2"/>
        <w:rPr>
          <w:rFonts w:ascii="Consolas" w:hAnsi="Consolas"/>
          <w:sz w:val="20"/>
          <w:szCs w:val="20"/>
          <w:lang w:eastAsia="pt-BR"/>
        </w:rPr>
      </w:pPr>
      <w:r w:rsidRPr="0060219B">
        <w:rPr>
          <w:rFonts w:ascii="Consolas" w:hAnsi="Consolas"/>
          <w:sz w:val="20"/>
          <w:szCs w:val="20"/>
          <w:lang w:val="en-US" w:eastAsia="pt-BR"/>
        </w:rPr>
        <w:t xml:space="preserve">    </w:t>
      </w:r>
      <w:r w:rsidRPr="00465DB5">
        <w:rPr>
          <w:rFonts w:ascii="Consolas" w:hAnsi="Consolas"/>
          <w:sz w:val="20"/>
          <w:szCs w:val="20"/>
          <w:lang w:eastAsia="pt-BR"/>
        </w:rPr>
        <w:t>a.id_registro &lt; b.id_registro -- Evita duplicidade simétrica</w:t>
      </w:r>
    </w:p>
    <w:p w14:paraId="61E88E5B" w14:textId="77777777" w:rsidR="007C0571" w:rsidRPr="0060219B" w:rsidRDefault="007C0571" w:rsidP="007C0571">
      <w:pPr>
        <w:shd w:val="clear" w:color="auto" w:fill="E7E6E6" w:themeFill="background2"/>
        <w:rPr>
          <w:rFonts w:ascii="Consolas" w:hAnsi="Consolas"/>
          <w:sz w:val="20"/>
          <w:szCs w:val="20"/>
          <w:lang w:val="en-US" w:eastAsia="pt-BR"/>
        </w:rPr>
      </w:pPr>
      <w:r w:rsidRPr="00465DB5">
        <w:rPr>
          <w:rFonts w:ascii="Consolas" w:hAnsi="Consolas"/>
          <w:sz w:val="20"/>
          <w:szCs w:val="20"/>
          <w:lang w:eastAsia="pt-BR"/>
        </w:rPr>
        <w:t xml:space="preserve">    </w:t>
      </w:r>
      <w:r w:rsidRPr="0060219B">
        <w:rPr>
          <w:rFonts w:ascii="Consolas" w:hAnsi="Consolas"/>
          <w:sz w:val="20"/>
          <w:szCs w:val="20"/>
          <w:lang w:val="en-US" w:eastAsia="pt-BR"/>
        </w:rPr>
        <w:t>AND ST_Distance_Sphere(a.geom, b.geom) &lt; 10;</w:t>
      </w:r>
    </w:p>
    <w:p w14:paraId="31AA1AD7" w14:textId="77777777" w:rsidR="007C0571" w:rsidRPr="00B56DF7" w:rsidRDefault="007C0571" w:rsidP="007C0571">
      <w:pPr>
        <w:pStyle w:val="PargrafodaLista"/>
        <w:numPr>
          <w:ilvl w:val="1"/>
          <w:numId w:val="12"/>
        </w:numPr>
        <w:ind w:left="0" w:firstLine="0"/>
        <w:contextualSpacing w:val="0"/>
        <w:rPr>
          <w:b/>
          <w:bCs/>
          <w:sz w:val="24"/>
          <w:szCs w:val="24"/>
        </w:rPr>
      </w:pPr>
      <w:r w:rsidRPr="00B56DF7">
        <w:rPr>
          <w:b/>
          <w:bCs/>
          <w:sz w:val="24"/>
          <w:szCs w:val="24"/>
        </w:rPr>
        <w:t>Critérios de Classificação Espacial</w:t>
      </w:r>
    </w:p>
    <w:p w14:paraId="65D48584" w14:textId="77777777" w:rsidR="007C0571" w:rsidRPr="009B6208" w:rsidRDefault="007C0571" w:rsidP="007C0571">
      <w:pPr>
        <w:pStyle w:val="Pargrafonumerado"/>
        <w:numPr>
          <w:ilvl w:val="0"/>
          <w:numId w:val="13"/>
        </w:numPr>
        <w:ind w:left="0" w:firstLine="0"/>
      </w:pPr>
      <w:r w:rsidRPr="009B6208">
        <w:t>Com base na distância calculada (d), os registros foram classificados em três categorias de integridade:</w:t>
      </w:r>
    </w:p>
    <w:p w14:paraId="251309DF" w14:textId="77777777" w:rsidR="007C0571" w:rsidRPr="009B6208" w:rsidRDefault="007C0571" w:rsidP="007C0571">
      <w:pPr>
        <w:pStyle w:val="Pargrafonumerado"/>
        <w:numPr>
          <w:ilvl w:val="1"/>
          <w:numId w:val="13"/>
        </w:numPr>
        <w:ind w:left="0" w:firstLine="0"/>
      </w:pPr>
      <w:r w:rsidRPr="009B6208">
        <w:rPr>
          <w:b/>
          <w:bCs/>
        </w:rPr>
        <w:t>Duplicata Exata (d = 0)</w:t>
      </w:r>
      <w:r w:rsidRPr="009B6208">
        <w:t>: Coordenadas rigorosamente idênticas. Indica erro de sistema ou duplicidade de cadastro sem variação.</w:t>
      </w:r>
    </w:p>
    <w:p w14:paraId="666E7F95" w14:textId="77777777" w:rsidR="007C0571" w:rsidRPr="009B6208" w:rsidRDefault="007C0571" w:rsidP="007C0571">
      <w:pPr>
        <w:pStyle w:val="Pargrafonumerado"/>
        <w:numPr>
          <w:ilvl w:val="1"/>
          <w:numId w:val="13"/>
        </w:numPr>
        <w:ind w:left="0" w:firstLine="0"/>
      </w:pPr>
      <w:r w:rsidRPr="009B6208">
        <w:rPr>
          <w:b/>
          <w:bCs/>
        </w:rPr>
        <w:t>Duplicata Próxima (0 &lt; d &lt; 10m)</w:t>
      </w:r>
      <w:r w:rsidRPr="009B6208">
        <w:t>: Pontos distintos, mas dentro da margem de precisão de GPS comum (10m). Considerados funcionalmente o mesmo local para fins de auditoria.</w:t>
      </w:r>
    </w:p>
    <w:p w14:paraId="38217396" w14:textId="77777777" w:rsidR="007C0571" w:rsidRPr="009B6208" w:rsidRDefault="007C0571" w:rsidP="007C0571">
      <w:pPr>
        <w:pStyle w:val="Pargrafonumerado"/>
        <w:numPr>
          <w:ilvl w:val="1"/>
          <w:numId w:val="13"/>
        </w:numPr>
        <w:ind w:left="0" w:firstLine="0"/>
      </w:pPr>
      <w:r w:rsidRPr="009B6208">
        <w:rPr>
          <w:b/>
          <w:bCs/>
        </w:rPr>
        <w:t>Cluster Denso</w:t>
      </w:r>
      <w:r w:rsidRPr="009B6208">
        <w:t>: Agrupamento de 3 ou mais pontos em um raio de 100m. Indica possível assentamento ou erro sistemático de "ponto viciado" (proxy).</w:t>
      </w:r>
    </w:p>
    <w:p w14:paraId="765C1004" w14:textId="77777777" w:rsidR="007C0571" w:rsidRPr="00783F12" w:rsidRDefault="007C0571" w:rsidP="007C0571">
      <w:pPr>
        <w:pStyle w:val="PargrafodaLista"/>
        <w:numPr>
          <w:ilvl w:val="0"/>
          <w:numId w:val="12"/>
        </w:numPr>
        <w:ind w:left="0" w:firstLine="0"/>
        <w:rPr>
          <w:b/>
          <w:bCs/>
          <w:sz w:val="24"/>
          <w:szCs w:val="24"/>
        </w:rPr>
      </w:pPr>
      <w:r w:rsidRPr="00783F12">
        <w:rPr>
          <w:b/>
          <w:bCs/>
          <w:sz w:val="24"/>
          <w:szCs w:val="24"/>
        </w:rPr>
        <w:t>Metodologia de Extração de Dados — Achado III</w:t>
      </w:r>
      <w:r>
        <w:rPr>
          <w:b/>
          <w:bCs/>
          <w:sz w:val="24"/>
          <w:szCs w:val="24"/>
        </w:rPr>
        <w:t>: Qualidade Cadastral</w:t>
      </w:r>
    </w:p>
    <w:p w14:paraId="44DF5114" w14:textId="77777777" w:rsidR="007C0571" w:rsidRPr="009B6208" w:rsidRDefault="007C0571" w:rsidP="007C0571">
      <w:pPr>
        <w:pStyle w:val="Pargrafonumerado"/>
        <w:numPr>
          <w:ilvl w:val="0"/>
          <w:numId w:val="13"/>
        </w:numPr>
        <w:ind w:left="0" w:firstLine="0"/>
      </w:pPr>
      <w:r w:rsidRPr="009B6208">
        <w:t>A população canônica de 2.905.101 responsáveis atuais por unidades familiares ativas (peça 124, p. 8) foi obtida mediante consulta estruturada que encadeia as tabelas S_RESPONSAVEL_UFPR, S_UNIDADE_FAMILIAR, S_UNIDADE_FAMILIAR_PESSOA e S_PESSOA_FISICA (peça 75), aplicando filtros que consideram apenas: (i) unidades familiares efetivamente ativas, determinadas pela lógica de precedência entre datas de ativação e inativação; e (ii) responsáveis sem data de saída registrada:</w:t>
      </w:r>
    </w:p>
    <w:p w14:paraId="46364E32" w14:textId="77777777" w:rsidR="007C0571" w:rsidRPr="009B6208" w:rsidRDefault="007C0571" w:rsidP="007C0571">
      <w:pPr>
        <w:jc w:val="center"/>
        <w:rPr>
          <w:lang w:eastAsia="pt-BR"/>
        </w:rPr>
      </w:pPr>
      <w:r w:rsidRPr="009B6208">
        <w:rPr>
          <w:b/>
          <w:bCs/>
          <w:lang w:eastAsia="pt-BR"/>
        </w:rPr>
        <w:t>Quadro 1. Query SQL para obtenção da população canônica de responsáveis ativos</w:t>
      </w:r>
    </w:p>
    <w:p w14:paraId="2C62BD84"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SELECT COUNT(DISTINCT pf.nr_cpf)</w:t>
      </w:r>
    </w:p>
    <w:p w14:paraId="630D3343"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FROM S_RESPONSAVEL_UFPR resp</w:t>
      </w:r>
    </w:p>
    <w:p w14:paraId="0C748808"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INNER JOIN S_UNIDADE_FAMILIAR uf</w:t>
      </w:r>
    </w:p>
    <w:p w14:paraId="6D934397"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ON resp.id_unidade_familiar = uf.id_unidade_familiar</w:t>
      </w:r>
    </w:p>
    <w:p w14:paraId="4594E9E5"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INNER JOIN S_UNIDADE_FAMILIAR_PESSOA ufp</w:t>
      </w:r>
    </w:p>
    <w:p w14:paraId="7CDDE18F" w14:textId="77777777" w:rsidR="007C0571" w:rsidRPr="00147F3F" w:rsidRDefault="007C0571" w:rsidP="007C0571">
      <w:pPr>
        <w:shd w:val="clear" w:color="auto" w:fill="E7E6E6" w:themeFill="background2"/>
        <w:rPr>
          <w:rFonts w:ascii="Consolas" w:hAnsi="Consolas"/>
          <w:sz w:val="20"/>
          <w:szCs w:val="20"/>
        </w:rPr>
      </w:pPr>
      <w:r w:rsidRPr="0060219B">
        <w:rPr>
          <w:rFonts w:ascii="Consolas" w:hAnsi="Consolas"/>
          <w:sz w:val="20"/>
          <w:szCs w:val="20"/>
          <w:lang w:val="en-US"/>
        </w:rPr>
        <w:t xml:space="preserve">    </w:t>
      </w:r>
      <w:r w:rsidRPr="00147F3F">
        <w:rPr>
          <w:rFonts w:ascii="Consolas" w:hAnsi="Consolas"/>
          <w:sz w:val="20"/>
          <w:szCs w:val="20"/>
        </w:rPr>
        <w:t>ON resp.id_ufpr_pessoa_responsavel = ufp.id_unidade_familiar_pessoa</w:t>
      </w:r>
    </w:p>
    <w:p w14:paraId="67233650"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INNER JOIN S_PESSOA_FISICA pf</w:t>
      </w:r>
    </w:p>
    <w:p w14:paraId="4CE79592"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ON ufp.id_pessoa_fisica = pf.id_pessoa_fisica</w:t>
      </w:r>
    </w:p>
    <w:p w14:paraId="6B61DB34"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WHERE</w:t>
      </w:r>
    </w:p>
    <w:p w14:paraId="24233993"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CASE</w:t>
      </w:r>
    </w:p>
    <w:p w14:paraId="76649497"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WHEN uf.dt_ativacao IS NULL THEN 'INATIVA'</w:t>
      </w:r>
    </w:p>
    <w:p w14:paraId="0BA55D0B"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WHEN uf.dt_inativacao IS NULL THEN 'ATIVA'</w:t>
      </w:r>
    </w:p>
    <w:p w14:paraId="61EF2FF5"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WHEN DATE(uf.dt_inativacao) &lt; DATE(uf.dt_ativacao) THEN 'ATIVA'</w:t>
      </w:r>
    </w:p>
    <w:p w14:paraId="300FB65A"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WHEN DATE(uf.dt_inativacao) = DATE(uf.dt_ativacao)</w:t>
      </w:r>
    </w:p>
    <w:p w14:paraId="65D36732"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AND uf.dt_inativacao &lt; uf.dt_ativacao THEN 'ATIVA'</w:t>
      </w:r>
    </w:p>
    <w:p w14:paraId="7A2AD475"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ELSE 'INATIVA'</w:t>
      </w:r>
    </w:p>
    <w:p w14:paraId="582590E7"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 xml:space="preserve">    END = 'ATIVA'</w:t>
      </w:r>
    </w:p>
    <w:p w14:paraId="3434C642" w14:textId="77777777" w:rsidR="007C0571" w:rsidRPr="0060219B" w:rsidRDefault="007C0571" w:rsidP="007C0571">
      <w:pPr>
        <w:shd w:val="clear" w:color="auto" w:fill="E7E6E6" w:themeFill="background2"/>
        <w:rPr>
          <w:rFonts w:ascii="Consolas" w:hAnsi="Consolas"/>
          <w:sz w:val="20"/>
          <w:szCs w:val="20"/>
          <w:lang w:val="en-US"/>
        </w:rPr>
      </w:pPr>
      <w:r w:rsidRPr="0060219B">
        <w:rPr>
          <w:rFonts w:ascii="Consolas" w:hAnsi="Consolas"/>
          <w:sz w:val="20"/>
          <w:szCs w:val="20"/>
          <w:lang w:val="en-US"/>
        </w:rPr>
        <w:t>AND resp.dt_saida IS NULL;</w:t>
      </w:r>
    </w:p>
    <w:p w14:paraId="67A6B1BC" w14:textId="77777777" w:rsidR="007C0571" w:rsidRPr="0071007C" w:rsidRDefault="007C0571" w:rsidP="007C0571">
      <w:pPr>
        <w:pStyle w:val="PargrafodaLista"/>
        <w:numPr>
          <w:ilvl w:val="0"/>
          <w:numId w:val="12"/>
        </w:numPr>
        <w:ind w:left="0" w:firstLine="0"/>
        <w:rPr>
          <w:b/>
          <w:bCs/>
          <w:sz w:val="24"/>
          <w:szCs w:val="24"/>
        </w:rPr>
      </w:pPr>
      <w:r w:rsidRPr="0071007C">
        <w:rPr>
          <w:b/>
          <w:bCs/>
          <w:sz w:val="24"/>
          <w:szCs w:val="24"/>
        </w:rPr>
        <w:t xml:space="preserve">Método de Tukey para Detecção de Outliers de Renda </w:t>
      </w:r>
      <w:r w:rsidRPr="00783F12">
        <w:rPr>
          <w:b/>
          <w:bCs/>
          <w:sz w:val="24"/>
          <w:szCs w:val="24"/>
        </w:rPr>
        <w:t>— Achado III</w:t>
      </w:r>
      <w:r>
        <w:rPr>
          <w:b/>
          <w:bCs/>
          <w:sz w:val="24"/>
          <w:szCs w:val="24"/>
        </w:rPr>
        <w:t>: Qualidade Cadastral</w:t>
      </w:r>
      <w:r w:rsidRPr="0071007C" w:rsidDel="00D37AEA">
        <w:rPr>
          <w:b/>
          <w:bCs/>
          <w:sz w:val="24"/>
          <w:szCs w:val="24"/>
        </w:rPr>
        <w:t xml:space="preserve"> </w:t>
      </w:r>
    </w:p>
    <w:p w14:paraId="00FD5863" w14:textId="77777777" w:rsidR="007C0571" w:rsidRPr="009B6208" w:rsidRDefault="007C0571" w:rsidP="007C0571">
      <w:pPr>
        <w:pStyle w:val="Pargrafonumerado"/>
        <w:numPr>
          <w:ilvl w:val="0"/>
          <w:numId w:val="13"/>
        </w:numPr>
        <w:ind w:left="0" w:firstLine="0"/>
      </w:pPr>
      <w:r w:rsidRPr="009B6208">
        <w:lastRenderedPageBreak/>
        <w:t xml:space="preserve">Para a análise de consistência dos dados de renda (PT-03), adotou-se o Método de Tukey (ou </w:t>
      </w:r>
      <w:r w:rsidRPr="009B6208">
        <w:rPr>
          <w:i/>
          <w:iCs/>
        </w:rPr>
        <w:t>Boxplot Method</w:t>
      </w:r>
      <w:r w:rsidRPr="009B6208">
        <w:t>), técnica estatística não-paramétrica recomendada pelo TCU para identificação de valores atípicos em distribuições assimétricas, comuns em dados socioeconômicos.</w:t>
      </w:r>
    </w:p>
    <w:p w14:paraId="12346E56" w14:textId="77777777" w:rsidR="007C0571" w:rsidRPr="009B756C" w:rsidRDefault="007C0571" w:rsidP="007C0571">
      <w:pPr>
        <w:pStyle w:val="PargrafodaLista"/>
        <w:numPr>
          <w:ilvl w:val="1"/>
          <w:numId w:val="12"/>
        </w:numPr>
        <w:ind w:left="0" w:firstLine="0"/>
        <w:contextualSpacing w:val="0"/>
        <w:rPr>
          <w:b/>
          <w:bCs/>
          <w:sz w:val="24"/>
          <w:szCs w:val="24"/>
        </w:rPr>
      </w:pPr>
      <w:r w:rsidRPr="009B756C">
        <w:rPr>
          <w:b/>
          <w:bCs/>
          <w:sz w:val="24"/>
          <w:szCs w:val="24"/>
        </w:rPr>
        <w:t>Fundamentação Estatística</w:t>
      </w:r>
    </w:p>
    <w:p w14:paraId="00799EB5" w14:textId="77777777" w:rsidR="007C0571" w:rsidRPr="009B6208" w:rsidRDefault="007C0571" w:rsidP="007C0571">
      <w:pPr>
        <w:pStyle w:val="Pargrafonumerado"/>
        <w:numPr>
          <w:ilvl w:val="0"/>
          <w:numId w:val="13"/>
        </w:numPr>
        <w:ind w:left="0" w:firstLine="0"/>
      </w:pPr>
      <w:r w:rsidRPr="009B6208">
        <w:t>Diferentemente de métodos baseados em desvios-padrão (que pressupõem distribuição normal), o método de Tukey fundamenta-se na dispersão por quartis, sendo resiliente a outliers extremos que poderiam distorcer a média.</w:t>
      </w:r>
    </w:p>
    <w:p w14:paraId="54CA2CFA" w14:textId="77777777" w:rsidR="007C0571" w:rsidRPr="009B6208" w:rsidRDefault="007C0571" w:rsidP="007C0571">
      <w:pPr>
        <w:rPr>
          <w:lang w:eastAsia="pt-BR"/>
        </w:rPr>
      </w:pPr>
      <w:r w:rsidRPr="009B6208">
        <w:rPr>
          <w:b/>
          <w:bCs/>
          <w:lang w:eastAsia="pt-BR"/>
        </w:rPr>
        <w:t>Cálculo dos Limites</w:t>
      </w:r>
      <w:r w:rsidRPr="009B6208">
        <w:rPr>
          <w:lang w:eastAsia="pt-BR"/>
        </w:rPr>
        <w:t>:</w:t>
      </w:r>
    </w:p>
    <w:p w14:paraId="6B2C6340" w14:textId="77777777" w:rsidR="007C0571" w:rsidRPr="009B6208" w:rsidRDefault="007C0571" w:rsidP="007C0571">
      <w:pPr>
        <w:pStyle w:val="Pargrafonumerado"/>
        <w:numPr>
          <w:ilvl w:val="1"/>
          <w:numId w:val="13"/>
        </w:numPr>
        <w:ind w:left="0" w:firstLine="0"/>
      </w:pPr>
      <w:r w:rsidRPr="009B6208">
        <w:rPr>
          <w:b/>
          <w:bCs/>
        </w:rPr>
        <w:t>Amplitude Interquartil (IQR)</w:t>
      </w:r>
      <w:r w:rsidRPr="009B6208">
        <w:t>: Diferença entre o terceiro quartil (Q_3) e o primeiro quartil (Q_1).</w:t>
      </w:r>
    </w:p>
    <w:p w14:paraId="20E87594" w14:textId="77777777" w:rsidR="007C0571" w:rsidRPr="009B6208" w:rsidRDefault="007C0571" w:rsidP="007C0571">
      <w:pPr>
        <w:rPr>
          <w:lang w:eastAsia="pt-BR"/>
        </w:rPr>
      </w:pPr>
      <w:r w:rsidRPr="009B6208">
        <w:rPr>
          <w:lang w:eastAsia="pt-BR"/>
        </w:rPr>
        <w:t xml:space="preserve">    IQR = Q_3 - Q_1 </w:t>
      </w:r>
    </w:p>
    <w:p w14:paraId="10F374D4" w14:textId="77777777" w:rsidR="007C0571" w:rsidRPr="009B6208" w:rsidRDefault="007C0571" w:rsidP="007C0571">
      <w:pPr>
        <w:pStyle w:val="Pargrafonumerado"/>
        <w:numPr>
          <w:ilvl w:val="1"/>
          <w:numId w:val="13"/>
        </w:numPr>
        <w:ind w:left="0" w:firstLine="0"/>
      </w:pPr>
      <w:r w:rsidRPr="009B6208">
        <w:rPr>
          <w:b/>
          <w:bCs/>
        </w:rPr>
        <w:t xml:space="preserve">Limite </w:t>
      </w:r>
      <w:r w:rsidRPr="00D364CD">
        <w:t>Superior</w:t>
      </w:r>
      <w:r w:rsidRPr="009B6208">
        <w:rPr>
          <w:b/>
          <w:bCs/>
        </w:rPr>
        <w:t xml:space="preserve"> (Upper Fence)</w:t>
      </w:r>
      <w:r w:rsidRPr="009B6208">
        <w:t>:</w:t>
      </w:r>
    </w:p>
    <w:p w14:paraId="66D5961F" w14:textId="77777777" w:rsidR="007C0571" w:rsidRPr="009B6208" w:rsidRDefault="007C0571" w:rsidP="007C0571">
      <w:pPr>
        <w:rPr>
          <w:lang w:eastAsia="pt-BR"/>
        </w:rPr>
      </w:pPr>
      <w:r w:rsidRPr="009B6208">
        <w:rPr>
          <w:lang w:eastAsia="pt-BR"/>
        </w:rPr>
        <w:t xml:space="preserve">    UF = Q_3 + k(IQR) </w:t>
      </w:r>
    </w:p>
    <w:p w14:paraId="2AED0A71" w14:textId="77777777" w:rsidR="007C0571" w:rsidRPr="009B6208" w:rsidRDefault="007C0571" w:rsidP="007C0571">
      <w:pPr>
        <w:rPr>
          <w:lang w:eastAsia="pt-BR"/>
        </w:rPr>
      </w:pPr>
      <w:r w:rsidRPr="009B6208">
        <w:rPr>
          <w:lang w:eastAsia="pt-BR"/>
        </w:rPr>
        <w:t>    *   Para detecção de outliers moderados, adota-se k = 1,5.</w:t>
      </w:r>
    </w:p>
    <w:p w14:paraId="62B64918" w14:textId="77777777" w:rsidR="007C0571" w:rsidRPr="009B6208" w:rsidRDefault="007C0571" w:rsidP="007C0571">
      <w:pPr>
        <w:rPr>
          <w:lang w:eastAsia="pt-BR"/>
        </w:rPr>
      </w:pPr>
      <w:r w:rsidRPr="009B6208">
        <w:rPr>
          <w:lang w:eastAsia="pt-BR"/>
        </w:rPr>
        <w:t xml:space="preserve">    *   Para detecção de </w:t>
      </w:r>
      <w:r w:rsidRPr="009B6208">
        <w:rPr>
          <w:b/>
          <w:bCs/>
          <w:lang w:eastAsia="pt-BR"/>
        </w:rPr>
        <w:t>outliers extremos</w:t>
      </w:r>
      <w:r w:rsidRPr="009B6208">
        <w:rPr>
          <w:lang w:eastAsia="pt-BR"/>
        </w:rPr>
        <w:t xml:space="preserve"> (utilizados para evidenciar falha de crítica no CAF), adota-se k = 3,0.</w:t>
      </w:r>
    </w:p>
    <w:p w14:paraId="061F18D4" w14:textId="77777777" w:rsidR="007C0571" w:rsidRPr="001D6C37" w:rsidRDefault="007C0571" w:rsidP="007C0571">
      <w:pPr>
        <w:pStyle w:val="PargrafodaLista"/>
        <w:numPr>
          <w:ilvl w:val="1"/>
          <w:numId w:val="12"/>
        </w:numPr>
        <w:ind w:left="0" w:firstLine="0"/>
        <w:contextualSpacing w:val="0"/>
        <w:rPr>
          <w:b/>
          <w:bCs/>
          <w:sz w:val="24"/>
          <w:szCs w:val="24"/>
        </w:rPr>
      </w:pPr>
      <w:r w:rsidRPr="001D6C37">
        <w:rPr>
          <w:b/>
          <w:bCs/>
          <w:sz w:val="24"/>
          <w:szCs w:val="24"/>
        </w:rPr>
        <w:t>Aplicação no Achado III</w:t>
      </w:r>
    </w:p>
    <w:p w14:paraId="72084133" w14:textId="77777777" w:rsidR="007C0571" w:rsidRPr="009B6208" w:rsidRDefault="007C0571" w:rsidP="007C0571">
      <w:pPr>
        <w:pStyle w:val="Pargrafonumerado"/>
        <w:numPr>
          <w:ilvl w:val="0"/>
          <w:numId w:val="13"/>
        </w:numPr>
        <w:ind w:left="0" w:firstLine="0"/>
      </w:pPr>
      <w:r w:rsidRPr="009B6208">
        <w:t>A análise de 3,3 milhões de UFPAs utilizou o limiar de k=3,0 para identificar registros manifestamente implausíveis. Valores acima desse limiar (calculado em R$ 108.027 para a base de 2025) foram confrontados com a realidade econômica da agricultura familiar e com o limite legal do Pronaf (R$ 500.000), servindo como evidência de ausência de travas de integridade no sistema.</w:t>
      </w:r>
    </w:p>
    <w:p w14:paraId="41BA269B" w14:textId="77777777" w:rsidR="007C0571" w:rsidRPr="009B6208" w:rsidRDefault="007C0571" w:rsidP="007C0571">
      <w:pPr>
        <w:rPr>
          <w:lang w:eastAsia="pt-BR"/>
        </w:rPr>
      </w:pPr>
    </w:p>
    <w:p w14:paraId="7B4599EC" w14:textId="54602874" w:rsidR="007C0571" w:rsidRDefault="007C0571" w:rsidP="007C0571">
      <w:pPr>
        <w:spacing w:before="0" w:after="160" w:line="259" w:lineRule="auto"/>
        <w:jc w:val="left"/>
        <w:rPr>
          <w:rFonts w:eastAsia="Times New Roman"/>
          <w:b/>
          <w:sz w:val="28"/>
          <w:szCs w:val="20"/>
          <w:lang w:eastAsia="pt-BR"/>
        </w:rPr>
      </w:pPr>
      <w:r>
        <w:rPr>
          <w:sz w:val="28"/>
        </w:rPr>
        <w:br w:type="page"/>
      </w:r>
    </w:p>
    <w:p w14:paraId="382EE2C1" w14:textId="77777777" w:rsidR="007C0571" w:rsidRDefault="007C0571" w:rsidP="007C0571">
      <w:pPr>
        <w:pStyle w:val="Ttulo1"/>
        <w:numPr>
          <w:ilvl w:val="0"/>
          <w:numId w:val="0"/>
        </w:numPr>
        <w:spacing w:before="240" w:after="120"/>
        <w:ind w:left="432" w:hanging="432"/>
        <w:jc w:val="center"/>
        <w:rPr>
          <w:sz w:val="28"/>
        </w:rPr>
      </w:pPr>
      <w:bookmarkStart w:id="144" w:name="_Toc225527041"/>
      <w:r>
        <w:rPr>
          <w:sz w:val="28"/>
        </w:rPr>
        <w:lastRenderedPageBreak/>
        <w:t>Apêndice III – Trabalhos Anteriores do TCU sobre o tema</w:t>
      </w:r>
      <w:bookmarkEnd w:id="144"/>
    </w:p>
    <w:p w14:paraId="79BDCEDE" w14:textId="77777777" w:rsidR="007C0571" w:rsidRPr="00D27D9D" w:rsidRDefault="007C0571" w:rsidP="007C0571">
      <w:pPr>
        <w:pStyle w:val="Ttulo2"/>
        <w:numPr>
          <w:ilvl w:val="0"/>
          <w:numId w:val="0"/>
        </w:numPr>
        <w:spacing w:before="240" w:after="120"/>
        <w:ind w:left="576" w:hanging="576"/>
        <w:rPr>
          <w:u w:val="none"/>
        </w:rPr>
      </w:pPr>
      <w:bookmarkStart w:id="145" w:name="_Toc225413299"/>
      <w:bookmarkEnd w:id="142"/>
      <w:r w:rsidRPr="00D27D9D">
        <w:rPr>
          <w:b/>
          <w:sz w:val="26"/>
          <w:u w:val="none"/>
        </w:rPr>
        <w:t>1. Introdução</w:t>
      </w:r>
      <w:bookmarkEnd w:id="145"/>
    </w:p>
    <w:p w14:paraId="01B602CE" w14:textId="77777777" w:rsidR="007C0571" w:rsidRDefault="007C0571" w:rsidP="007C0571">
      <w:pPr>
        <w:spacing w:before="60" w:after="60"/>
      </w:pPr>
      <w:r>
        <w:t>A presente auditoria insere-se em trajetória de atuação do Tribunal de Contas da União que abrange mais de duas décadas de fiscalização sobre políticas de agricultura familiar e seus instrumentos cadastrais. Este apêndice sistematiza os trabalhos anteriores relevantes, organizados em cinco blocos: (i) a cadeia principal de deliberações sobre a DAP/CAF, que fundamenta a reincidência; (ii) os processos conexos sobre políticas que dependem do cadastro; (iii) os trabalhos sobre governança de dados na Administração Pública Federal; (iv) o trabalho sobre plataformas de interoperabilidade; e (v) o histórico mais antigo sobre o Pronaf. A relação não é exaustiva, mas abrange os trabalhos citados no corpo do relatório e aqueles que contextualizam a trajetória institucional de controle.</w:t>
      </w:r>
    </w:p>
    <w:p w14:paraId="3E963862" w14:textId="77777777" w:rsidR="007C0571" w:rsidRPr="00D27D9D" w:rsidRDefault="007C0571" w:rsidP="007C0571">
      <w:pPr>
        <w:pStyle w:val="Ttulo2"/>
        <w:numPr>
          <w:ilvl w:val="0"/>
          <w:numId w:val="0"/>
        </w:numPr>
        <w:spacing w:before="240" w:after="120"/>
        <w:ind w:left="576" w:hanging="576"/>
        <w:rPr>
          <w:u w:val="none"/>
        </w:rPr>
      </w:pPr>
      <w:bookmarkStart w:id="146" w:name="_Toc225413300"/>
      <w:r w:rsidRPr="00D27D9D">
        <w:rPr>
          <w:b/>
          <w:sz w:val="26"/>
          <w:u w:val="none"/>
        </w:rPr>
        <w:t>2. Cadeia principal: DAP → CAF (reincidência)</w:t>
      </w:r>
      <w:bookmarkEnd w:id="146"/>
    </w:p>
    <w:p w14:paraId="23FDCD24" w14:textId="77777777" w:rsidR="007C0571" w:rsidRDefault="007C0571" w:rsidP="007C0571">
      <w:pPr>
        <w:spacing w:before="60" w:after="60"/>
      </w:pPr>
      <w:r>
        <w:t>O Acórdão 1197/2018-TCU-Plenário constitui o marco inicial da cadeia de deliberações que fundamenta a natureza de determinação — e não de mera recomendação — do encaminhamento principal desta auditoria. Naquele trabalho, o Tribunal identificou indícios de irregularidade em 1.335.852 Declarações de Aptidão ao Pronaf (DAPs) emitidas entre 2007 e 2017 e proferiu determinações ao então Ministério da Agricultura, Pecuária e Abastecimento (Mapa). O item 9.2.6 determinou que o órgão gestor incorporasse salvaguardas de qualidade de dados ao sistema que viesse a suceder a DAP — o que se concretizou no CAF. Os itens 9.2.1 a 9.2.5 abrangeram, entre outros aspectos, procedimentos de validação (item 9.2.2) e cruzamento com bases oficiais.</w:t>
      </w:r>
    </w:p>
    <w:p w14:paraId="5AB397C6" w14:textId="77777777" w:rsidR="007C0571" w:rsidRDefault="007C0571" w:rsidP="007C0571">
      <w:pPr>
        <w:spacing w:before="60" w:after="60"/>
      </w:pPr>
      <w:r>
        <w:t>Desde então, dois ciclos de monitoramento avaliaram o cumprimento dessas determinações. O Acórdão 1866/2021-TCU-Plenário (1º monitoramento) verificou cumprimento parcial: os itens 9.2.4 e 9.2.5 foram considerados atendidos, mas os demais permaneceram pendentes. O Acórdão 885/2024-TCU-Plenário (2º monitoramento) constatou que itens remanescentes ainda não haviam sido integralmente cumpridos e autorizou a continuidade do acompanhamento. A presente auditoria (TC 011.073/2025-0) opera como terceira verificação, agora com escopo ampliado para abranger o CAF 3.0 em suas dimensões documental, geoespacial, cadastral e de metadados.</w:t>
      </w:r>
    </w:p>
    <w:p w14:paraId="36D25B86" w14:textId="77777777" w:rsidR="007C0571" w:rsidRDefault="007C0571" w:rsidP="007C0571">
      <w:pPr>
        <w:spacing w:before="60" w:after="60"/>
      </w:pPr>
      <w:r>
        <w:t>As situações identificadas na presente auditoria reproduzem, em grande medida, fragilidades já apontadas naquela cadeia de deliberações: o item 9.2.6 determinou a incorporação de salvaguardas de qualidade de dados ao sistema sucessor da DAP, e os achados ACH-01 a ACH-03 documentam que tais salvaguardas não foram implementadas de forma integral no CAF 3.0; o item 9.2.2 determinou procedimentos de validação e cruzamento com bases oficiais, e os achados ACH-02 e ACH-03 evidenciam lacunas remanescentes nessa integração. A progressão temporal — sete anos e três ciclos de monitoramento sem cumprimento integral das determinações originais — configura a persistência de pendências que, nos termos do art. 7º, §3º, I, c/c §4º, da Resolução-TCU nº 315/2020, fundamenta a adoção de determinação em vez de recomendação.</w:t>
      </w:r>
    </w:p>
    <w:p w14:paraId="3F0E004B" w14:textId="77777777" w:rsidR="007C0571" w:rsidRDefault="007C0571" w:rsidP="007C0571">
      <w:pPr>
        <w:spacing w:before="60" w:after="60"/>
        <w:jc w:val="center"/>
      </w:pPr>
      <w:r>
        <w:rPr>
          <w:b/>
        </w:rPr>
        <w:t>Quadro A3.1</w:t>
      </w:r>
      <w:r>
        <w:t xml:space="preserve"> — Cadeia principal de deliberações DAP → CAF</w:t>
      </w:r>
    </w:p>
    <w:tbl>
      <w:tblPr>
        <w:tblStyle w:val="Tabelacomgrade"/>
        <w:tblW w:w="0" w:type="auto"/>
        <w:jc w:val="center"/>
        <w:tblLook w:val="04A0" w:firstRow="1" w:lastRow="0" w:firstColumn="1" w:lastColumn="0" w:noHBand="0" w:noVBand="1"/>
      </w:tblPr>
      <w:tblGrid>
        <w:gridCol w:w="1603"/>
        <w:gridCol w:w="1602"/>
        <w:gridCol w:w="1596"/>
        <w:gridCol w:w="1603"/>
        <w:gridCol w:w="1596"/>
        <w:gridCol w:w="1627"/>
      </w:tblGrid>
      <w:tr w:rsidR="007C0571" w14:paraId="40160279" w14:textId="77777777" w:rsidTr="00A62EAB">
        <w:trPr>
          <w:jc w:val="center"/>
        </w:trPr>
        <w:tc>
          <w:tcPr>
            <w:tcW w:w="1606" w:type="dxa"/>
          </w:tcPr>
          <w:p w14:paraId="172E0435" w14:textId="77777777" w:rsidR="007C0571" w:rsidRDefault="007C0571" w:rsidP="00A62EAB">
            <w:pPr>
              <w:spacing w:before="20" w:after="20"/>
              <w:jc w:val="left"/>
            </w:pPr>
            <w:r>
              <w:rPr>
                <w:b/>
                <w:sz w:val="20"/>
              </w:rPr>
              <w:t>Acórdão</w:t>
            </w:r>
          </w:p>
        </w:tc>
        <w:tc>
          <w:tcPr>
            <w:tcW w:w="1606" w:type="dxa"/>
          </w:tcPr>
          <w:p w14:paraId="5B641941" w14:textId="77777777" w:rsidR="007C0571" w:rsidRDefault="007C0571" w:rsidP="00A62EAB">
            <w:pPr>
              <w:spacing w:before="20" w:after="20"/>
              <w:jc w:val="left"/>
            </w:pPr>
            <w:r>
              <w:rPr>
                <w:b/>
                <w:sz w:val="20"/>
              </w:rPr>
              <w:t>TC</w:t>
            </w:r>
          </w:p>
        </w:tc>
        <w:tc>
          <w:tcPr>
            <w:tcW w:w="1606" w:type="dxa"/>
          </w:tcPr>
          <w:p w14:paraId="2A29AEB4" w14:textId="77777777" w:rsidR="007C0571" w:rsidRDefault="007C0571" w:rsidP="00A62EAB">
            <w:pPr>
              <w:spacing w:before="20" w:after="20"/>
              <w:jc w:val="left"/>
            </w:pPr>
            <w:r>
              <w:rPr>
                <w:b/>
                <w:sz w:val="20"/>
              </w:rPr>
              <w:t>Relator</w:t>
            </w:r>
          </w:p>
        </w:tc>
        <w:tc>
          <w:tcPr>
            <w:tcW w:w="1606" w:type="dxa"/>
          </w:tcPr>
          <w:p w14:paraId="1C1FEBEF" w14:textId="77777777" w:rsidR="007C0571" w:rsidRDefault="007C0571" w:rsidP="00A62EAB">
            <w:pPr>
              <w:spacing w:before="20" w:after="20"/>
              <w:jc w:val="left"/>
            </w:pPr>
            <w:r>
              <w:rPr>
                <w:b/>
                <w:sz w:val="20"/>
              </w:rPr>
              <w:t>Tipo</w:t>
            </w:r>
          </w:p>
        </w:tc>
        <w:tc>
          <w:tcPr>
            <w:tcW w:w="1606" w:type="dxa"/>
          </w:tcPr>
          <w:p w14:paraId="0FAB00AD" w14:textId="77777777" w:rsidR="007C0571" w:rsidRDefault="007C0571" w:rsidP="00A62EAB">
            <w:pPr>
              <w:spacing w:before="20" w:after="20"/>
              <w:jc w:val="left"/>
            </w:pPr>
            <w:r>
              <w:rPr>
                <w:b/>
                <w:sz w:val="20"/>
              </w:rPr>
              <w:t>Sessão</w:t>
            </w:r>
          </w:p>
        </w:tc>
        <w:tc>
          <w:tcPr>
            <w:tcW w:w="1606" w:type="dxa"/>
          </w:tcPr>
          <w:p w14:paraId="2E459FF3" w14:textId="77777777" w:rsidR="007C0571" w:rsidRDefault="007C0571" w:rsidP="00A62EAB">
            <w:pPr>
              <w:spacing w:before="20" w:after="20"/>
              <w:jc w:val="left"/>
            </w:pPr>
            <w:r>
              <w:rPr>
                <w:b/>
                <w:sz w:val="20"/>
              </w:rPr>
              <w:t>Resultado</w:t>
            </w:r>
          </w:p>
        </w:tc>
      </w:tr>
      <w:tr w:rsidR="007C0571" w14:paraId="172523A3" w14:textId="77777777" w:rsidTr="00A62EAB">
        <w:trPr>
          <w:jc w:val="center"/>
        </w:trPr>
        <w:tc>
          <w:tcPr>
            <w:tcW w:w="1606" w:type="dxa"/>
          </w:tcPr>
          <w:p w14:paraId="2769A397" w14:textId="77777777" w:rsidR="007C0571" w:rsidRDefault="007C0571" w:rsidP="00A62EAB">
            <w:pPr>
              <w:spacing w:before="20" w:after="20"/>
              <w:jc w:val="left"/>
            </w:pPr>
            <w:r>
              <w:rPr>
                <w:sz w:val="20"/>
              </w:rPr>
              <w:t>1197/2018-Plenário</w:t>
            </w:r>
          </w:p>
        </w:tc>
        <w:tc>
          <w:tcPr>
            <w:tcW w:w="1606" w:type="dxa"/>
          </w:tcPr>
          <w:p w14:paraId="1AB5A436" w14:textId="77777777" w:rsidR="007C0571" w:rsidRDefault="007C0571" w:rsidP="00A62EAB">
            <w:pPr>
              <w:spacing w:before="20" w:after="20"/>
              <w:jc w:val="left"/>
            </w:pPr>
            <w:r>
              <w:rPr>
                <w:sz w:val="20"/>
              </w:rPr>
              <w:t>012.700/2017-7</w:t>
            </w:r>
          </w:p>
        </w:tc>
        <w:tc>
          <w:tcPr>
            <w:tcW w:w="1606" w:type="dxa"/>
          </w:tcPr>
          <w:p w14:paraId="4569629D" w14:textId="77777777" w:rsidR="007C0571" w:rsidRDefault="007C0571" w:rsidP="00A62EAB">
            <w:pPr>
              <w:spacing w:before="20" w:after="20"/>
              <w:jc w:val="left"/>
            </w:pPr>
            <w:r>
              <w:rPr>
                <w:sz w:val="20"/>
              </w:rPr>
              <w:t>Min. Subst. André Luís de Carvalho</w:t>
            </w:r>
          </w:p>
        </w:tc>
        <w:tc>
          <w:tcPr>
            <w:tcW w:w="1606" w:type="dxa"/>
          </w:tcPr>
          <w:p w14:paraId="76F9074F" w14:textId="77777777" w:rsidR="007C0571" w:rsidRDefault="007C0571" w:rsidP="00A62EAB">
            <w:pPr>
              <w:spacing w:before="20" w:after="20"/>
              <w:jc w:val="left"/>
            </w:pPr>
            <w:r>
              <w:rPr>
                <w:sz w:val="20"/>
              </w:rPr>
              <w:t>Auditoria</w:t>
            </w:r>
          </w:p>
        </w:tc>
        <w:tc>
          <w:tcPr>
            <w:tcW w:w="1606" w:type="dxa"/>
          </w:tcPr>
          <w:p w14:paraId="4A9A5F94" w14:textId="77777777" w:rsidR="007C0571" w:rsidRDefault="007C0571" w:rsidP="00A62EAB">
            <w:pPr>
              <w:spacing w:before="20" w:after="20"/>
              <w:jc w:val="left"/>
            </w:pPr>
            <w:r>
              <w:rPr>
                <w:sz w:val="20"/>
              </w:rPr>
              <w:t>23/5/2018</w:t>
            </w:r>
          </w:p>
        </w:tc>
        <w:tc>
          <w:tcPr>
            <w:tcW w:w="1606" w:type="dxa"/>
          </w:tcPr>
          <w:p w14:paraId="1F51909A" w14:textId="77777777" w:rsidR="007C0571" w:rsidRDefault="007C0571" w:rsidP="00A62EAB">
            <w:pPr>
              <w:spacing w:before="20" w:after="20"/>
              <w:jc w:val="left"/>
            </w:pPr>
            <w:r>
              <w:rPr>
                <w:sz w:val="20"/>
              </w:rPr>
              <w:t>Determinações (itens 9.2.1 a 9.2.6), incluindo salvaguardas de qualidade de dados ao sistema sucessor da DAP</w:t>
            </w:r>
          </w:p>
        </w:tc>
      </w:tr>
      <w:tr w:rsidR="007C0571" w14:paraId="7F3367AC" w14:textId="77777777" w:rsidTr="00A62EAB">
        <w:trPr>
          <w:jc w:val="center"/>
        </w:trPr>
        <w:tc>
          <w:tcPr>
            <w:tcW w:w="1606" w:type="dxa"/>
          </w:tcPr>
          <w:p w14:paraId="06D4E6D4" w14:textId="77777777" w:rsidR="007C0571" w:rsidRDefault="007C0571" w:rsidP="00A62EAB">
            <w:pPr>
              <w:spacing w:before="20" w:after="20"/>
              <w:jc w:val="left"/>
            </w:pPr>
            <w:r>
              <w:rPr>
                <w:sz w:val="20"/>
              </w:rPr>
              <w:t>1866/2021-Plenário</w:t>
            </w:r>
          </w:p>
        </w:tc>
        <w:tc>
          <w:tcPr>
            <w:tcW w:w="1606" w:type="dxa"/>
          </w:tcPr>
          <w:p w14:paraId="30A818DA" w14:textId="77777777" w:rsidR="007C0571" w:rsidRDefault="007C0571" w:rsidP="00A62EAB">
            <w:pPr>
              <w:spacing w:before="20" w:after="20"/>
              <w:jc w:val="left"/>
            </w:pPr>
            <w:r>
              <w:rPr>
                <w:sz w:val="20"/>
              </w:rPr>
              <w:t>018.496/2018-0</w:t>
            </w:r>
          </w:p>
        </w:tc>
        <w:tc>
          <w:tcPr>
            <w:tcW w:w="1606" w:type="dxa"/>
          </w:tcPr>
          <w:p w14:paraId="3BCE21C3" w14:textId="77777777" w:rsidR="007C0571" w:rsidRDefault="007C0571" w:rsidP="00A62EAB">
            <w:pPr>
              <w:spacing w:before="20" w:after="20"/>
              <w:jc w:val="left"/>
            </w:pPr>
            <w:r>
              <w:rPr>
                <w:sz w:val="20"/>
              </w:rPr>
              <w:t>Min. Subst. André Luís de Carvalho</w:t>
            </w:r>
          </w:p>
        </w:tc>
        <w:tc>
          <w:tcPr>
            <w:tcW w:w="1606" w:type="dxa"/>
          </w:tcPr>
          <w:p w14:paraId="6DF20303" w14:textId="77777777" w:rsidR="007C0571" w:rsidRDefault="007C0571" w:rsidP="00A62EAB">
            <w:pPr>
              <w:spacing w:before="20" w:after="20"/>
              <w:jc w:val="left"/>
            </w:pPr>
            <w:r>
              <w:rPr>
                <w:sz w:val="20"/>
              </w:rPr>
              <w:t>1º Monitoramento</w:t>
            </w:r>
          </w:p>
        </w:tc>
        <w:tc>
          <w:tcPr>
            <w:tcW w:w="1606" w:type="dxa"/>
          </w:tcPr>
          <w:p w14:paraId="786A8DBC" w14:textId="77777777" w:rsidR="007C0571" w:rsidRDefault="007C0571" w:rsidP="00A62EAB">
            <w:pPr>
              <w:spacing w:before="20" w:after="20"/>
              <w:jc w:val="left"/>
            </w:pPr>
            <w:r>
              <w:rPr>
                <w:sz w:val="20"/>
              </w:rPr>
              <w:t>4/8/2021</w:t>
            </w:r>
          </w:p>
        </w:tc>
        <w:tc>
          <w:tcPr>
            <w:tcW w:w="1606" w:type="dxa"/>
          </w:tcPr>
          <w:p w14:paraId="2ACC6B0C" w14:textId="77777777" w:rsidR="007C0571" w:rsidRDefault="007C0571" w:rsidP="00A62EAB">
            <w:pPr>
              <w:spacing w:before="20" w:after="20"/>
              <w:jc w:val="left"/>
            </w:pPr>
            <w:r>
              <w:rPr>
                <w:sz w:val="20"/>
              </w:rPr>
              <w:t xml:space="preserve">Cumprimento parcial; itens 9.2.4 e 9.2.5 atendidos; </w:t>
            </w:r>
            <w:r>
              <w:rPr>
                <w:sz w:val="20"/>
              </w:rPr>
              <w:lastRenderedPageBreak/>
              <w:t>demais pendentes</w:t>
            </w:r>
          </w:p>
        </w:tc>
      </w:tr>
      <w:tr w:rsidR="007C0571" w14:paraId="74458B41" w14:textId="77777777" w:rsidTr="00A62EAB">
        <w:trPr>
          <w:jc w:val="center"/>
        </w:trPr>
        <w:tc>
          <w:tcPr>
            <w:tcW w:w="1606" w:type="dxa"/>
          </w:tcPr>
          <w:p w14:paraId="721D3A27" w14:textId="77777777" w:rsidR="007C0571" w:rsidRDefault="007C0571" w:rsidP="00A62EAB">
            <w:pPr>
              <w:spacing w:before="20" w:after="20"/>
              <w:jc w:val="left"/>
            </w:pPr>
            <w:r>
              <w:rPr>
                <w:sz w:val="20"/>
              </w:rPr>
              <w:lastRenderedPageBreak/>
              <w:t>885/2024-Plenário</w:t>
            </w:r>
          </w:p>
        </w:tc>
        <w:tc>
          <w:tcPr>
            <w:tcW w:w="1606" w:type="dxa"/>
          </w:tcPr>
          <w:p w14:paraId="664CCFFE" w14:textId="77777777" w:rsidR="007C0571" w:rsidRDefault="007C0571" w:rsidP="00A62EAB">
            <w:pPr>
              <w:spacing w:before="20" w:after="20"/>
              <w:jc w:val="left"/>
            </w:pPr>
            <w:r>
              <w:rPr>
                <w:sz w:val="20"/>
              </w:rPr>
              <w:t>038.408/2021-0</w:t>
            </w:r>
          </w:p>
        </w:tc>
        <w:tc>
          <w:tcPr>
            <w:tcW w:w="1606" w:type="dxa"/>
          </w:tcPr>
          <w:p w14:paraId="2BD43DC8" w14:textId="77777777" w:rsidR="007C0571" w:rsidRDefault="007C0571" w:rsidP="00A62EAB">
            <w:pPr>
              <w:spacing w:before="20" w:after="20"/>
              <w:jc w:val="left"/>
            </w:pPr>
            <w:r>
              <w:rPr>
                <w:sz w:val="20"/>
              </w:rPr>
              <w:t>Min. Jhonatan de Jesus</w:t>
            </w:r>
          </w:p>
        </w:tc>
        <w:tc>
          <w:tcPr>
            <w:tcW w:w="1606" w:type="dxa"/>
          </w:tcPr>
          <w:p w14:paraId="0852FAD3" w14:textId="77777777" w:rsidR="007C0571" w:rsidRDefault="007C0571" w:rsidP="00A62EAB">
            <w:pPr>
              <w:spacing w:before="20" w:after="20"/>
              <w:jc w:val="left"/>
            </w:pPr>
            <w:r>
              <w:rPr>
                <w:sz w:val="20"/>
              </w:rPr>
              <w:t>2º Monitoramento</w:t>
            </w:r>
          </w:p>
        </w:tc>
        <w:tc>
          <w:tcPr>
            <w:tcW w:w="1606" w:type="dxa"/>
          </w:tcPr>
          <w:p w14:paraId="726D29F8" w14:textId="77777777" w:rsidR="007C0571" w:rsidRDefault="007C0571" w:rsidP="00A62EAB">
            <w:pPr>
              <w:spacing w:before="20" w:after="20"/>
              <w:jc w:val="left"/>
            </w:pPr>
            <w:r>
              <w:rPr>
                <w:sz w:val="20"/>
              </w:rPr>
              <w:t>8/5/2024</w:t>
            </w:r>
          </w:p>
        </w:tc>
        <w:tc>
          <w:tcPr>
            <w:tcW w:w="1606" w:type="dxa"/>
          </w:tcPr>
          <w:p w14:paraId="60F00D92" w14:textId="77777777" w:rsidR="007C0571" w:rsidRDefault="007C0571" w:rsidP="00A62EAB">
            <w:pPr>
              <w:spacing w:before="20" w:after="20"/>
              <w:jc w:val="left"/>
            </w:pPr>
            <w:r>
              <w:rPr>
                <w:sz w:val="20"/>
              </w:rPr>
              <w:t>Itens pendentes de cumprimento integral; autorizada continuidade do acompanhamento</w:t>
            </w:r>
          </w:p>
        </w:tc>
      </w:tr>
      <w:tr w:rsidR="007C0571" w14:paraId="354647C3" w14:textId="77777777" w:rsidTr="00A62EAB">
        <w:trPr>
          <w:jc w:val="center"/>
        </w:trPr>
        <w:tc>
          <w:tcPr>
            <w:tcW w:w="1606" w:type="dxa"/>
          </w:tcPr>
          <w:p w14:paraId="2AFC2810" w14:textId="77777777" w:rsidR="007C0571" w:rsidRDefault="007C0571" w:rsidP="00A62EAB">
            <w:pPr>
              <w:spacing w:before="20" w:after="20"/>
              <w:jc w:val="left"/>
            </w:pPr>
            <w:r>
              <w:rPr>
                <w:b/>
                <w:sz w:val="20"/>
              </w:rPr>
              <w:t>TC 011.073/2025-0</w:t>
            </w:r>
          </w:p>
        </w:tc>
        <w:tc>
          <w:tcPr>
            <w:tcW w:w="1606" w:type="dxa"/>
          </w:tcPr>
          <w:p w14:paraId="2699B36C" w14:textId="77777777" w:rsidR="007C0571" w:rsidRDefault="007C0571" w:rsidP="00A62EAB">
            <w:pPr>
              <w:spacing w:before="20" w:after="20"/>
              <w:jc w:val="left"/>
            </w:pPr>
            <w:r>
              <w:rPr>
                <w:sz w:val="20"/>
              </w:rPr>
              <w:t>—</w:t>
            </w:r>
          </w:p>
        </w:tc>
        <w:tc>
          <w:tcPr>
            <w:tcW w:w="1606" w:type="dxa"/>
          </w:tcPr>
          <w:p w14:paraId="71850641" w14:textId="77777777" w:rsidR="007C0571" w:rsidRDefault="007C0571" w:rsidP="00A62EAB">
            <w:pPr>
              <w:spacing w:before="20" w:after="20"/>
              <w:jc w:val="left"/>
            </w:pPr>
            <w:r>
              <w:rPr>
                <w:b/>
                <w:sz w:val="20"/>
              </w:rPr>
              <w:t>Min. Antonio Anastasia</w:t>
            </w:r>
          </w:p>
        </w:tc>
        <w:tc>
          <w:tcPr>
            <w:tcW w:w="1606" w:type="dxa"/>
          </w:tcPr>
          <w:p w14:paraId="174DEB85" w14:textId="77777777" w:rsidR="007C0571" w:rsidRDefault="007C0571" w:rsidP="00A62EAB">
            <w:pPr>
              <w:spacing w:before="20" w:after="20"/>
              <w:jc w:val="left"/>
            </w:pPr>
            <w:r>
              <w:rPr>
                <w:b/>
                <w:sz w:val="20"/>
              </w:rPr>
              <w:t>Auditoria operacional</w:t>
            </w:r>
          </w:p>
        </w:tc>
        <w:tc>
          <w:tcPr>
            <w:tcW w:w="1606" w:type="dxa"/>
          </w:tcPr>
          <w:p w14:paraId="23510331" w14:textId="77777777" w:rsidR="007C0571" w:rsidRDefault="007C0571" w:rsidP="00A62EAB">
            <w:pPr>
              <w:spacing w:before="20" w:after="20"/>
              <w:jc w:val="left"/>
            </w:pPr>
            <w:r>
              <w:rPr>
                <w:b/>
                <w:sz w:val="20"/>
              </w:rPr>
              <w:t>2025-2026</w:t>
            </w:r>
          </w:p>
        </w:tc>
        <w:tc>
          <w:tcPr>
            <w:tcW w:w="1606" w:type="dxa"/>
          </w:tcPr>
          <w:p w14:paraId="75F43947" w14:textId="77777777" w:rsidR="007C0571" w:rsidRDefault="007C0571" w:rsidP="00A62EAB">
            <w:pPr>
              <w:spacing w:before="20" w:after="20"/>
              <w:jc w:val="left"/>
            </w:pPr>
            <w:r>
              <w:rPr>
                <w:b/>
                <w:sz w:val="20"/>
              </w:rPr>
              <w:t>Presente auditoria</w:t>
            </w:r>
          </w:p>
        </w:tc>
      </w:tr>
    </w:tbl>
    <w:p w14:paraId="643BDE20" w14:textId="77777777" w:rsidR="007C0571" w:rsidRDefault="007C0571" w:rsidP="007C0571">
      <w:pPr>
        <w:spacing w:before="0" w:after="120" w:line="40" w:lineRule="exact"/>
      </w:pPr>
    </w:p>
    <w:p w14:paraId="67C56D1B" w14:textId="77777777" w:rsidR="007C0571" w:rsidRPr="00D27D9D" w:rsidRDefault="007C0571" w:rsidP="007C0571">
      <w:pPr>
        <w:pStyle w:val="Ttulo2"/>
        <w:numPr>
          <w:ilvl w:val="0"/>
          <w:numId w:val="0"/>
        </w:numPr>
        <w:spacing w:before="240" w:after="120"/>
        <w:ind w:left="576" w:hanging="576"/>
        <w:rPr>
          <w:u w:val="none"/>
        </w:rPr>
      </w:pPr>
      <w:bookmarkStart w:id="147" w:name="_Toc225413301"/>
      <w:r w:rsidRPr="00D27D9D">
        <w:rPr>
          <w:b/>
          <w:sz w:val="26"/>
          <w:u w:val="none"/>
        </w:rPr>
        <w:t>3. Processos conexos: políticas de agricultura familiar</w:t>
      </w:r>
      <w:bookmarkEnd w:id="147"/>
    </w:p>
    <w:p w14:paraId="1BF78BD6" w14:textId="77777777" w:rsidR="007C0571" w:rsidRDefault="007C0571" w:rsidP="007C0571">
      <w:pPr>
        <w:spacing w:before="60" w:after="60"/>
      </w:pPr>
      <w:r>
        <w:t>Três trabalhos do TCU fiscalizaram políticas públicas que dependem do CAF como instrumento de habilitação prévia de seus beneficiários, o que reforça a relevância da qualidade dos dados cadastrais para além do próprio sistema.</w:t>
      </w:r>
    </w:p>
    <w:p w14:paraId="02BC6138" w14:textId="77777777" w:rsidR="007C0571" w:rsidRDefault="007C0571" w:rsidP="007C0571">
      <w:pPr>
        <w:spacing w:before="60" w:after="60"/>
      </w:pPr>
      <w:r>
        <w:t>O Acórdão 646/2017-TCU-Plenário avaliou o Programa de Aquisição de Alimentos (PAA) na modalidade compra com doação simultânea. O acesso ao PAA pressupõe inscrição no CAF, de modo que fragilidades cadastrais podem afetar a focalização do programa. O Acórdão 1708/2017-TCU-Plenário realizou levantamento no Sistema Nacional de Crédito Rural (SNCR), cujo principal programa — o Pronaf — operou R$ 59,6 bilhões na safra 2023/2024 com base na habilitação via CAF. O Acórdão 687/2019-TCU-Plenário conduziu Fiscalização de Orientação Centralizada (FOC) sobre o agronegócio familiar, abrangendo assistência técnica e extensão rural (ATER), crédito rural e comercialização, com identificação de riscos para fiscalizações futuras.</w:t>
      </w:r>
    </w:p>
    <w:p w14:paraId="0FEA57F8" w14:textId="77777777" w:rsidR="007C0571" w:rsidRDefault="007C0571" w:rsidP="007C0571">
      <w:pPr>
        <w:spacing w:before="60" w:after="60"/>
      </w:pPr>
      <w:r>
        <w:rPr>
          <w:b/>
        </w:rPr>
        <w:t>Quadro A3.2</w:t>
      </w:r>
      <w:r>
        <w:t xml:space="preserve"> — Processos conexos: políticas de agricultura familiar</w:t>
      </w:r>
    </w:p>
    <w:tbl>
      <w:tblPr>
        <w:tblStyle w:val="Tabelacomgrade"/>
        <w:tblW w:w="0" w:type="auto"/>
        <w:jc w:val="center"/>
        <w:tblLook w:val="04A0" w:firstRow="1" w:lastRow="0" w:firstColumn="1" w:lastColumn="0" w:noHBand="0" w:noVBand="1"/>
      </w:tblPr>
      <w:tblGrid>
        <w:gridCol w:w="1604"/>
        <w:gridCol w:w="1605"/>
        <w:gridCol w:w="1603"/>
        <w:gridCol w:w="1605"/>
        <w:gridCol w:w="1604"/>
        <w:gridCol w:w="1606"/>
      </w:tblGrid>
      <w:tr w:rsidR="007C0571" w14:paraId="268D6BA1" w14:textId="77777777" w:rsidTr="00A62EAB">
        <w:trPr>
          <w:jc w:val="center"/>
        </w:trPr>
        <w:tc>
          <w:tcPr>
            <w:tcW w:w="1606" w:type="dxa"/>
          </w:tcPr>
          <w:p w14:paraId="2C3D8888" w14:textId="77777777" w:rsidR="007C0571" w:rsidRDefault="007C0571" w:rsidP="00A62EAB">
            <w:pPr>
              <w:spacing w:before="20" w:after="20"/>
              <w:jc w:val="left"/>
            </w:pPr>
            <w:r>
              <w:rPr>
                <w:b/>
                <w:sz w:val="20"/>
              </w:rPr>
              <w:t>Acórdão</w:t>
            </w:r>
          </w:p>
        </w:tc>
        <w:tc>
          <w:tcPr>
            <w:tcW w:w="1606" w:type="dxa"/>
          </w:tcPr>
          <w:p w14:paraId="4FABA62B" w14:textId="77777777" w:rsidR="007C0571" w:rsidRDefault="007C0571" w:rsidP="00A62EAB">
            <w:pPr>
              <w:spacing w:before="20" w:after="20"/>
              <w:jc w:val="left"/>
            </w:pPr>
            <w:r>
              <w:rPr>
                <w:b/>
                <w:sz w:val="20"/>
              </w:rPr>
              <w:t>TC</w:t>
            </w:r>
          </w:p>
        </w:tc>
        <w:tc>
          <w:tcPr>
            <w:tcW w:w="1606" w:type="dxa"/>
          </w:tcPr>
          <w:p w14:paraId="07129485" w14:textId="77777777" w:rsidR="007C0571" w:rsidRDefault="007C0571" w:rsidP="00A62EAB">
            <w:pPr>
              <w:spacing w:before="20" w:after="20"/>
              <w:jc w:val="left"/>
            </w:pPr>
            <w:r>
              <w:rPr>
                <w:b/>
                <w:sz w:val="20"/>
              </w:rPr>
              <w:t>Relator</w:t>
            </w:r>
          </w:p>
        </w:tc>
        <w:tc>
          <w:tcPr>
            <w:tcW w:w="1606" w:type="dxa"/>
          </w:tcPr>
          <w:p w14:paraId="6ED85E12" w14:textId="77777777" w:rsidR="007C0571" w:rsidRDefault="007C0571" w:rsidP="00A62EAB">
            <w:pPr>
              <w:spacing w:before="20" w:after="20"/>
              <w:jc w:val="left"/>
            </w:pPr>
            <w:r>
              <w:rPr>
                <w:b/>
                <w:sz w:val="20"/>
              </w:rPr>
              <w:t>Tipo</w:t>
            </w:r>
          </w:p>
        </w:tc>
        <w:tc>
          <w:tcPr>
            <w:tcW w:w="1606" w:type="dxa"/>
          </w:tcPr>
          <w:p w14:paraId="7D9DDBBC" w14:textId="77777777" w:rsidR="007C0571" w:rsidRDefault="007C0571" w:rsidP="00A62EAB">
            <w:pPr>
              <w:spacing w:before="20" w:after="20"/>
              <w:jc w:val="left"/>
            </w:pPr>
            <w:r>
              <w:rPr>
                <w:b/>
                <w:sz w:val="20"/>
              </w:rPr>
              <w:t>Sessão</w:t>
            </w:r>
          </w:p>
        </w:tc>
        <w:tc>
          <w:tcPr>
            <w:tcW w:w="1606" w:type="dxa"/>
          </w:tcPr>
          <w:p w14:paraId="2C03BD99" w14:textId="77777777" w:rsidR="007C0571" w:rsidRDefault="007C0571" w:rsidP="00A62EAB">
            <w:pPr>
              <w:spacing w:before="20" w:after="20"/>
              <w:jc w:val="left"/>
            </w:pPr>
            <w:r>
              <w:rPr>
                <w:b/>
                <w:sz w:val="20"/>
              </w:rPr>
              <w:t>Objeto</w:t>
            </w:r>
          </w:p>
        </w:tc>
      </w:tr>
      <w:tr w:rsidR="007C0571" w14:paraId="5596E914" w14:textId="77777777" w:rsidTr="00A62EAB">
        <w:trPr>
          <w:jc w:val="center"/>
        </w:trPr>
        <w:tc>
          <w:tcPr>
            <w:tcW w:w="1606" w:type="dxa"/>
          </w:tcPr>
          <w:p w14:paraId="1A66B930" w14:textId="77777777" w:rsidR="007C0571" w:rsidRDefault="007C0571" w:rsidP="00A62EAB">
            <w:pPr>
              <w:spacing w:before="20" w:after="20"/>
              <w:jc w:val="left"/>
            </w:pPr>
            <w:r>
              <w:rPr>
                <w:sz w:val="20"/>
              </w:rPr>
              <w:t>646/2017-Plenário</w:t>
            </w:r>
          </w:p>
        </w:tc>
        <w:tc>
          <w:tcPr>
            <w:tcW w:w="1606" w:type="dxa"/>
          </w:tcPr>
          <w:p w14:paraId="71DB14AA" w14:textId="77777777" w:rsidR="007C0571" w:rsidRDefault="007C0571" w:rsidP="00A62EAB">
            <w:pPr>
              <w:spacing w:before="20" w:after="20"/>
              <w:jc w:val="left"/>
            </w:pPr>
            <w:r>
              <w:rPr>
                <w:sz w:val="20"/>
              </w:rPr>
              <w:t>024.338/2015-0</w:t>
            </w:r>
          </w:p>
        </w:tc>
        <w:tc>
          <w:tcPr>
            <w:tcW w:w="1606" w:type="dxa"/>
          </w:tcPr>
          <w:p w14:paraId="7CB4C0BB" w14:textId="77777777" w:rsidR="007C0571" w:rsidRDefault="007C0571" w:rsidP="00A62EAB">
            <w:pPr>
              <w:spacing w:before="20" w:after="20"/>
              <w:jc w:val="left"/>
            </w:pPr>
            <w:r>
              <w:rPr>
                <w:sz w:val="20"/>
              </w:rPr>
              <w:t>Min. Augusto Nardes</w:t>
            </w:r>
          </w:p>
        </w:tc>
        <w:tc>
          <w:tcPr>
            <w:tcW w:w="1606" w:type="dxa"/>
          </w:tcPr>
          <w:p w14:paraId="3D52B341" w14:textId="77777777" w:rsidR="007C0571" w:rsidRDefault="007C0571" w:rsidP="00A62EAB">
            <w:pPr>
              <w:spacing w:before="20" w:after="20"/>
              <w:jc w:val="left"/>
            </w:pPr>
            <w:r>
              <w:rPr>
                <w:sz w:val="20"/>
              </w:rPr>
              <w:t>Auditoria operacional</w:t>
            </w:r>
          </w:p>
        </w:tc>
        <w:tc>
          <w:tcPr>
            <w:tcW w:w="1606" w:type="dxa"/>
          </w:tcPr>
          <w:p w14:paraId="28B39F0E" w14:textId="77777777" w:rsidR="007C0571" w:rsidRDefault="007C0571" w:rsidP="00A62EAB">
            <w:pPr>
              <w:spacing w:before="20" w:after="20"/>
              <w:jc w:val="left"/>
            </w:pPr>
            <w:r>
              <w:rPr>
                <w:sz w:val="20"/>
              </w:rPr>
              <w:t>5/4/2017</w:t>
            </w:r>
          </w:p>
        </w:tc>
        <w:tc>
          <w:tcPr>
            <w:tcW w:w="1606" w:type="dxa"/>
          </w:tcPr>
          <w:p w14:paraId="0DE998C8" w14:textId="77777777" w:rsidR="007C0571" w:rsidRDefault="007C0571" w:rsidP="00A62EAB">
            <w:pPr>
              <w:spacing w:before="20" w:after="20"/>
              <w:jc w:val="left"/>
            </w:pPr>
            <w:r>
              <w:rPr>
                <w:sz w:val="20"/>
              </w:rPr>
              <w:t>PAA — compra com doação simultânea</w:t>
            </w:r>
          </w:p>
        </w:tc>
      </w:tr>
      <w:tr w:rsidR="007C0571" w14:paraId="4CC1F71F" w14:textId="77777777" w:rsidTr="00A62EAB">
        <w:trPr>
          <w:jc w:val="center"/>
        </w:trPr>
        <w:tc>
          <w:tcPr>
            <w:tcW w:w="1606" w:type="dxa"/>
          </w:tcPr>
          <w:p w14:paraId="1978757E" w14:textId="77777777" w:rsidR="007C0571" w:rsidRDefault="007C0571" w:rsidP="00A62EAB">
            <w:pPr>
              <w:spacing w:before="20" w:after="20"/>
              <w:jc w:val="left"/>
            </w:pPr>
            <w:r>
              <w:rPr>
                <w:sz w:val="20"/>
              </w:rPr>
              <w:t>1708/2017-Plenário</w:t>
            </w:r>
          </w:p>
        </w:tc>
        <w:tc>
          <w:tcPr>
            <w:tcW w:w="1606" w:type="dxa"/>
          </w:tcPr>
          <w:p w14:paraId="3D40125A" w14:textId="77777777" w:rsidR="007C0571" w:rsidRDefault="007C0571" w:rsidP="00A62EAB">
            <w:pPr>
              <w:spacing w:before="20" w:after="20"/>
              <w:jc w:val="left"/>
            </w:pPr>
            <w:r>
              <w:rPr>
                <w:sz w:val="20"/>
              </w:rPr>
              <w:t>013.179/2016-0</w:t>
            </w:r>
          </w:p>
        </w:tc>
        <w:tc>
          <w:tcPr>
            <w:tcW w:w="1606" w:type="dxa"/>
          </w:tcPr>
          <w:p w14:paraId="5E0CEDA5" w14:textId="77777777" w:rsidR="007C0571" w:rsidRDefault="007C0571" w:rsidP="00A62EAB">
            <w:pPr>
              <w:spacing w:before="20" w:after="20"/>
              <w:jc w:val="left"/>
            </w:pPr>
            <w:r>
              <w:rPr>
                <w:sz w:val="20"/>
              </w:rPr>
              <w:t>Min. Augusto Nardes</w:t>
            </w:r>
          </w:p>
        </w:tc>
        <w:tc>
          <w:tcPr>
            <w:tcW w:w="1606" w:type="dxa"/>
          </w:tcPr>
          <w:p w14:paraId="3105C2D0" w14:textId="77777777" w:rsidR="007C0571" w:rsidRDefault="007C0571" w:rsidP="00A62EAB">
            <w:pPr>
              <w:spacing w:before="20" w:after="20"/>
              <w:jc w:val="left"/>
            </w:pPr>
            <w:r>
              <w:rPr>
                <w:sz w:val="20"/>
              </w:rPr>
              <w:t>Levantamento</w:t>
            </w:r>
          </w:p>
        </w:tc>
        <w:tc>
          <w:tcPr>
            <w:tcW w:w="1606" w:type="dxa"/>
          </w:tcPr>
          <w:p w14:paraId="450F604E" w14:textId="77777777" w:rsidR="007C0571" w:rsidRDefault="007C0571" w:rsidP="00A62EAB">
            <w:pPr>
              <w:spacing w:before="20" w:after="20"/>
              <w:jc w:val="left"/>
            </w:pPr>
            <w:r>
              <w:rPr>
                <w:sz w:val="20"/>
              </w:rPr>
              <w:t>9/8/2017</w:t>
            </w:r>
          </w:p>
        </w:tc>
        <w:tc>
          <w:tcPr>
            <w:tcW w:w="1606" w:type="dxa"/>
          </w:tcPr>
          <w:p w14:paraId="79EE79C2" w14:textId="77777777" w:rsidR="007C0571" w:rsidRDefault="007C0571" w:rsidP="00A62EAB">
            <w:pPr>
              <w:spacing w:before="20" w:after="20"/>
              <w:jc w:val="left"/>
            </w:pPr>
            <w:r>
              <w:rPr>
                <w:sz w:val="20"/>
              </w:rPr>
              <w:t>SNCR — crédito rural</w:t>
            </w:r>
          </w:p>
        </w:tc>
      </w:tr>
      <w:tr w:rsidR="007C0571" w14:paraId="6EB138AC" w14:textId="77777777" w:rsidTr="00A62EAB">
        <w:trPr>
          <w:jc w:val="center"/>
        </w:trPr>
        <w:tc>
          <w:tcPr>
            <w:tcW w:w="1606" w:type="dxa"/>
          </w:tcPr>
          <w:p w14:paraId="48322C77" w14:textId="77777777" w:rsidR="007C0571" w:rsidRDefault="007C0571" w:rsidP="00A62EAB">
            <w:pPr>
              <w:spacing w:before="20" w:after="20"/>
              <w:jc w:val="left"/>
            </w:pPr>
            <w:r>
              <w:rPr>
                <w:sz w:val="20"/>
              </w:rPr>
              <w:t>687/2019-Plenário</w:t>
            </w:r>
          </w:p>
        </w:tc>
        <w:tc>
          <w:tcPr>
            <w:tcW w:w="1606" w:type="dxa"/>
          </w:tcPr>
          <w:p w14:paraId="47E0A0A8" w14:textId="77777777" w:rsidR="007C0571" w:rsidRDefault="007C0571" w:rsidP="00A62EAB">
            <w:pPr>
              <w:spacing w:before="20" w:after="20"/>
              <w:jc w:val="left"/>
            </w:pPr>
            <w:r>
              <w:rPr>
                <w:sz w:val="20"/>
              </w:rPr>
              <w:t>019.574/2018-5</w:t>
            </w:r>
          </w:p>
        </w:tc>
        <w:tc>
          <w:tcPr>
            <w:tcW w:w="1606" w:type="dxa"/>
          </w:tcPr>
          <w:p w14:paraId="0F801531" w14:textId="77777777" w:rsidR="007C0571" w:rsidRDefault="007C0571" w:rsidP="00A62EAB">
            <w:pPr>
              <w:spacing w:before="20" w:after="20"/>
              <w:jc w:val="left"/>
            </w:pPr>
            <w:r>
              <w:rPr>
                <w:sz w:val="20"/>
              </w:rPr>
              <w:t>Min. Vital do Rêgo</w:t>
            </w:r>
          </w:p>
        </w:tc>
        <w:tc>
          <w:tcPr>
            <w:tcW w:w="1606" w:type="dxa"/>
          </w:tcPr>
          <w:p w14:paraId="3FB9A934" w14:textId="77777777" w:rsidR="007C0571" w:rsidRDefault="007C0571" w:rsidP="00A62EAB">
            <w:pPr>
              <w:spacing w:before="20" w:after="20"/>
              <w:jc w:val="left"/>
            </w:pPr>
            <w:r>
              <w:rPr>
                <w:sz w:val="20"/>
              </w:rPr>
              <w:t>Levantamento (FOC)</w:t>
            </w:r>
          </w:p>
        </w:tc>
        <w:tc>
          <w:tcPr>
            <w:tcW w:w="1606" w:type="dxa"/>
          </w:tcPr>
          <w:p w14:paraId="509D16C4" w14:textId="77777777" w:rsidR="007C0571" w:rsidRDefault="007C0571" w:rsidP="00A62EAB">
            <w:pPr>
              <w:spacing w:before="20" w:after="20"/>
              <w:jc w:val="left"/>
            </w:pPr>
            <w:r>
              <w:rPr>
                <w:sz w:val="20"/>
              </w:rPr>
              <w:t>27/3/2019</w:t>
            </w:r>
          </w:p>
        </w:tc>
        <w:tc>
          <w:tcPr>
            <w:tcW w:w="1606" w:type="dxa"/>
          </w:tcPr>
          <w:p w14:paraId="357F461B" w14:textId="77777777" w:rsidR="007C0571" w:rsidRDefault="007C0571" w:rsidP="00A62EAB">
            <w:pPr>
              <w:spacing w:before="20" w:after="20"/>
              <w:jc w:val="left"/>
            </w:pPr>
            <w:r>
              <w:rPr>
                <w:sz w:val="20"/>
              </w:rPr>
              <w:t>Agronegócio familiar: ATER, crédito rural, comercialização</w:t>
            </w:r>
          </w:p>
        </w:tc>
      </w:tr>
    </w:tbl>
    <w:p w14:paraId="1FD80789" w14:textId="77777777" w:rsidR="007C0571" w:rsidRDefault="007C0571" w:rsidP="007C0571">
      <w:pPr>
        <w:spacing w:before="0" w:after="120" w:line="40" w:lineRule="exact"/>
      </w:pPr>
    </w:p>
    <w:p w14:paraId="3DA5DF92" w14:textId="77777777" w:rsidR="007C0571" w:rsidRPr="00D27D9D" w:rsidRDefault="007C0571" w:rsidP="007C0571">
      <w:pPr>
        <w:pStyle w:val="Ttulo2"/>
        <w:numPr>
          <w:ilvl w:val="0"/>
          <w:numId w:val="0"/>
        </w:numPr>
        <w:spacing w:before="240" w:after="120"/>
        <w:ind w:left="576" w:hanging="576"/>
        <w:rPr>
          <w:u w:val="none"/>
        </w:rPr>
      </w:pPr>
      <w:bookmarkStart w:id="148" w:name="_Toc225413302"/>
      <w:r w:rsidRPr="00D27D9D">
        <w:rPr>
          <w:b/>
          <w:sz w:val="26"/>
          <w:u w:val="none"/>
        </w:rPr>
        <w:t>4. Governança de dados na APF</w:t>
      </w:r>
      <w:bookmarkEnd w:id="148"/>
    </w:p>
    <w:p w14:paraId="1F7EC4D9" w14:textId="77777777" w:rsidR="007C0571" w:rsidRDefault="007C0571" w:rsidP="007C0571">
      <w:pPr>
        <w:spacing w:before="60" w:after="60"/>
      </w:pPr>
      <w:r>
        <w:t>A presente auditoria insere-se no Eixo 1 — Fiscalizações da Estratégia de Atuação do TCU em Governança de Dados (GovDados 2023-2028), aprovada pelo Acórdão 390/2024-TCU-Plenário. Esse levantamento identificou baixa maturidade de governança de dados na Administração Pública Federal e consignou o tema na Lista de Alto Risco do TCU. A estratégia está estruturada em quatro eixos: fiscalização, comunicação, capacitação e GovDados multinível.</w:t>
      </w:r>
    </w:p>
    <w:p w14:paraId="5D528662" w14:textId="77777777" w:rsidR="007C0571" w:rsidRDefault="007C0571" w:rsidP="007C0571">
      <w:pPr>
        <w:spacing w:before="60" w:after="60"/>
      </w:pPr>
      <w:r>
        <w:t>No plano jurisprudencial, o Acórdão 457/2026-TCU-Plenário — proferido em processo do qual o MDA não era parte — adotou expressamente o DAMA-DMBOK v2 como referencial de maturidade de governança de dados em órgãos federais, ancorando a pertinência desse framework como critério de auditoria em fiscalizações de qualidade de dados. A presente auditoria utilizou o DAMA-DMBOK como critério transversal aplicável aos quatro achados, em linha com essa jurisprudência.</w:t>
      </w:r>
    </w:p>
    <w:p w14:paraId="41FA375E" w14:textId="77777777" w:rsidR="007C0571" w:rsidRDefault="007C0571" w:rsidP="007C0571">
      <w:pPr>
        <w:spacing w:before="0" w:after="160" w:line="259" w:lineRule="auto"/>
        <w:jc w:val="left"/>
        <w:rPr>
          <w:b/>
        </w:rPr>
      </w:pPr>
      <w:r>
        <w:rPr>
          <w:b/>
        </w:rPr>
        <w:br w:type="page"/>
      </w:r>
    </w:p>
    <w:p w14:paraId="372ADBDA" w14:textId="77777777" w:rsidR="007C0571" w:rsidRDefault="007C0571" w:rsidP="007C0571">
      <w:pPr>
        <w:spacing w:before="60" w:after="60"/>
        <w:jc w:val="center"/>
      </w:pPr>
      <w:r>
        <w:rPr>
          <w:b/>
        </w:rPr>
        <w:lastRenderedPageBreak/>
        <w:t>Quadro A3.3</w:t>
      </w:r>
      <w:r>
        <w:t xml:space="preserve"> — Governança de dados na APF</w:t>
      </w:r>
    </w:p>
    <w:tbl>
      <w:tblPr>
        <w:tblStyle w:val="Tabelacomgrade"/>
        <w:tblW w:w="0" w:type="auto"/>
        <w:jc w:val="center"/>
        <w:tblLook w:val="04A0" w:firstRow="1" w:lastRow="0" w:firstColumn="1" w:lastColumn="0" w:noHBand="0" w:noVBand="1"/>
      </w:tblPr>
      <w:tblGrid>
        <w:gridCol w:w="1371"/>
        <w:gridCol w:w="1389"/>
        <w:gridCol w:w="1371"/>
        <w:gridCol w:w="1377"/>
        <w:gridCol w:w="1370"/>
        <w:gridCol w:w="1373"/>
        <w:gridCol w:w="1376"/>
      </w:tblGrid>
      <w:tr w:rsidR="007C0571" w14:paraId="64D7F8A8" w14:textId="77777777" w:rsidTr="00A62EAB">
        <w:trPr>
          <w:jc w:val="center"/>
        </w:trPr>
        <w:tc>
          <w:tcPr>
            <w:tcW w:w="1377" w:type="dxa"/>
          </w:tcPr>
          <w:p w14:paraId="024117B6" w14:textId="77777777" w:rsidR="007C0571" w:rsidRDefault="007C0571" w:rsidP="00A62EAB">
            <w:pPr>
              <w:spacing w:before="20" w:after="20"/>
              <w:jc w:val="left"/>
            </w:pPr>
            <w:r>
              <w:rPr>
                <w:b/>
                <w:sz w:val="20"/>
              </w:rPr>
              <w:t>Acórdão</w:t>
            </w:r>
          </w:p>
        </w:tc>
        <w:tc>
          <w:tcPr>
            <w:tcW w:w="1377" w:type="dxa"/>
          </w:tcPr>
          <w:p w14:paraId="1637489B" w14:textId="77777777" w:rsidR="007C0571" w:rsidRDefault="007C0571" w:rsidP="00A62EAB">
            <w:pPr>
              <w:spacing w:before="20" w:after="20"/>
              <w:jc w:val="left"/>
            </w:pPr>
            <w:r>
              <w:rPr>
                <w:b/>
                <w:sz w:val="20"/>
              </w:rPr>
              <w:t>TC</w:t>
            </w:r>
          </w:p>
        </w:tc>
        <w:tc>
          <w:tcPr>
            <w:tcW w:w="1377" w:type="dxa"/>
          </w:tcPr>
          <w:p w14:paraId="61E93195" w14:textId="77777777" w:rsidR="007C0571" w:rsidRDefault="007C0571" w:rsidP="00A62EAB">
            <w:pPr>
              <w:spacing w:before="20" w:after="20"/>
              <w:jc w:val="left"/>
            </w:pPr>
            <w:r>
              <w:rPr>
                <w:b/>
                <w:sz w:val="20"/>
              </w:rPr>
              <w:t>Relator</w:t>
            </w:r>
          </w:p>
        </w:tc>
        <w:tc>
          <w:tcPr>
            <w:tcW w:w="1377" w:type="dxa"/>
          </w:tcPr>
          <w:p w14:paraId="4A2018B7" w14:textId="77777777" w:rsidR="007C0571" w:rsidRDefault="007C0571" w:rsidP="00A62EAB">
            <w:pPr>
              <w:spacing w:before="20" w:after="20"/>
              <w:jc w:val="left"/>
            </w:pPr>
            <w:r>
              <w:rPr>
                <w:b/>
                <w:sz w:val="20"/>
              </w:rPr>
              <w:t>Tipo</w:t>
            </w:r>
          </w:p>
        </w:tc>
        <w:tc>
          <w:tcPr>
            <w:tcW w:w="1377" w:type="dxa"/>
          </w:tcPr>
          <w:p w14:paraId="4C60FA6C" w14:textId="77777777" w:rsidR="007C0571" w:rsidRDefault="007C0571" w:rsidP="00A62EAB">
            <w:pPr>
              <w:spacing w:before="20" w:after="20"/>
              <w:jc w:val="left"/>
            </w:pPr>
            <w:r>
              <w:rPr>
                <w:b/>
                <w:sz w:val="20"/>
              </w:rPr>
              <w:t>Sessão</w:t>
            </w:r>
          </w:p>
        </w:tc>
        <w:tc>
          <w:tcPr>
            <w:tcW w:w="1377" w:type="dxa"/>
          </w:tcPr>
          <w:p w14:paraId="3F73E830" w14:textId="77777777" w:rsidR="007C0571" w:rsidRDefault="007C0571" w:rsidP="00A62EAB">
            <w:pPr>
              <w:spacing w:before="20" w:after="20"/>
              <w:jc w:val="left"/>
            </w:pPr>
            <w:r>
              <w:rPr>
                <w:b/>
                <w:sz w:val="20"/>
              </w:rPr>
              <w:t>Objeto</w:t>
            </w:r>
          </w:p>
        </w:tc>
        <w:tc>
          <w:tcPr>
            <w:tcW w:w="1377" w:type="dxa"/>
          </w:tcPr>
          <w:p w14:paraId="5C9F42F1" w14:textId="77777777" w:rsidR="007C0571" w:rsidRDefault="007C0571" w:rsidP="00A62EAB">
            <w:pPr>
              <w:spacing w:before="20" w:after="20"/>
              <w:jc w:val="left"/>
            </w:pPr>
            <w:r>
              <w:rPr>
                <w:b/>
                <w:sz w:val="20"/>
              </w:rPr>
              <w:t>Relação com a auditoria</w:t>
            </w:r>
          </w:p>
        </w:tc>
      </w:tr>
      <w:tr w:rsidR="007C0571" w14:paraId="507D06B4" w14:textId="77777777" w:rsidTr="00A62EAB">
        <w:trPr>
          <w:jc w:val="center"/>
        </w:trPr>
        <w:tc>
          <w:tcPr>
            <w:tcW w:w="1377" w:type="dxa"/>
          </w:tcPr>
          <w:p w14:paraId="4C6B2E74" w14:textId="77777777" w:rsidR="007C0571" w:rsidRDefault="007C0571" w:rsidP="00A62EAB">
            <w:pPr>
              <w:spacing w:before="20" w:after="20"/>
              <w:jc w:val="left"/>
            </w:pPr>
            <w:r>
              <w:rPr>
                <w:sz w:val="20"/>
              </w:rPr>
              <w:t>390/2024-Plenário</w:t>
            </w:r>
          </w:p>
        </w:tc>
        <w:tc>
          <w:tcPr>
            <w:tcW w:w="1377" w:type="dxa"/>
          </w:tcPr>
          <w:p w14:paraId="46E207C9" w14:textId="77777777" w:rsidR="007C0571" w:rsidRDefault="007C0571" w:rsidP="00A62EAB">
            <w:pPr>
              <w:spacing w:before="20" w:after="20"/>
              <w:jc w:val="left"/>
            </w:pPr>
            <w:r>
              <w:rPr>
                <w:sz w:val="20"/>
              </w:rPr>
              <w:t>016.167/2023-6</w:t>
            </w:r>
          </w:p>
        </w:tc>
        <w:tc>
          <w:tcPr>
            <w:tcW w:w="1377" w:type="dxa"/>
          </w:tcPr>
          <w:p w14:paraId="68517638" w14:textId="77777777" w:rsidR="007C0571" w:rsidRDefault="007C0571" w:rsidP="00A62EAB">
            <w:pPr>
              <w:spacing w:before="20" w:after="20"/>
              <w:jc w:val="left"/>
            </w:pPr>
            <w:r>
              <w:rPr>
                <w:sz w:val="20"/>
              </w:rPr>
              <w:t>Min. Benjamin Zymler</w:t>
            </w:r>
          </w:p>
        </w:tc>
        <w:tc>
          <w:tcPr>
            <w:tcW w:w="1377" w:type="dxa"/>
          </w:tcPr>
          <w:p w14:paraId="18313822" w14:textId="77777777" w:rsidR="007C0571" w:rsidRDefault="007C0571" w:rsidP="00A62EAB">
            <w:pPr>
              <w:spacing w:before="20" w:after="20"/>
              <w:jc w:val="left"/>
            </w:pPr>
            <w:r>
              <w:rPr>
                <w:sz w:val="20"/>
              </w:rPr>
              <w:t>Levantamento</w:t>
            </w:r>
          </w:p>
        </w:tc>
        <w:tc>
          <w:tcPr>
            <w:tcW w:w="1377" w:type="dxa"/>
          </w:tcPr>
          <w:p w14:paraId="33433882" w14:textId="77777777" w:rsidR="007C0571" w:rsidRDefault="007C0571" w:rsidP="00A62EAB">
            <w:pPr>
              <w:spacing w:before="20" w:after="20"/>
              <w:jc w:val="left"/>
            </w:pPr>
            <w:r>
              <w:rPr>
                <w:sz w:val="20"/>
              </w:rPr>
              <w:t>6/3/2024</w:t>
            </w:r>
          </w:p>
        </w:tc>
        <w:tc>
          <w:tcPr>
            <w:tcW w:w="1377" w:type="dxa"/>
          </w:tcPr>
          <w:p w14:paraId="34DBA9FF" w14:textId="77777777" w:rsidR="007C0571" w:rsidRDefault="007C0571" w:rsidP="00A62EAB">
            <w:pPr>
              <w:spacing w:before="20" w:after="20"/>
              <w:jc w:val="left"/>
            </w:pPr>
            <w:r>
              <w:rPr>
                <w:sz w:val="20"/>
              </w:rPr>
              <w:t>GovDados 2023-2028; Lista de Alto Risco</w:t>
            </w:r>
          </w:p>
        </w:tc>
        <w:tc>
          <w:tcPr>
            <w:tcW w:w="1377" w:type="dxa"/>
          </w:tcPr>
          <w:p w14:paraId="6A155C26" w14:textId="77777777" w:rsidR="007C0571" w:rsidRDefault="007C0571" w:rsidP="00A62EAB">
            <w:pPr>
              <w:spacing w:before="20" w:after="20"/>
              <w:jc w:val="left"/>
            </w:pPr>
            <w:r>
              <w:rPr>
                <w:sz w:val="20"/>
              </w:rPr>
              <w:t>A auditoria integra o Eixo 1 — Fiscalizações</w:t>
            </w:r>
          </w:p>
        </w:tc>
      </w:tr>
      <w:tr w:rsidR="007C0571" w14:paraId="31E3288F" w14:textId="77777777" w:rsidTr="00A62EAB">
        <w:trPr>
          <w:jc w:val="center"/>
        </w:trPr>
        <w:tc>
          <w:tcPr>
            <w:tcW w:w="1377" w:type="dxa"/>
          </w:tcPr>
          <w:p w14:paraId="67770C9E" w14:textId="77777777" w:rsidR="007C0571" w:rsidRDefault="007C0571" w:rsidP="00A62EAB">
            <w:pPr>
              <w:spacing w:before="20" w:after="20"/>
              <w:jc w:val="left"/>
            </w:pPr>
            <w:r>
              <w:rPr>
                <w:sz w:val="20"/>
              </w:rPr>
              <w:t>457/2026-Plenário</w:t>
            </w:r>
          </w:p>
        </w:tc>
        <w:tc>
          <w:tcPr>
            <w:tcW w:w="1377" w:type="dxa"/>
          </w:tcPr>
          <w:p w14:paraId="5D2BF272" w14:textId="77777777" w:rsidR="007C0571" w:rsidRDefault="007C0571" w:rsidP="00A62EAB">
            <w:pPr>
              <w:spacing w:before="20" w:after="20"/>
              <w:jc w:val="left"/>
            </w:pPr>
            <w:r>
              <w:rPr>
                <w:sz w:val="20"/>
              </w:rPr>
              <w:t>018.269/2024-9</w:t>
            </w:r>
          </w:p>
        </w:tc>
        <w:tc>
          <w:tcPr>
            <w:tcW w:w="1377" w:type="dxa"/>
          </w:tcPr>
          <w:p w14:paraId="7A00F293" w14:textId="77777777" w:rsidR="007C0571" w:rsidRDefault="007C0571" w:rsidP="00A62EAB">
            <w:pPr>
              <w:spacing w:before="20" w:after="20"/>
              <w:jc w:val="left"/>
            </w:pPr>
            <w:r>
              <w:rPr>
                <w:sz w:val="20"/>
              </w:rPr>
              <w:t>Min. Augusto Nardes</w:t>
            </w:r>
          </w:p>
        </w:tc>
        <w:tc>
          <w:tcPr>
            <w:tcW w:w="1377" w:type="dxa"/>
          </w:tcPr>
          <w:p w14:paraId="1166F893" w14:textId="77777777" w:rsidR="007C0571" w:rsidRDefault="007C0571" w:rsidP="00A62EAB">
            <w:pPr>
              <w:spacing w:before="20" w:after="20"/>
              <w:jc w:val="left"/>
            </w:pPr>
            <w:r>
              <w:rPr>
                <w:sz w:val="20"/>
              </w:rPr>
              <w:t>Auditoria operacional</w:t>
            </w:r>
          </w:p>
        </w:tc>
        <w:tc>
          <w:tcPr>
            <w:tcW w:w="1377" w:type="dxa"/>
          </w:tcPr>
          <w:p w14:paraId="365AECF4" w14:textId="77777777" w:rsidR="007C0571" w:rsidRDefault="007C0571" w:rsidP="00A62EAB">
            <w:pPr>
              <w:spacing w:before="20" w:after="20"/>
              <w:jc w:val="left"/>
            </w:pPr>
            <w:r>
              <w:rPr>
                <w:sz w:val="20"/>
              </w:rPr>
              <w:t>4/3/2026</w:t>
            </w:r>
          </w:p>
        </w:tc>
        <w:tc>
          <w:tcPr>
            <w:tcW w:w="1377" w:type="dxa"/>
          </w:tcPr>
          <w:p w14:paraId="59412667" w14:textId="77777777" w:rsidR="007C0571" w:rsidRDefault="007C0571" w:rsidP="00A62EAB">
            <w:pPr>
              <w:spacing w:before="20" w:after="20"/>
              <w:jc w:val="left"/>
            </w:pPr>
            <w:r>
              <w:rPr>
                <w:sz w:val="20"/>
              </w:rPr>
              <w:t>Maturidade de governança de dados em órgãos federais</w:t>
            </w:r>
          </w:p>
        </w:tc>
        <w:tc>
          <w:tcPr>
            <w:tcW w:w="1377" w:type="dxa"/>
          </w:tcPr>
          <w:p w14:paraId="336B2E7C" w14:textId="77777777" w:rsidR="007C0571" w:rsidRDefault="007C0571" w:rsidP="00A62EAB">
            <w:pPr>
              <w:spacing w:before="20" w:after="20"/>
              <w:jc w:val="left"/>
            </w:pPr>
            <w:r>
              <w:rPr>
                <w:sz w:val="20"/>
              </w:rPr>
              <w:t>Adotou DAMA-DMBOK v2 como referencial</w:t>
            </w:r>
          </w:p>
        </w:tc>
      </w:tr>
    </w:tbl>
    <w:p w14:paraId="7297C3CC" w14:textId="77777777" w:rsidR="007C0571" w:rsidRDefault="007C0571" w:rsidP="007C0571">
      <w:pPr>
        <w:spacing w:before="0" w:after="120" w:line="40" w:lineRule="exact"/>
      </w:pPr>
    </w:p>
    <w:p w14:paraId="433F5EBF" w14:textId="77777777" w:rsidR="007C0571" w:rsidRPr="00D27D9D" w:rsidRDefault="007C0571" w:rsidP="007C0571">
      <w:pPr>
        <w:pStyle w:val="Ttulo2"/>
        <w:numPr>
          <w:ilvl w:val="0"/>
          <w:numId w:val="0"/>
        </w:numPr>
        <w:spacing w:before="240" w:after="120"/>
        <w:ind w:left="576" w:hanging="576"/>
        <w:rPr>
          <w:u w:val="none"/>
        </w:rPr>
      </w:pPr>
      <w:bookmarkStart w:id="149" w:name="_Toc225413303"/>
      <w:r w:rsidRPr="00D27D9D">
        <w:rPr>
          <w:b/>
          <w:sz w:val="26"/>
          <w:u w:val="none"/>
        </w:rPr>
        <w:t>5. Plataformas de interoperabilidade</w:t>
      </w:r>
      <w:bookmarkEnd w:id="149"/>
    </w:p>
    <w:p w14:paraId="7122A5F7" w14:textId="77777777" w:rsidR="007C0571" w:rsidRDefault="007C0571" w:rsidP="007C0571">
      <w:pPr>
        <w:spacing w:before="60" w:after="60"/>
      </w:pPr>
      <w:r>
        <w:t>O Acórdão 2279/2021-TCU-Plenário acompanhou a plataforma GovData/ConectaGOV, infraestrutura de compartilhamento de dados governamentais utilizada pelo CAF para integração com bases externas — Receita Federal, Dataprev e outras — por meio do BCadastro. A capacidade de interoperabilidade do CAF, examinada nos achados ACH-02 e ACH-03, depende dessa infraestrutura.</w:t>
      </w:r>
    </w:p>
    <w:p w14:paraId="5945FA1A" w14:textId="77777777" w:rsidR="007C0571" w:rsidRDefault="007C0571" w:rsidP="007C0571">
      <w:pPr>
        <w:spacing w:before="60" w:after="60"/>
        <w:jc w:val="center"/>
      </w:pPr>
      <w:r>
        <w:rPr>
          <w:b/>
        </w:rPr>
        <w:t>Quadro A3.4</w:t>
      </w:r>
      <w:r>
        <w:t xml:space="preserve"> — Plataformas de interoperabilidade</w:t>
      </w:r>
    </w:p>
    <w:tbl>
      <w:tblPr>
        <w:tblStyle w:val="Tabelacomgrade"/>
        <w:tblW w:w="0" w:type="auto"/>
        <w:jc w:val="center"/>
        <w:tblLook w:val="04A0" w:firstRow="1" w:lastRow="0" w:firstColumn="1" w:lastColumn="0" w:noHBand="0" w:noVBand="1"/>
      </w:tblPr>
      <w:tblGrid>
        <w:gridCol w:w="1475"/>
        <w:gridCol w:w="1545"/>
        <w:gridCol w:w="1397"/>
        <w:gridCol w:w="1683"/>
        <w:gridCol w:w="1444"/>
        <w:gridCol w:w="2083"/>
      </w:tblGrid>
      <w:tr w:rsidR="007C0571" w14:paraId="3CFF8194" w14:textId="77777777" w:rsidTr="00A62EAB">
        <w:trPr>
          <w:jc w:val="center"/>
        </w:trPr>
        <w:tc>
          <w:tcPr>
            <w:tcW w:w="1606" w:type="dxa"/>
          </w:tcPr>
          <w:p w14:paraId="6C989D92" w14:textId="77777777" w:rsidR="007C0571" w:rsidRDefault="007C0571" w:rsidP="00A62EAB">
            <w:pPr>
              <w:spacing w:before="20" w:after="20"/>
              <w:jc w:val="left"/>
            </w:pPr>
            <w:r>
              <w:rPr>
                <w:b/>
                <w:sz w:val="20"/>
              </w:rPr>
              <w:t>Acórdão</w:t>
            </w:r>
          </w:p>
        </w:tc>
        <w:tc>
          <w:tcPr>
            <w:tcW w:w="1606" w:type="dxa"/>
          </w:tcPr>
          <w:p w14:paraId="35E1D9FC" w14:textId="77777777" w:rsidR="007C0571" w:rsidRDefault="007C0571" w:rsidP="00A62EAB">
            <w:pPr>
              <w:spacing w:before="20" w:after="20"/>
              <w:jc w:val="left"/>
            </w:pPr>
            <w:r>
              <w:rPr>
                <w:b/>
                <w:sz w:val="20"/>
              </w:rPr>
              <w:t>TC</w:t>
            </w:r>
          </w:p>
        </w:tc>
        <w:tc>
          <w:tcPr>
            <w:tcW w:w="1606" w:type="dxa"/>
          </w:tcPr>
          <w:p w14:paraId="34745A43" w14:textId="77777777" w:rsidR="007C0571" w:rsidRDefault="007C0571" w:rsidP="00A62EAB">
            <w:pPr>
              <w:spacing w:before="20" w:after="20"/>
              <w:jc w:val="left"/>
            </w:pPr>
            <w:r>
              <w:rPr>
                <w:b/>
                <w:sz w:val="20"/>
              </w:rPr>
              <w:t>Relator</w:t>
            </w:r>
          </w:p>
        </w:tc>
        <w:tc>
          <w:tcPr>
            <w:tcW w:w="1606" w:type="dxa"/>
          </w:tcPr>
          <w:p w14:paraId="6EB77B47" w14:textId="77777777" w:rsidR="007C0571" w:rsidRDefault="007C0571" w:rsidP="00A62EAB">
            <w:pPr>
              <w:spacing w:before="20" w:after="20"/>
              <w:jc w:val="left"/>
            </w:pPr>
            <w:r>
              <w:rPr>
                <w:b/>
                <w:sz w:val="20"/>
              </w:rPr>
              <w:t>Tipo</w:t>
            </w:r>
          </w:p>
        </w:tc>
        <w:tc>
          <w:tcPr>
            <w:tcW w:w="1606" w:type="dxa"/>
          </w:tcPr>
          <w:p w14:paraId="100142D0" w14:textId="77777777" w:rsidR="007C0571" w:rsidRDefault="007C0571" w:rsidP="00A62EAB">
            <w:pPr>
              <w:spacing w:before="20" w:after="20"/>
              <w:jc w:val="left"/>
            </w:pPr>
            <w:r>
              <w:rPr>
                <w:b/>
                <w:sz w:val="20"/>
              </w:rPr>
              <w:t>Sessão</w:t>
            </w:r>
          </w:p>
        </w:tc>
        <w:tc>
          <w:tcPr>
            <w:tcW w:w="1606" w:type="dxa"/>
          </w:tcPr>
          <w:p w14:paraId="1B6CEE52" w14:textId="77777777" w:rsidR="007C0571" w:rsidRDefault="007C0571" w:rsidP="00A62EAB">
            <w:pPr>
              <w:spacing w:before="20" w:after="20"/>
              <w:jc w:val="left"/>
            </w:pPr>
            <w:r>
              <w:rPr>
                <w:b/>
                <w:sz w:val="20"/>
              </w:rPr>
              <w:t>Objeto</w:t>
            </w:r>
          </w:p>
        </w:tc>
      </w:tr>
      <w:tr w:rsidR="007C0571" w14:paraId="3974F280" w14:textId="77777777" w:rsidTr="00A62EAB">
        <w:trPr>
          <w:jc w:val="center"/>
        </w:trPr>
        <w:tc>
          <w:tcPr>
            <w:tcW w:w="1606" w:type="dxa"/>
          </w:tcPr>
          <w:p w14:paraId="311AD0AD" w14:textId="77777777" w:rsidR="007C0571" w:rsidRDefault="007C0571" w:rsidP="00A62EAB">
            <w:pPr>
              <w:spacing w:before="20" w:after="20"/>
              <w:jc w:val="left"/>
            </w:pPr>
            <w:r>
              <w:rPr>
                <w:sz w:val="20"/>
              </w:rPr>
              <w:t>2279/2021-Plenário</w:t>
            </w:r>
          </w:p>
        </w:tc>
        <w:tc>
          <w:tcPr>
            <w:tcW w:w="1606" w:type="dxa"/>
          </w:tcPr>
          <w:p w14:paraId="6CC44261" w14:textId="77777777" w:rsidR="007C0571" w:rsidRDefault="007C0571" w:rsidP="00A62EAB">
            <w:pPr>
              <w:spacing w:before="20" w:after="20"/>
              <w:jc w:val="left"/>
            </w:pPr>
            <w:r>
              <w:rPr>
                <w:sz w:val="20"/>
              </w:rPr>
              <w:t>031.158/2020-0</w:t>
            </w:r>
          </w:p>
        </w:tc>
        <w:tc>
          <w:tcPr>
            <w:tcW w:w="1606" w:type="dxa"/>
          </w:tcPr>
          <w:p w14:paraId="403372A8" w14:textId="77777777" w:rsidR="007C0571" w:rsidRDefault="007C0571" w:rsidP="00A62EAB">
            <w:pPr>
              <w:spacing w:before="20" w:after="20"/>
              <w:jc w:val="left"/>
            </w:pPr>
            <w:r>
              <w:rPr>
                <w:sz w:val="20"/>
              </w:rPr>
              <w:t>Min. Aroldo Cedraz</w:t>
            </w:r>
          </w:p>
        </w:tc>
        <w:tc>
          <w:tcPr>
            <w:tcW w:w="1606" w:type="dxa"/>
          </w:tcPr>
          <w:p w14:paraId="10C274C5" w14:textId="77777777" w:rsidR="007C0571" w:rsidRDefault="007C0571" w:rsidP="00A62EAB">
            <w:pPr>
              <w:spacing w:before="20" w:after="20"/>
              <w:jc w:val="left"/>
            </w:pPr>
            <w:r>
              <w:rPr>
                <w:sz w:val="20"/>
              </w:rPr>
              <w:t>Acompanhamento</w:t>
            </w:r>
          </w:p>
        </w:tc>
        <w:tc>
          <w:tcPr>
            <w:tcW w:w="1606" w:type="dxa"/>
          </w:tcPr>
          <w:p w14:paraId="0F0665F6" w14:textId="77777777" w:rsidR="007C0571" w:rsidRDefault="007C0571" w:rsidP="00A62EAB">
            <w:pPr>
              <w:spacing w:before="20" w:after="20"/>
              <w:jc w:val="left"/>
            </w:pPr>
            <w:r>
              <w:rPr>
                <w:sz w:val="20"/>
              </w:rPr>
              <w:t>22/9/2021</w:t>
            </w:r>
          </w:p>
        </w:tc>
        <w:tc>
          <w:tcPr>
            <w:tcW w:w="1606" w:type="dxa"/>
          </w:tcPr>
          <w:p w14:paraId="03825148" w14:textId="77777777" w:rsidR="007C0571" w:rsidRDefault="007C0571" w:rsidP="00A62EAB">
            <w:pPr>
              <w:spacing w:before="20" w:after="20"/>
              <w:jc w:val="left"/>
            </w:pPr>
            <w:r>
              <w:rPr>
                <w:sz w:val="20"/>
              </w:rPr>
              <w:t>Plataforma GovData/ConectaGOV</w:t>
            </w:r>
          </w:p>
        </w:tc>
      </w:tr>
    </w:tbl>
    <w:p w14:paraId="5687ECF1" w14:textId="77777777" w:rsidR="007C0571" w:rsidRDefault="007C0571" w:rsidP="007C0571">
      <w:pPr>
        <w:spacing w:before="0" w:after="120" w:line="40" w:lineRule="exact"/>
      </w:pPr>
    </w:p>
    <w:p w14:paraId="3799CE97" w14:textId="77777777" w:rsidR="007C0571" w:rsidRPr="00D27D9D" w:rsidRDefault="007C0571" w:rsidP="007C0571">
      <w:pPr>
        <w:pStyle w:val="Ttulo2"/>
        <w:numPr>
          <w:ilvl w:val="0"/>
          <w:numId w:val="0"/>
        </w:numPr>
        <w:spacing w:before="240" w:after="120"/>
        <w:ind w:left="576" w:hanging="576"/>
        <w:rPr>
          <w:u w:val="none"/>
        </w:rPr>
      </w:pPr>
      <w:bookmarkStart w:id="150" w:name="_Toc225413304"/>
      <w:r w:rsidRPr="00D27D9D">
        <w:rPr>
          <w:b/>
          <w:sz w:val="26"/>
          <w:u w:val="none"/>
        </w:rPr>
        <w:t>6. Histórico: Pronaf (2000-2012)</w:t>
      </w:r>
      <w:bookmarkEnd w:id="150"/>
    </w:p>
    <w:p w14:paraId="2297460F" w14:textId="77777777" w:rsidR="007C0571" w:rsidRDefault="007C0571" w:rsidP="007C0571">
      <w:pPr>
        <w:spacing w:before="60" w:after="60"/>
      </w:pPr>
      <w:r>
        <w:t>Antes da cadeia DAP/CAF, o TCU já atuava sobre o Pronaf — programa cuja operacionalização dependia, e ainda depende, do cadastro de agricultura familiar. A Decisão 498/2002-TCU-Plenário realizou a primeira auditoria operacional no Pronaf, com determinações e recomendações à então Secretaria de Agricultura Familiar do MDA. A Decisão 370/2002-TCU-Plenário avaliou a implementação do programa em Santa Catarina, com avaliação positiva e sugestões de melhoria. O Acórdão 2280/2008-TCU-Plenário identificou fragilidades cadastrais no Pronaf e proferiu determinações de aprimoramento dos controles de beneficiários. Na década seguinte, o Acórdão 2029/2011-TCU-Plenário monitorou o cumprimento dessas determinações, verificando cumprimento parcial; e o Acórdão 2689/2012-TCU-Plenário deu continuidade ao monitoramento, constatando determinações cumpridas parcialmente ou em fase de cumprimento. Esses trabalhos formam o pano de fundo de 24 anos de atuação do TCU sobre políticas de agricultura familiar e seus instrumentos cadastrais.</w:t>
      </w:r>
    </w:p>
    <w:p w14:paraId="206760B4" w14:textId="77777777" w:rsidR="007C0571" w:rsidRDefault="007C0571" w:rsidP="007C0571">
      <w:pPr>
        <w:spacing w:before="60" w:after="60"/>
        <w:jc w:val="center"/>
      </w:pPr>
      <w:r>
        <w:rPr>
          <w:b/>
        </w:rPr>
        <w:t>Quadro A3.5</w:t>
      </w:r>
      <w:r>
        <w:t xml:space="preserve"> — Histórico: Pronaf (2000-2012)</w:t>
      </w:r>
    </w:p>
    <w:tbl>
      <w:tblPr>
        <w:tblStyle w:val="Tabelacomgrade"/>
        <w:tblW w:w="0" w:type="auto"/>
        <w:jc w:val="center"/>
        <w:tblLook w:val="04A0" w:firstRow="1" w:lastRow="0" w:firstColumn="1" w:lastColumn="0" w:noHBand="0" w:noVBand="1"/>
      </w:tblPr>
      <w:tblGrid>
        <w:gridCol w:w="1605"/>
        <w:gridCol w:w="1605"/>
        <w:gridCol w:w="1603"/>
        <w:gridCol w:w="1605"/>
        <w:gridCol w:w="1604"/>
        <w:gridCol w:w="1605"/>
      </w:tblGrid>
      <w:tr w:rsidR="007C0571" w14:paraId="73A53D13" w14:textId="77777777" w:rsidTr="00A62EAB">
        <w:trPr>
          <w:jc w:val="center"/>
        </w:trPr>
        <w:tc>
          <w:tcPr>
            <w:tcW w:w="1606" w:type="dxa"/>
          </w:tcPr>
          <w:p w14:paraId="38F59629" w14:textId="77777777" w:rsidR="007C0571" w:rsidRDefault="007C0571" w:rsidP="00A62EAB">
            <w:pPr>
              <w:spacing w:before="20" w:after="20"/>
              <w:jc w:val="left"/>
            </w:pPr>
            <w:r>
              <w:rPr>
                <w:b/>
                <w:sz w:val="20"/>
              </w:rPr>
              <w:t>Deliberação</w:t>
            </w:r>
          </w:p>
        </w:tc>
        <w:tc>
          <w:tcPr>
            <w:tcW w:w="1606" w:type="dxa"/>
          </w:tcPr>
          <w:p w14:paraId="408E6249" w14:textId="77777777" w:rsidR="007C0571" w:rsidRDefault="007C0571" w:rsidP="00A62EAB">
            <w:pPr>
              <w:spacing w:before="20" w:after="20"/>
              <w:jc w:val="left"/>
            </w:pPr>
            <w:r>
              <w:rPr>
                <w:b/>
                <w:sz w:val="20"/>
              </w:rPr>
              <w:t>TC</w:t>
            </w:r>
          </w:p>
        </w:tc>
        <w:tc>
          <w:tcPr>
            <w:tcW w:w="1606" w:type="dxa"/>
          </w:tcPr>
          <w:p w14:paraId="315D579F" w14:textId="77777777" w:rsidR="007C0571" w:rsidRDefault="007C0571" w:rsidP="00A62EAB">
            <w:pPr>
              <w:spacing w:before="20" w:after="20"/>
              <w:jc w:val="left"/>
            </w:pPr>
            <w:r>
              <w:rPr>
                <w:b/>
                <w:sz w:val="20"/>
              </w:rPr>
              <w:t>Relator</w:t>
            </w:r>
          </w:p>
        </w:tc>
        <w:tc>
          <w:tcPr>
            <w:tcW w:w="1606" w:type="dxa"/>
          </w:tcPr>
          <w:p w14:paraId="64F74514" w14:textId="77777777" w:rsidR="007C0571" w:rsidRDefault="007C0571" w:rsidP="00A62EAB">
            <w:pPr>
              <w:spacing w:before="20" w:after="20"/>
              <w:jc w:val="left"/>
            </w:pPr>
            <w:r>
              <w:rPr>
                <w:b/>
                <w:sz w:val="20"/>
              </w:rPr>
              <w:t>Tipo</w:t>
            </w:r>
          </w:p>
        </w:tc>
        <w:tc>
          <w:tcPr>
            <w:tcW w:w="1606" w:type="dxa"/>
          </w:tcPr>
          <w:p w14:paraId="7D21F3B1" w14:textId="77777777" w:rsidR="007C0571" w:rsidRDefault="007C0571" w:rsidP="00A62EAB">
            <w:pPr>
              <w:spacing w:before="20" w:after="20"/>
              <w:jc w:val="left"/>
            </w:pPr>
            <w:r>
              <w:rPr>
                <w:b/>
                <w:sz w:val="20"/>
              </w:rPr>
              <w:t>Sessão</w:t>
            </w:r>
          </w:p>
        </w:tc>
        <w:tc>
          <w:tcPr>
            <w:tcW w:w="1606" w:type="dxa"/>
          </w:tcPr>
          <w:p w14:paraId="1A8ECEEE" w14:textId="77777777" w:rsidR="007C0571" w:rsidRDefault="007C0571" w:rsidP="00A62EAB">
            <w:pPr>
              <w:spacing w:before="20" w:after="20"/>
              <w:jc w:val="left"/>
            </w:pPr>
            <w:r>
              <w:rPr>
                <w:b/>
                <w:sz w:val="20"/>
              </w:rPr>
              <w:t>Objeto</w:t>
            </w:r>
          </w:p>
        </w:tc>
      </w:tr>
      <w:tr w:rsidR="007C0571" w14:paraId="7EFCE8C9" w14:textId="77777777" w:rsidTr="00A62EAB">
        <w:trPr>
          <w:jc w:val="center"/>
        </w:trPr>
        <w:tc>
          <w:tcPr>
            <w:tcW w:w="1606" w:type="dxa"/>
          </w:tcPr>
          <w:p w14:paraId="25250015" w14:textId="77777777" w:rsidR="007C0571" w:rsidRDefault="007C0571" w:rsidP="00A62EAB">
            <w:pPr>
              <w:spacing w:before="20" w:after="20"/>
              <w:jc w:val="left"/>
            </w:pPr>
            <w:r>
              <w:rPr>
                <w:sz w:val="20"/>
              </w:rPr>
              <w:t>Decisão 498/2002-Plenário</w:t>
            </w:r>
          </w:p>
        </w:tc>
        <w:tc>
          <w:tcPr>
            <w:tcW w:w="1606" w:type="dxa"/>
          </w:tcPr>
          <w:p w14:paraId="1780FAFA" w14:textId="77777777" w:rsidR="007C0571" w:rsidRDefault="007C0571" w:rsidP="00A62EAB">
            <w:pPr>
              <w:spacing w:before="20" w:after="20"/>
              <w:jc w:val="left"/>
            </w:pPr>
            <w:r>
              <w:rPr>
                <w:sz w:val="20"/>
              </w:rPr>
              <w:t>011.846/2000-1</w:t>
            </w:r>
          </w:p>
        </w:tc>
        <w:tc>
          <w:tcPr>
            <w:tcW w:w="1606" w:type="dxa"/>
          </w:tcPr>
          <w:p w14:paraId="4A28F806" w14:textId="77777777" w:rsidR="007C0571" w:rsidRDefault="007C0571" w:rsidP="00A62EAB">
            <w:pPr>
              <w:spacing w:before="20" w:after="20"/>
              <w:jc w:val="left"/>
            </w:pPr>
            <w:r>
              <w:rPr>
                <w:sz w:val="20"/>
              </w:rPr>
              <w:t>Min. Marcos Vinicios Vilaça</w:t>
            </w:r>
          </w:p>
        </w:tc>
        <w:tc>
          <w:tcPr>
            <w:tcW w:w="1606" w:type="dxa"/>
          </w:tcPr>
          <w:p w14:paraId="20BFE8A8" w14:textId="77777777" w:rsidR="007C0571" w:rsidRDefault="007C0571" w:rsidP="00A62EAB">
            <w:pPr>
              <w:spacing w:before="20" w:after="20"/>
              <w:jc w:val="left"/>
            </w:pPr>
            <w:r>
              <w:rPr>
                <w:sz w:val="20"/>
              </w:rPr>
              <w:t>Auditoria operacional</w:t>
            </w:r>
          </w:p>
        </w:tc>
        <w:tc>
          <w:tcPr>
            <w:tcW w:w="1606" w:type="dxa"/>
          </w:tcPr>
          <w:p w14:paraId="7D4D2CC6" w14:textId="77777777" w:rsidR="007C0571" w:rsidRDefault="007C0571" w:rsidP="00A62EAB">
            <w:pPr>
              <w:spacing w:before="20" w:after="20"/>
              <w:jc w:val="left"/>
            </w:pPr>
            <w:r>
              <w:rPr>
                <w:sz w:val="20"/>
              </w:rPr>
              <w:t>15/5/2002</w:t>
            </w:r>
          </w:p>
        </w:tc>
        <w:tc>
          <w:tcPr>
            <w:tcW w:w="1606" w:type="dxa"/>
          </w:tcPr>
          <w:p w14:paraId="14BBAD88" w14:textId="77777777" w:rsidR="007C0571" w:rsidRDefault="007C0571" w:rsidP="00A62EAB">
            <w:pPr>
              <w:spacing w:before="20" w:after="20"/>
              <w:jc w:val="left"/>
            </w:pPr>
            <w:r>
              <w:rPr>
                <w:sz w:val="20"/>
              </w:rPr>
              <w:t>Pronaf — primeira auditoria operacional do TCU no programa</w:t>
            </w:r>
          </w:p>
        </w:tc>
      </w:tr>
      <w:tr w:rsidR="007C0571" w14:paraId="04EE802E" w14:textId="77777777" w:rsidTr="00A62EAB">
        <w:trPr>
          <w:jc w:val="center"/>
        </w:trPr>
        <w:tc>
          <w:tcPr>
            <w:tcW w:w="1606" w:type="dxa"/>
          </w:tcPr>
          <w:p w14:paraId="477B5191" w14:textId="77777777" w:rsidR="007C0571" w:rsidRDefault="007C0571" w:rsidP="00A62EAB">
            <w:pPr>
              <w:spacing w:before="20" w:after="20"/>
              <w:jc w:val="left"/>
            </w:pPr>
            <w:r>
              <w:rPr>
                <w:sz w:val="20"/>
              </w:rPr>
              <w:t>Decisão 370/2002-Plenário</w:t>
            </w:r>
          </w:p>
        </w:tc>
        <w:tc>
          <w:tcPr>
            <w:tcW w:w="1606" w:type="dxa"/>
          </w:tcPr>
          <w:p w14:paraId="60F50CC1" w14:textId="77777777" w:rsidR="007C0571" w:rsidRDefault="007C0571" w:rsidP="00A62EAB">
            <w:pPr>
              <w:spacing w:before="20" w:after="20"/>
              <w:jc w:val="left"/>
            </w:pPr>
            <w:r>
              <w:rPr>
                <w:sz w:val="20"/>
              </w:rPr>
              <w:t>008.244/2000-2</w:t>
            </w:r>
          </w:p>
        </w:tc>
        <w:tc>
          <w:tcPr>
            <w:tcW w:w="1606" w:type="dxa"/>
          </w:tcPr>
          <w:p w14:paraId="33F7233A" w14:textId="77777777" w:rsidR="007C0571" w:rsidRDefault="007C0571" w:rsidP="00A62EAB">
            <w:pPr>
              <w:spacing w:before="20" w:after="20"/>
              <w:jc w:val="left"/>
            </w:pPr>
            <w:r>
              <w:rPr>
                <w:sz w:val="20"/>
              </w:rPr>
              <w:t>Min. Marcos Vinicios Vilaça</w:t>
            </w:r>
          </w:p>
        </w:tc>
        <w:tc>
          <w:tcPr>
            <w:tcW w:w="1606" w:type="dxa"/>
          </w:tcPr>
          <w:p w14:paraId="2B0F3D1E" w14:textId="77777777" w:rsidR="007C0571" w:rsidRDefault="007C0571" w:rsidP="00A62EAB">
            <w:pPr>
              <w:spacing w:before="20" w:after="20"/>
              <w:jc w:val="left"/>
            </w:pPr>
            <w:r>
              <w:rPr>
                <w:sz w:val="20"/>
              </w:rPr>
              <w:t>Auditoria operacional</w:t>
            </w:r>
          </w:p>
        </w:tc>
        <w:tc>
          <w:tcPr>
            <w:tcW w:w="1606" w:type="dxa"/>
          </w:tcPr>
          <w:p w14:paraId="02A86199" w14:textId="77777777" w:rsidR="007C0571" w:rsidRDefault="007C0571" w:rsidP="00A62EAB">
            <w:pPr>
              <w:spacing w:before="20" w:after="20"/>
              <w:jc w:val="left"/>
            </w:pPr>
            <w:r>
              <w:rPr>
                <w:sz w:val="20"/>
              </w:rPr>
              <w:t>17/4/2002</w:t>
            </w:r>
          </w:p>
        </w:tc>
        <w:tc>
          <w:tcPr>
            <w:tcW w:w="1606" w:type="dxa"/>
          </w:tcPr>
          <w:p w14:paraId="10B4D8D1" w14:textId="77777777" w:rsidR="007C0571" w:rsidRDefault="007C0571" w:rsidP="00A62EAB">
            <w:pPr>
              <w:spacing w:before="20" w:after="20"/>
              <w:jc w:val="left"/>
            </w:pPr>
            <w:r>
              <w:rPr>
                <w:sz w:val="20"/>
              </w:rPr>
              <w:t>Pronaf em SC — avaliação de programa</w:t>
            </w:r>
          </w:p>
        </w:tc>
      </w:tr>
      <w:tr w:rsidR="007C0571" w14:paraId="7FD9AD6D" w14:textId="77777777" w:rsidTr="00A62EAB">
        <w:trPr>
          <w:jc w:val="center"/>
        </w:trPr>
        <w:tc>
          <w:tcPr>
            <w:tcW w:w="1606" w:type="dxa"/>
          </w:tcPr>
          <w:p w14:paraId="4CB81C4F" w14:textId="77777777" w:rsidR="007C0571" w:rsidRDefault="007C0571" w:rsidP="00A62EAB">
            <w:pPr>
              <w:spacing w:before="20" w:after="20"/>
              <w:jc w:val="left"/>
            </w:pPr>
            <w:r>
              <w:rPr>
                <w:sz w:val="20"/>
              </w:rPr>
              <w:lastRenderedPageBreak/>
              <w:t>Acórdão 2280/2008-Plenário</w:t>
            </w:r>
          </w:p>
        </w:tc>
        <w:tc>
          <w:tcPr>
            <w:tcW w:w="1606" w:type="dxa"/>
          </w:tcPr>
          <w:p w14:paraId="4E22D3FF" w14:textId="77777777" w:rsidR="007C0571" w:rsidRDefault="007C0571" w:rsidP="00A62EAB">
            <w:pPr>
              <w:spacing w:before="20" w:after="20"/>
              <w:jc w:val="left"/>
            </w:pPr>
            <w:r>
              <w:rPr>
                <w:sz w:val="20"/>
              </w:rPr>
              <w:t>026.827/2007-0</w:t>
            </w:r>
          </w:p>
        </w:tc>
        <w:tc>
          <w:tcPr>
            <w:tcW w:w="1606" w:type="dxa"/>
          </w:tcPr>
          <w:p w14:paraId="292BBA8D" w14:textId="77777777" w:rsidR="007C0571" w:rsidRDefault="007C0571" w:rsidP="00A62EAB">
            <w:pPr>
              <w:spacing w:before="20" w:after="20"/>
              <w:jc w:val="left"/>
            </w:pPr>
            <w:r>
              <w:rPr>
                <w:sz w:val="20"/>
              </w:rPr>
              <w:t>Min. Subst. André Luís de Carvalho</w:t>
            </w:r>
          </w:p>
        </w:tc>
        <w:tc>
          <w:tcPr>
            <w:tcW w:w="1606" w:type="dxa"/>
          </w:tcPr>
          <w:p w14:paraId="0DA06FB1" w14:textId="77777777" w:rsidR="007C0571" w:rsidRDefault="007C0571" w:rsidP="00A62EAB">
            <w:pPr>
              <w:spacing w:before="20" w:after="20"/>
              <w:jc w:val="left"/>
            </w:pPr>
            <w:r>
              <w:rPr>
                <w:sz w:val="20"/>
              </w:rPr>
              <w:t>Auditoria</w:t>
            </w:r>
          </w:p>
        </w:tc>
        <w:tc>
          <w:tcPr>
            <w:tcW w:w="1606" w:type="dxa"/>
          </w:tcPr>
          <w:p w14:paraId="5EE9A32E" w14:textId="77777777" w:rsidR="007C0571" w:rsidRDefault="007C0571" w:rsidP="00A62EAB">
            <w:pPr>
              <w:spacing w:before="20" w:after="20"/>
              <w:jc w:val="left"/>
            </w:pPr>
            <w:r>
              <w:rPr>
                <w:sz w:val="20"/>
              </w:rPr>
              <w:t>15/10/2008</w:t>
            </w:r>
          </w:p>
        </w:tc>
        <w:tc>
          <w:tcPr>
            <w:tcW w:w="1606" w:type="dxa"/>
          </w:tcPr>
          <w:p w14:paraId="4425F94C" w14:textId="77777777" w:rsidR="007C0571" w:rsidRDefault="007C0571" w:rsidP="00A62EAB">
            <w:pPr>
              <w:spacing w:before="20" w:after="20"/>
              <w:jc w:val="left"/>
            </w:pPr>
            <w:r>
              <w:rPr>
                <w:sz w:val="20"/>
              </w:rPr>
              <w:t>Pronaf — determinações sobre gestão cadastral e controle de beneficiários</w:t>
            </w:r>
          </w:p>
        </w:tc>
      </w:tr>
      <w:tr w:rsidR="007C0571" w14:paraId="4CA94EE6" w14:textId="77777777" w:rsidTr="00A62EAB">
        <w:trPr>
          <w:jc w:val="center"/>
        </w:trPr>
        <w:tc>
          <w:tcPr>
            <w:tcW w:w="1606" w:type="dxa"/>
          </w:tcPr>
          <w:p w14:paraId="5CDF201D" w14:textId="77777777" w:rsidR="007C0571" w:rsidRDefault="007C0571" w:rsidP="00A62EAB">
            <w:pPr>
              <w:spacing w:before="20" w:after="20"/>
              <w:jc w:val="left"/>
            </w:pPr>
            <w:r>
              <w:rPr>
                <w:sz w:val="20"/>
              </w:rPr>
              <w:t>Acórdão 2029/2011-Plenário</w:t>
            </w:r>
          </w:p>
        </w:tc>
        <w:tc>
          <w:tcPr>
            <w:tcW w:w="1606" w:type="dxa"/>
          </w:tcPr>
          <w:p w14:paraId="76DFD990" w14:textId="77777777" w:rsidR="007C0571" w:rsidRDefault="007C0571" w:rsidP="00A62EAB">
            <w:pPr>
              <w:spacing w:before="20" w:after="20"/>
              <w:jc w:val="left"/>
            </w:pPr>
            <w:r>
              <w:rPr>
                <w:sz w:val="20"/>
              </w:rPr>
              <w:t>012.908/2010-0</w:t>
            </w:r>
          </w:p>
        </w:tc>
        <w:tc>
          <w:tcPr>
            <w:tcW w:w="1606" w:type="dxa"/>
          </w:tcPr>
          <w:p w14:paraId="04AA7223" w14:textId="77777777" w:rsidR="007C0571" w:rsidRDefault="007C0571" w:rsidP="00A62EAB">
            <w:pPr>
              <w:spacing w:before="20" w:after="20"/>
              <w:jc w:val="left"/>
            </w:pPr>
            <w:r>
              <w:rPr>
                <w:sz w:val="20"/>
              </w:rPr>
              <w:t>Min. Subst. André Luís de Carvalho</w:t>
            </w:r>
          </w:p>
        </w:tc>
        <w:tc>
          <w:tcPr>
            <w:tcW w:w="1606" w:type="dxa"/>
          </w:tcPr>
          <w:p w14:paraId="19E94FC1" w14:textId="77777777" w:rsidR="007C0571" w:rsidRDefault="007C0571" w:rsidP="00A62EAB">
            <w:pPr>
              <w:spacing w:before="20" w:after="20"/>
              <w:jc w:val="left"/>
            </w:pPr>
            <w:r>
              <w:rPr>
                <w:sz w:val="20"/>
              </w:rPr>
              <w:t>Monitoramento</w:t>
            </w:r>
          </w:p>
        </w:tc>
        <w:tc>
          <w:tcPr>
            <w:tcW w:w="1606" w:type="dxa"/>
          </w:tcPr>
          <w:p w14:paraId="26A56AF1" w14:textId="77777777" w:rsidR="007C0571" w:rsidRDefault="007C0571" w:rsidP="00A62EAB">
            <w:pPr>
              <w:spacing w:before="20" w:after="20"/>
              <w:jc w:val="left"/>
            </w:pPr>
            <w:r>
              <w:rPr>
                <w:sz w:val="20"/>
              </w:rPr>
              <w:t>3/8/2011</w:t>
            </w:r>
          </w:p>
        </w:tc>
        <w:tc>
          <w:tcPr>
            <w:tcW w:w="1606" w:type="dxa"/>
          </w:tcPr>
          <w:p w14:paraId="3304727F" w14:textId="77777777" w:rsidR="007C0571" w:rsidRDefault="007C0571" w:rsidP="00A62EAB">
            <w:pPr>
              <w:spacing w:before="20" w:after="20"/>
              <w:jc w:val="left"/>
            </w:pPr>
            <w:r>
              <w:rPr>
                <w:sz w:val="20"/>
              </w:rPr>
              <w:t>Monitoramento do Ac. 2280/2008-Plenário (Pronaf)</w:t>
            </w:r>
          </w:p>
        </w:tc>
      </w:tr>
      <w:tr w:rsidR="007C0571" w14:paraId="58A8E6EA" w14:textId="77777777" w:rsidTr="00A62EAB">
        <w:trPr>
          <w:jc w:val="center"/>
        </w:trPr>
        <w:tc>
          <w:tcPr>
            <w:tcW w:w="1606" w:type="dxa"/>
          </w:tcPr>
          <w:p w14:paraId="1644A274" w14:textId="77777777" w:rsidR="007C0571" w:rsidRDefault="007C0571" w:rsidP="00A62EAB">
            <w:pPr>
              <w:spacing w:before="20" w:after="20"/>
              <w:jc w:val="left"/>
            </w:pPr>
            <w:r>
              <w:rPr>
                <w:sz w:val="20"/>
              </w:rPr>
              <w:t>Acórdão 2689/2012-Plenário</w:t>
            </w:r>
          </w:p>
        </w:tc>
        <w:tc>
          <w:tcPr>
            <w:tcW w:w="1606" w:type="dxa"/>
          </w:tcPr>
          <w:p w14:paraId="6218E7E6" w14:textId="77777777" w:rsidR="007C0571" w:rsidRDefault="007C0571" w:rsidP="00A62EAB">
            <w:pPr>
              <w:spacing w:before="20" w:after="20"/>
              <w:jc w:val="left"/>
            </w:pPr>
            <w:r>
              <w:rPr>
                <w:sz w:val="20"/>
              </w:rPr>
              <w:t>013.603/2012-4</w:t>
            </w:r>
          </w:p>
        </w:tc>
        <w:tc>
          <w:tcPr>
            <w:tcW w:w="1606" w:type="dxa"/>
          </w:tcPr>
          <w:p w14:paraId="70853F63" w14:textId="77777777" w:rsidR="007C0571" w:rsidRDefault="007C0571" w:rsidP="00A62EAB">
            <w:pPr>
              <w:spacing w:before="20" w:after="20"/>
              <w:jc w:val="left"/>
            </w:pPr>
            <w:r>
              <w:rPr>
                <w:sz w:val="20"/>
              </w:rPr>
              <w:t>Min. Subst. André Luís de Carvalho</w:t>
            </w:r>
          </w:p>
        </w:tc>
        <w:tc>
          <w:tcPr>
            <w:tcW w:w="1606" w:type="dxa"/>
          </w:tcPr>
          <w:p w14:paraId="42DDBB31" w14:textId="77777777" w:rsidR="007C0571" w:rsidRDefault="007C0571" w:rsidP="00A62EAB">
            <w:pPr>
              <w:spacing w:before="20" w:after="20"/>
              <w:jc w:val="left"/>
            </w:pPr>
            <w:r>
              <w:rPr>
                <w:sz w:val="20"/>
              </w:rPr>
              <w:t>Monitoramento</w:t>
            </w:r>
          </w:p>
        </w:tc>
        <w:tc>
          <w:tcPr>
            <w:tcW w:w="1606" w:type="dxa"/>
          </w:tcPr>
          <w:p w14:paraId="4F6314CD" w14:textId="77777777" w:rsidR="007C0571" w:rsidRDefault="007C0571" w:rsidP="00A62EAB">
            <w:pPr>
              <w:spacing w:before="20" w:after="20"/>
              <w:jc w:val="left"/>
            </w:pPr>
            <w:r>
              <w:rPr>
                <w:sz w:val="20"/>
              </w:rPr>
              <w:t>3/10/2012</w:t>
            </w:r>
          </w:p>
        </w:tc>
        <w:tc>
          <w:tcPr>
            <w:tcW w:w="1606" w:type="dxa"/>
          </w:tcPr>
          <w:p w14:paraId="2721D9AF" w14:textId="77777777" w:rsidR="007C0571" w:rsidRDefault="007C0571" w:rsidP="00A62EAB">
            <w:pPr>
              <w:spacing w:before="20" w:after="20"/>
              <w:jc w:val="left"/>
            </w:pPr>
            <w:r>
              <w:rPr>
                <w:sz w:val="20"/>
              </w:rPr>
              <w:t>Monitoramento do Ac. 2029/2011-Plenário (Pronaf)</w:t>
            </w:r>
          </w:p>
        </w:tc>
      </w:tr>
    </w:tbl>
    <w:p w14:paraId="62AF7EC4" w14:textId="77777777" w:rsidR="007C0571" w:rsidRDefault="007C0571" w:rsidP="007C0571">
      <w:pPr>
        <w:spacing w:before="0" w:after="120" w:line="40" w:lineRule="exact"/>
      </w:pPr>
    </w:p>
    <w:p w14:paraId="019F044B" w14:textId="77777777" w:rsidR="007C0571" w:rsidRPr="00D27D9D" w:rsidRDefault="007C0571" w:rsidP="007C0571">
      <w:pPr>
        <w:pStyle w:val="Ttulo2"/>
        <w:numPr>
          <w:ilvl w:val="0"/>
          <w:numId w:val="0"/>
        </w:numPr>
        <w:spacing w:before="240" w:after="120"/>
        <w:ind w:left="576" w:hanging="576"/>
        <w:rPr>
          <w:u w:val="none"/>
        </w:rPr>
      </w:pPr>
      <w:bookmarkStart w:id="151" w:name="_Toc225413305"/>
      <w:r w:rsidRPr="00D27D9D">
        <w:rPr>
          <w:b/>
          <w:sz w:val="26"/>
          <w:u w:val="none"/>
        </w:rPr>
        <w:t>7. Síntese da trajetória</w:t>
      </w:r>
      <w:bookmarkEnd w:id="151"/>
    </w:p>
    <w:p w14:paraId="4C74519D" w14:textId="77777777" w:rsidR="007C0571" w:rsidRDefault="007C0571" w:rsidP="007C0571">
      <w:pPr>
        <w:spacing w:before="60" w:after="60"/>
      </w:pPr>
      <w:r>
        <w:t>A presente auditoria é o trabalho mais recente de uma trajetória contínua de fiscalização que se estende por 24 anos. Dos quatorze trabalhos anteriores mapeados, três compõem a cadeia direta de reincidência (Acórdãos 1197/2018, 1866/2021 e 885/2024), três fiscalizaram políticas que dependem do CAF como habilitação prévia (Acórdãos 646/2017, 1708/2017 e 687/2019), dois trataram de governança de dados na APF (Acórdãos 390/2024 e 457/2026), um acompanhou a infraestrutura de interoperabilidade utilizada pelo CAF (Acórdão 2279/2021) e cinco integram o histórico mais antigo de fiscalização do Pronaf (Decisões 498 e 370/2002, Acórdãos 2280/2008, 2029/2011 e 2689/2012). Essa trajetória demonstra que as fragilidades cadastrais na agricultura familiar não são achado inédito e que o Tribunal dispõe de base processual consolidada para acompanhar sua superação.</w:t>
      </w:r>
    </w:p>
    <w:p w14:paraId="7F0AAA99" w14:textId="77777777" w:rsidR="00015241" w:rsidRDefault="00015241" w:rsidP="00015241">
      <w:pPr>
        <w:rPr>
          <w:lang w:eastAsia="pt-BR"/>
        </w:rPr>
      </w:pPr>
    </w:p>
    <w:p w14:paraId="573FB9AC" w14:textId="77777777" w:rsidR="00015241" w:rsidRDefault="00015241" w:rsidP="00015241">
      <w:pPr>
        <w:rPr>
          <w:lang w:eastAsia="pt-BR"/>
        </w:rPr>
      </w:pPr>
    </w:p>
    <w:p w14:paraId="0C2BD498" w14:textId="77777777" w:rsidR="009B6208" w:rsidRPr="009B6208" w:rsidRDefault="009B6208" w:rsidP="009B6208">
      <w:pPr>
        <w:rPr>
          <w:lang w:eastAsia="pt-BR"/>
        </w:rPr>
      </w:pPr>
    </w:p>
    <w:p w14:paraId="1948006B" w14:textId="77777777" w:rsidR="009B6208" w:rsidRDefault="009B6208" w:rsidP="009B6208">
      <w:pPr>
        <w:rPr>
          <w:lang w:eastAsia="pt-BR"/>
        </w:rPr>
      </w:pPr>
    </w:p>
    <w:p w14:paraId="3D8C8AE1" w14:textId="77777777" w:rsidR="009B6208" w:rsidRDefault="009B6208" w:rsidP="009B6208">
      <w:pPr>
        <w:rPr>
          <w:lang w:eastAsia="pt-BR"/>
        </w:rPr>
      </w:pPr>
    </w:p>
    <w:p w14:paraId="57B1CFA6" w14:textId="77777777" w:rsidR="006D0565" w:rsidRDefault="006D0565">
      <w:pPr>
        <w:spacing w:before="0" w:after="160" w:line="259" w:lineRule="auto"/>
        <w:jc w:val="left"/>
        <w:rPr>
          <w:rFonts w:eastAsia="Times New Roman"/>
          <w:b/>
          <w:szCs w:val="20"/>
          <w:lang w:eastAsia="pt-BR"/>
        </w:rPr>
      </w:pPr>
      <w:r>
        <w:br w:type="page"/>
      </w:r>
    </w:p>
    <w:p w14:paraId="3E8FB90C" w14:textId="5E860D1C" w:rsidR="006D0565" w:rsidRDefault="006D0565" w:rsidP="006D0565">
      <w:pPr>
        <w:pStyle w:val="Ttulo1"/>
        <w:numPr>
          <w:ilvl w:val="0"/>
          <w:numId w:val="0"/>
        </w:numPr>
        <w:tabs>
          <w:tab w:val="clear" w:pos="567"/>
        </w:tabs>
        <w:spacing w:after="120"/>
        <w:jc w:val="center"/>
      </w:pPr>
      <w:bookmarkStart w:id="152" w:name="_Toc225527042"/>
      <w:r>
        <w:lastRenderedPageBreak/>
        <w:t>Apêndice VI – Glossário</w:t>
      </w:r>
      <w:bookmarkEnd w:id="152"/>
    </w:p>
    <w:p w14:paraId="35F05364" w14:textId="77777777" w:rsidR="004D45FE" w:rsidRPr="004D45FE" w:rsidRDefault="004D45FE" w:rsidP="009D4619">
      <w:pPr>
        <w:spacing w:before="0" w:after="160" w:line="259" w:lineRule="auto"/>
        <w:rPr>
          <w:bCs/>
        </w:rPr>
      </w:pPr>
      <w:r w:rsidRPr="004D45FE">
        <w:rPr>
          <w:bCs/>
        </w:rPr>
        <w:t>Este glossário apresenta definições dos termos técnicos utilizados no relatório de auditoria, organizados em cinco categorias temáticas. As definições foram contextualizadas ao Sistema CAF e às políticas públicas de agricultura familiar.</w:t>
      </w:r>
    </w:p>
    <w:p w14:paraId="634A8DAD" w14:textId="77777777" w:rsidR="00E458A1" w:rsidRPr="00E458A1" w:rsidRDefault="00E458A1" w:rsidP="009D4619">
      <w:pPr>
        <w:pStyle w:val="GlossrioSeo"/>
      </w:pPr>
      <w:r w:rsidRPr="00E458A1">
        <w:t>AGRICULTURA FAMILIAR</w:t>
      </w:r>
    </w:p>
    <w:p w14:paraId="3E2A05D5" w14:textId="77777777" w:rsidR="00E458A1" w:rsidRPr="00E458A1" w:rsidRDefault="00E458A1" w:rsidP="009D4619">
      <w:pPr>
        <w:spacing w:before="0" w:after="160" w:line="259" w:lineRule="auto"/>
        <w:rPr>
          <w:bCs/>
        </w:rPr>
      </w:pPr>
      <w:r w:rsidRPr="00E458A1">
        <w:rPr>
          <w:bCs/>
        </w:rPr>
        <w:t>Conceitos Fundamentais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8"/>
        <w:gridCol w:w="7008"/>
      </w:tblGrid>
      <w:tr w:rsidR="001030DA" w:rsidRPr="001030DA" w14:paraId="244F26C8" w14:textId="77777777" w:rsidTr="002A443A">
        <w:tc>
          <w:tcPr>
            <w:tcW w:w="1314" w:type="pct"/>
          </w:tcPr>
          <w:p w14:paraId="36D60901" w14:textId="77777777" w:rsidR="001030DA" w:rsidRPr="000463B9" w:rsidRDefault="001030DA" w:rsidP="009D4619">
            <w:pPr>
              <w:pStyle w:val="GlossrioTermo"/>
              <w:rPr>
                <w:sz w:val="22"/>
                <w:szCs w:val="22"/>
              </w:rPr>
            </w:pPr>
            <w:r w:rsidRPr="000463B9">
              <w:rPr>
                <w:sz w:val="22"/>
                <w:szCs w:val="22"/>
              </w:rPr>
              <w:t>Agricultor Familiar</w:t>
            </w:r>
          </w:p>
        </w:tc>
        <w:tc>
          <w:tcPr>
            <w:tcW w:w="3686" w:type="pct"/>
          </w:tcPr>
          <w:p w14:paraId="4C243697" w14:textId="77A4918C" w:rsidR="001030DA" w:rsidRPr="000463B9" w:rsidRDefault="001030DA" w:rsidP="009D4619">
            <w:pPr>
              <w:pStyle w:val="Glossrio-Definio"/>
              <w:rPr>
                <w:sz w:val="22"/>
                <w:szCs w:val="22"/>
              </w:rPr>
            </w:pPr>
            <w:r w:rsidRPr="000463B9">
              <w:rPr>
                <w:sz w:val="22"/>
                <w:szCs w:val="22"/>
              </w:rPr>
              <w:t>Pessoa que pratica atividades no meio rural, atendendo simultaneamente aos requisitos cumulativos estabelecidos na Lei 11.326/2006, Art. 3º (i) não deter área maior que 4 módulos fiscais; (ii) utilizar predominantemente mão de obra da própria família; (iii) ter percentual mínimo de renda originada de atividades econômicas do estabelecimento (50%); e (iv) dirigir o estabelecimento com sua família.</w:t>
            </w:r>
          </w:p>
        </w:tc>
      </w:tr>
      <w:tr w:rsidR="001030DA" w:rsidRPr="00BF46F0" w14:paraId="75C4AD32" w14:textId="77777777" w:rsidTr="002A443A">
        <w:tc>
          <w:tcPr>
            <w:tcW w:w="1314" w:type="pct"/>
          </w:tcPr>
          <w:p w14:paraId="0B8F9E07" w14:textId="77777777" w:rsidR="001030DA" w:rsidRPr="000463B9" w:rsidRDefault="001030DA" w:rsidP="009D4619">
            <w:pPr>
              <w:pStyle w:val="GlossrioTermo"/>
              <w:rPr>
                <w:sz w:val="22"/>
                <w:szCs w:val="22"/>
              </w:rPr>
            </w:pPr>
            <w:r w:rsidRPr="000463B9">
              <w:rPr>
                <w:sz w:val="22"/>
                <w:szCs w:val="22"/>
              </w:rPr>
              <w:t>Elegibilidade</w:t>
            </w:r>
          </w:p>
        </w:tc>
        <w:tc>
          <w:tcPr>
            <w:tcW w:w="3686" w:type="pct"/>
          </w:tcPr>
          <w:p w14:paraId="1FAE1E14" w14:textId="7F0099C9" w:rsidR="001030DA" w:rsidRPr="000463B9" w:rsidRDefault="001030DA" w:rsidP="009D4619">
            <w:pPr>
              <w:pStyle w:val="Glossrio-Definio"/>
              <w:rPr>
                <w:sz w:val="22"/>
                <w:szCs w:val="22"/>
              </w:rPr>
            </w:pPr>
            <w:r w:rsidRPr="000463B9">
              <w:rPr>
                <w:sz w:val="22"/>
                <w:szCs w:val="22"/>
              </w:rPr>
              <w:t>Condição de atendimento aos requisitos cumulativos estabelecidos pela Lei 11.326/2006 para ser considerado agricultor familiar e acessar as políticas públicas vinculadas ao CAF. A comprovação de elegibilidade é feita mediante análise de documentos comprobatórios de terra, renda e composição familiar.</w:t>
            </w:r>
          </w:p>
        </w:tc>
      </w:tr>
      <w:tr w:rsidR="001030DA" w:rsidRPr="00BF46F0" w14:paraId="0B570E8A" w14:textId="77777777" w:rsidTr="002A443A">
        <w:tc>
          <w:tcPr>
            <w:tcW w:w="1314" w:type="pct"/>
          </w:tcPr>
          <w:p w14:paraId="15353F64" w14:textId="77777777" w:rsidR="001030DA" w:rsidRPr="000463B9" w:rsidRDefault="001030DA" w:rsidP="009D4619">
            <w:pPr>
              <w:pStyle w:val="GlossrioTermo"/>
              <w:rPr>
                <w:sz w:val="22"/>
                <w:szCs w:val="22"/>
              </w:rPr>
            </w:pPr>
            <w:r w:rsidRPr="000463B9">
              <w:rPr>
                <w:sz w:val="22"/>
                <w:szCs w:val="22"/>
              </w:rPr>
              <w:t>Módulo Fiscal</w:t>
            </w:r>
          </w:p>
        </w:tc>
        <w:tc>
          <w:tcPr>
            <w:tcW w:w="3686" w:type="pct"/>
          </w:tcPr>
          <w:p w14:paraId="36CDAC48" w14:textId="562C5D35" w:rsidR="001030DA" w:rsidRPr="000463B9" w:rsidRDefault="001030DA" w:rsidP="009D4619">
            <w:pPr>
              <w:pStyle w:val="Glossrio-Definio"/>
              <w:rPr>
                <w:sz w:val="22"/>
                <w:szCs w:val="22"/>
              </w:rPr>
            </w:pPr>
            <w:r w:rsidRPr="000463B9">
              <w:rPr>
                <w:sz w:val="22"/>
                <w:szCs w:val="22"/>
              </w:rPr>
              <w:t>Unidade de medida de área, expressa em hectares, cujo valor é fixado pelo INCRA para cada município, levando em conta tipo de exploração predominante, renda obtida e conceito de propriedade familiar. O limite máximo para agricultura familiar é 4 módulos fiscais (Lei 11.326/2006, Art. 3º, I). Os valores variam de 5 a 110 hectares conforme o município.</w:t>
            </w:r>
          </w:p>
        </w:tc>
      </w:tr>
      <w:tr w:rsidR="001030DA" w:rsidRPr="00BF46F0" w14:paraId="72981455" w14:textId="77777777" w:rsidTr="002A443A">
        <w:tc>
          <w:tcPr>
            <w:tcW w:w="1314" w:type="pct"/>
          </w:tcPr>
          <w:p w14:paraId="25D58972" w14:textId="77777777" w:rsidR="001030DA" w:rsidRPr="000463B9" w:rsidRDefault="001030DA" w:rsidP="009D4619">
            <w:pPr>
              <w:pStyle w:val="GlossrioTermo"/>
              <w:rPr>
                <w:sz w:val="22"/>
                <w:szCs w:val="22"/>
              </w:rPr>
            </w:pPr>
            <w:r w:rsidRPr="000463B9">
              <w:rPr>
                <w:sz w:val="22"/>
                <w:szCs w:val="22"/>
              </w:rPr>
              <w:t>Unidade Familiar de Produção Agrária (UFPA)</w:t>
            </w:r>
          </w:p>
        </w:tc>
        <w:tc>
          <w:tcPr>
            <w:tcW w:w="3686" w:type="pct"/>
          </w:tcPr>
          <w:p w14:paraId="0C068E91" w14:textId="7F540AB9" w:rsidR="001030DA" w:rsidRPr="000463B9" w:rsidRDefault="001030DA" w:rsidP="009D4619">
            <w:pPr>
              <w:pStyle w:val="Glossrio-Definio"/>
              <w:rPr>
                <w:sz w:val="22"/>
                <w:szCs w:val="22"/>
              </w:rPr>
            </w:pPr>
            <w:r w:rsidRPr="000463B9">
              <w:rPr>
                <w:sz w:val="22"/>
                <w:szCs w:val="22"/>
              </w:rPr>
              <w:t>Unidade de cadastro no Sistema CAF que representa o estabelecimento ou empreendimento gerido por agricultor familiar, associação ou outra forma coletiva de produção. Cada UFPA recebe um número de identificação único no sistema.</w:t>
            </w:r>
          </w:p>
        </w:tc>
      </w:tr>
    </w:tbl>
    <w:p w14:paraId="2D0B7B60" w14:textId="2BEADC4E" w:rsidR="00BF46F0" w:rsidRPr="00BF46F0" w:rsidRDefault="00BF46F0" w:rsidP="009D4619">
      <w:pPr>
        <w:spacing w:after="160" w:line="259" w:lineRule="auto"/>
        <w:rPr>
          <w:bCs/>
        </w:rPr>
      </w:pPr>
      <w:r w:rsidRPr="00BF46F0">
        <w:rPr>
          <w:bCs/>
        </w:rPr>
        <w:t>Requisitos Legais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55"/>
      </w:tblGrid>
      <w:tr w:rsidR="004B488C" w:rsidRPr="00BF46F0" w14:paraId="459187EC" w14:textId="77777777" w:rsidTr="002A443A">
        <w:tc>
          <w:tcPr>
            <w:tcW w:w="1342" w:type="pct"/>
          </w:tcPr>
          <w:p w14:paraId="5540B161" w14:textId="77777777" w:rsidR="004B488C" w:rsidRPr="004B488C" w:rsidRDefault="004B488C" w:rsidP="009D4619">
            <w:pPr>
              <w:spacing w:before="0" w:after="160" w:line="259" w:lineRule="auto"/>
              <w:rPr>
                <w:bCs/>
                <w:sz w:val="22"/>
                <w:szCs w:val="22"/>
              </w:rPr>
            </w:pPr>
            <w:r w:rsidRPr="00BF46F0">
              <w:rPr>
                <w:b/>
                <w:bCs/>
                <w:sz w:val="22"/>
                <w:szCs w:val="22"/>
              </w:rPr>
              <w:t>Mão de Obra Familiar</w:t>
            </w:r>
          </w:p>
        </w:tc>
        <w:tc>
          <w:tcPr>
            <w:tcW w:w="3658" w:type="pct"/>
          </w:tcPr>
          <w:p w14:paraId="2DE1AC08" w14:textId="7C4F0A88" w:rsidR="004B488C" w:rsidRPr="004B488C" w:rsidRDefault="004B488C" w:rsidP="009D4619">
            <w:pPr>
              <w:spacing w:before="0" w:after="160" w:line="259" w:lineRule="auto"/>
              <w:rPr>
                <w:bCs/>
                <w:sz w:val="22"/>
                <w:szCs w:val="22"/>
              </w:rPr>
            </w:pPr>
            <w:r w:rsidRPr="00BF46F0">
              <w:rPr>
                <w:bCs/>
                <w:sz w:val="22"/>
                <w:szCs w:val="22"/>
              </w:rPr>
              <w:t>Trabalho realizado predominantemente por membros da família do agricultor nas atividades econômicas do estabelecimento. Constitui o segundo requisito cumulativo da Lei 11.326/2006, Art. 3º, II. A contratação eventual de terceiros é permitida, desde que não seja a força de trabalho predominante.</w:t>
            </w:r>
          </w:p>
        </w:tc>
      </w:tr>
      <w:tr w:rsidR="004B488C" w:rsidRPr="00BF46F0" w14:paraId="69FFAD3F" w14:textId="77777777" w:rsidTr="002A443A">
        <w:tc>
          <w:tcPr>
            <w:tcW w:w="1342" w:type="pct"/>
          </w:tcPr>
          <w:p w14:paraId="7B183A7A" w14:textId="77777777" w:rsidR="004B488C" w:rsidRPr="004B488C" w:rsidRDefault="004B488C" w:rsidP="009D4619">
            <w:pPr>
              <w:spacing w:before="0" w:after="160" w:line="259" w:lineRule="auto"/>
              <w:rPr>
                <w:bCs/>
                <w:sz w:val="22"/>
                <w:szCs w:val="22"/>
              </w:rPr>
            </w:pPr>
            <w:r w:rsidRPr="00BF46F0">
              <w:rPr>
                <w:b/>
                <w:bCs/>
                <w:sz w:val="22"/>
                <w:szCs w:val="22"/>
              </w:rPr>
              <w:t>Propriedade ou Posse de Terra</w:t>
            </w:r>
          </w:p>
        </w:tc>
        <w:tc>
          <w:tcPr>
            <w:tcW w:w="3658" w:type="pct"/>
          </w:tcPr>
          <w:p w14:paraId="6B88610A" w14:textId="404042CA" w:rsidR="004B488C" w:rsidRPr="004B488C" w:rsidRDefault="004B488C" w:rsidP="009D4619">
            <w:pPr>
              <w:spacing w:before="0" w:after="160" w:line="259" w:lineRule="auto"/>
              <w:rPr>
                <w:bCs/>
                <w:sz w:val="22"/>
                <w:szCs w:val="22"/>
              </w:rPr>
            </w:pPr>
            <w:r w:rsidRPr="00BF46F0">
              <w:rPr>
                <w:bCs/>
                <w:sz w:val="22"/>
                <w:szCs w:val="22"/>
              </w:rPr>
              <w:t>Documentação que comprova o direito de propriedade ou a posse legítima do imóvel rural, exigida para comprovação do requisito de área na elegibilidade do CAF. Os tipos documentais aceitos estão especificados na Portaria MDA 19/2025, Art. 8º, I, c.</w:t>
            </w:r>
          </w:p>
        </w:tc>
      </w:tr>
      <w:tr w:rsidR="004B488C" w:rsidRPr="00BF46F0" w14:paraId="205A5B7F" w14:textId="77777777" w:rsidTr="002A443A">
        <w:tc>
          <w:tcPr>
            <w:tcW w:w="1342" w:type="pct"/>
          </w:tcPr>
          <w:p w14:paraId="10A64A64" w14:textId="77777777" w:rsidR="004B488C" w:rsidRPr="004B488C" w:rsidRDefault="004B488C" w:rsidP="009D4619">
            <w:pPr>
              <w:spacing w:before="0" w:after="160" w:line="259" w:lineRule="auto"/>
              <w:rPr>
                <w:bCs/>
                <w:sz w:val="22"/>
                <w:szCs w:val="22"/>
              </w:rPr>
            </w:pPr>
            <w:r w:rsidRPr="00BF46F0">
              <w:rPr>
                <w:b/>
                <w:bCs/>
                <w:sz w:val="22"/>
                <w:szCs w:val="22"/>
              </w:rPr>
              <w:t>Renda Familiar Agrícola</w:t>
            </w:r>
          </w:p>
        </w:tc>
        <w:tc>
          <w:tcPr>
            <w:tcW w:w="3658" w:type="pct"/>
          </w:tcPr>
          <w:p w14:paraId="5680A582" w14:textId="6BF56568" w:rsidR="004B488C" w:rsidRPr="004B488C" w:rsidRDefault="004B488C" w:rsidP="009D4619">
            <w:pPr>
              <w:spacing w:before="0" w:after="160" w:line="259" w:lineRule="auto"/>
              <w:rPr>
                <w:bCs/>
                <w:sz w:val="22"/>
                <w:szCs w:val="22"/>
              </w:rPr>
            </w:pPr>
            <w:r w:rsidRPr="00BF46F0">
              <w:rPr>
                <w:bCs/>
                <w:sz w:val="22"/>
                <w:szCs w:val="22"/>
              </w:rPr>
              <w:t>Percentual mínimo de renda que deve ser originado de atividades econômicas do próprio estabelecimento para comprovação de elegibilidade. Atualmente fixado em 50%, conforme Portaria MDA 19/2025. Constitui o terceiro requisito cumulativo da Lei 11.326/2006, Art. 3º, III.</w:t>
            </w:r>
          </w:p>
        </w:tc>
      </w:tr>
      <w:tr w:rsidR="004B488C" w:rsidRPr="004B488C" w14:paraId="39F27BED" w14:textId="77777777" w:rsidTr="002A443A">
        <w:tc>
          <w:tcPr>
            <w:tcW w:w="1342" w:type="pct"/>
          </w:tcPr>
          <w:p w14:paraId="4574E6DC" w14:textId="77777777" w:rsidR="004B488C" w:rsidRPr="004B488C" w:rsidRDefault="004B488C" w:rsidP="009D4619">
            <w:pPr>
              <w:spacing w:before="0" w:after="160" w:line="259" w:lineRule="auto"/>
              <w:rPr>
                <w:bCs/>
                <w:sz w:val="22"/>
                <w:szCs w:val="22"/>
              </w:rPr>
            </w:pPr>
            <w:r w:rsidRPr="00BF46F0">
              <w:rPr>
                <w:b/>
                <w:bCs/>
                <w:sz w:val="22"/>
                <w:szCs w:val="22"/>
              </w:rPr>
              <w:t>Requisitos Cumulativos</w:t>
            </w:r>
          </w:p>
        </w:tc>
        <w:tc>
          <w:tcPr>
            <w:tcW w:w="3658" w:type="pct"/>
          </w:tcPr>
          <w:p w14:paraId="30C969F4" w14:textId="780B7E33" w:rsidR="004B488C" w:rsidRPr="004B488C" w:rsidRDefault="004B488C" w:rsidP="009D4619">
            <w:pPr>
              <w:spacing w:before="0" w:after="160" w:line="259" w:lineRule="auto"/>
              <w:rPr>
                <w:bCs/>
                <w:sz w:val="22"/>
                <w:szCs w:val="22"/>
              </w:rPr>
            </w:pPr>
            <w:r w:rsidRPr="00BF46F0">
              <w:rPr>
                <w:bCs/>
                <w:sz w:val="22"/>
                <w:szCs w:val="22"/>
              </w:rPr>
              <w:t>Conjunto de quatro condições que devem ser atendidas simultaneamente para caracterização de agricultor familiar, conforme Lei 11.326/2006, Art. 3º</w:t>
            </w:r>
            <w:r w:rsidRPr="004B488C">
              <w:rPr>
                <w:bCs/>
                <w:sz w:val="22"/>
                <w:szCs w:val="22"/>
              </w:rPr>
              <w:t xml:space="preserve">: </w:t>
            </w:r>
            <w:r w:rsidRPr="00BF46F0">
              <w:rPr>
                <w:bCs/>
                <w:sz w:val="22"/>
                <w:szCs w:val="22"/>
              </w:rPr>
              <w:t>área máxima de 4 módulos fiscais, uso predominante de mão de obra familiar, renda mínima de 50% originada de atividades agrícolas, e direção do estabelecimento com a família.</w:t>
            </w:r>
          </w:p>
        </w:tc>
      </w:tr>
      <w:tr w:rsidR="004B488C" w:rsidRPr="00BF46F0" w14:paraId="6A1C7CFB" w14:textId="77777777" w:rsidTr="002A443A">
        <w:tc>
          <w:tcPr>
            <w:tcW w:w="1342" w:type="pct"/>
          </w:tcPr>
          <w:p w14:paraId="79FA5BE1" w14:textId="77777777" w:rsidR="004B488C" w:rsidRPr="004B488C" w:rsidRDefault="004B488C" w:rsidP="009D4619">
            <w:pPr>
              <w:spacing w:before="0" w:after="160" w:line="259" w:lineRule="auto"/>
              <w:rPr>
                <w:bCs/>
                <w:sz w:val="22"/>
                <w:szCs w:val="22"/>
              </w:rPr>
            </w:pPr>
            <w:r w:rsidRPr="00BF46F0">
              <w:rPr>
                <w:b/>
                <w:bCs/>
                <w:sz w:val="22"/>
                <w:szCs w:val="22"/>
              </w:rPr>
              <w:lastRenderedPageBreak/>
              <w:t>Validação Documental</w:t>
            </w:r>
          </w:p>
        </w:tc>
        <w:tc>
          <w:tcPr>
            <w:tcW w:w="3658" w:type="pct"/>
          </w:tcPr>
          <w:p w14:paraId="14A3C72B" w14:textId="288E597B" w:rsidR="004B488C" w:rsidRPr="004B488C" w:rsidRDefault="004B488C" w:rsidP="009D4619">
            <w:pPr>
              <w:spacing w:before="0" w:after="160" w:line="259" w:lineRule="auto"/>
              <w:rPr>
                <w:bCs/>
                <w:sz w:val="22"/>
                <w:szCs w:val="22"/>
              </w:rPr>
            </w:pPr>
            <w:r w:rsidRPr="00BF46F0">
              <w:rPr>
                <w:bCs/>
                <w:sz w:val="22"/>
                <w:szCs w:val="22"/>
              </w:rPr>
              <w:t>Processo de análise de documentos comprobatórios para verificação do atendimento aos requisitos de elegibilidade. No Sistema CAF, pode ser realizada manualmente pela rede de emissores ou de forma automatizada pelo sistema.</w:t>
            </w:r>
          </w:p>
        </w:tc>
      </w:tr>
    </w:tbl>
    <w:p w14:paraId="3E6A6101" w14:textId="77777777" w:rsidR="00BF46F0" w:rsidRPr="00BF46F0" w:rsidRDefault="00BF46F0" w:rsidP="009D4619">
      <w:pPr>
        <w:spacing w:after="160" w:line="259" w:lineRule="auto"/>
        <w:rPr>
          <w:bCs/>
        </w:rPr>
      </w:pPr>
      <w:r w:rsidRPr="00BF46F0">
        <w:rPr>
          <w:bCs/>
        </w:rPr>
        <w:t>Políticas Públicas Vinculadas</w:t>
      </w:r>
    </w:p>
    <w:tbl>
      <w:tblPr>
        <w:tblStyle w:val="Tabelacomgrade"/>
        <w:tblW w:w="9497"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46"/>
      </w:tblGrid>
      <w:tr w:rsidR="004B488C" w:rsidRPr="004B488C" w14:paraId="23F4BF05" w14:textId="77777777" w:rsidTr="002A443A">
        <w:tc>
          <w:tcPr>
            <w:tcW w:w="2551" w:type="dxa"/>
          </w:tcPr>
          <w:p w14:paraId="40337D5E" w14:textId="77777777" w:rsidR="004B488C" w:rsidRPr="004B488C" w:rsidRDefault="004B488C" w:rsidP="009D4619">
            <w:pPr>
              <w:spacing w:before="0" w:after="160" w:line="259" w:lineRule="auto"/>
              <w:rPr>
                <w:bCs/>
                <w:sz w:val="22"/>
                <w:szCs w:val="22"/>
              </w:rPr>
            </w:pPr>
            <w:r w:rsidRPr="00BF46F0">
              <w:rPr>
                <w:b/>
                <w:bCs/>
                <w:sz w:val="22"/>
                <w:szCs w:val="22"/>
              </w:rPr>
              <w:t>Declaração de Aptidão ao PRONAF (DAP)</w:t>
            </w:r>
          </w:p>
        </w:tc>
        <w:tc>
          <w:tcPr>
            <w:tcW w:w="6946" w:type="dxa"/>
          </w:tcPr>
          <w:p w14:paraId="125D64E7" w14:textId="21A3EB80" w:rsidR="004B488C" w:rsidRPr="004B488C" w:rsidRDefault="004B488C" w:rsidP="009D4619">
            <w:pPr>
              <w:spacing w:before="0" w:after="160" w:line="259" w:lineRule="auto"/>
              <w:rPr>
                <w:bCs/>
                <w:sz w:val="22"/>
                <w:szCs w:val="22"/>
              </w:rPr>
            </w:pPr>
            <w:r w:rsidRPr="00BF46F0">
              <w:rPr>
                <w:bCs/>
                <w:sz w:val="22"/>
                <w:szCs w:val="22"/>
              </w:rPr>
              <w:t>Documento oficial que identificava agricultores familiares para acesso a programas de crédito rural e políticas públicas, antecessor do Sistema CAF. Foi progressivamente substituído pelo CAF 3.0 a partir de março de 2025.</w:t>
            </w:r>
          </w:p>
        </w:tc>
      </w:tr>
      <w:tr w:rsidR="004B488C" w:rsidRPr="004B488C" w14:paraId="215D83FF" w14:textId="77777777" w:rsidTr="002A443A">
        <w:tc>
          <w:tcPr>
            <w:tcW w:w="2551" w:type="dxa"/>
          </w:tcPr>
          <w:p w14:paraId="7F50F921" w14:textId="77777777" w:rsidR="004B488C" w:rsidRPr="004B488C" w:rsidRDefault="004B488C" w:rsidP="009D4619">
            <w:pPr>
              <w:spacing w:before="0" w:after="160" w:line="259" w:lineRule="auto"/>
              <w:rPr>
                <w:bCs/>
                <w:sz w:val="22"/>
                <w:szCs w:val="22"/>
              </w:rPr>
            </w:pPr>
            <w:r w:rsidRPr="00BF46F0">
              <w:rPr>
                <w:b/>
                <w:bCs/>
                <w:sz w:val="22"/>
                <w:szCs w:val="22"/>
              </w:rPr>
              <w:t>Programa de Aquisição de Alimentos (PAA)</w:t>
            </w:r>
          </w:p>
        </w:tc>
        <w:tc>
          <w:tcPr>
            <w:tcW w:w="6946" w:type="dxa"/>
          </w:tcPr>
          <w:p w14:paraId="607270C8" w14:textId="18E844CB" w:rsidR="004B488C" w:rsidRPr="004B488C" w:rsidRDefault="004B488C" w:rsidP="009D4619">
            <w:pPr>
              <w:spacing w:before="0" w:after="160" w:line="259" w:lineRule="auto"/>
              <w:rPr>
                <w:bCs/>
                <w:sz w:val="22"/>
                <w:szCs w:val="22"/>
              </w:rPr>
            </w:pPr>
            <w:r w:rsidRPr="00BF46F0">
              <w:rPr>
                <w:bCs/>
                <w:sz w:val="22"/>
                <w:szCs w:val="22"/>
              </w:rPr>
              <w:t>Programa federal que promove a compra direta de produtos da agricultura familiar para suprir demandas de órgãos públicos e entidades sociais. Orçamento aproximado de R$ 750 milhões em 2024.</w:t>
            </w:r>
          </w:p>
        </w:tc>
      </w:tr>
      <w:tr w:rsidR="004B488C" w:rsidRPr="004B488C" w14:paraId="4F974423" w14:textId="77777777" w:rsidTr="002A443A">
        <w:tc>
          <w:tcPr>
            <w:tcW w:w="2551" w:type="dxa"/>
          </w:tcPr>
          <w:p w14:paraId="1B9D9139" w14:textId="77777777" w:rsidR="004B488C" w:rsidRPr="004B488C" w:rsidRDefault="004B488C" w:rsidP="009D4619">
            <w:pPr>
              <w:spacing w:before="0" w:after="160" w:line="259" w:lineRule="auto"/>
              <w:rPr>
                <w:bCs/>
                <w:sz w:val="22"/>
                <w:szCs w:val="22"/>
              </w:rPr>
            </w:pPr>
            <w:r w:rsidRPr="00BF46F0">
              <w:rPr>
                <w:b/>
                <w:bCs/>
                <w:sz w:val="22"/>
                <w:szCs w:val="22"/>
              </w:rPr>
              <w:t>Programa Nacional de Alimentação Escolar (PNAE)</w:t>
            </w:r>
          </w:p>
        </w:tc>
        <w:tc>
          <w:tcPr>
            <w:tcW w:w="6946" w:type="dxa"/>
          </w:tcPr>
          <w:p w14:paraId="06D90B68" w14:textId="7DAAB4D5" w:rsidR="004B488C" w:rsidRPr="004B488C" w:rsidRDefault="004B488C" w:rsidP="009D4619">
            <w:pPr>
              <w:spacing w:before="0" w:after="160" w:line="259" w:lineRule="auto"/>
              <w:rPr>
                <w:bCs/>
                <w:sz w:val="22"/>
                <w:szCs w:val="22"/>
              </w:rPr>
            </w:pPr>
            <w:r w:rsidRPr="00BF46F0">
              <w:rPr>
                <w:bCs/>
                <w:sz w:val="22"/>
                <w:szCs w:val="22"/>
              </w:rPr>
              <w:t>Programa federal que destina recursos para aquisição de alimentos oriundos da agricultura familiar para merenda escolar. A Lei 11.947/2009 determina que no mínimo 30% dos recursos sejam destinados à agricultura familiar. Aproximadamente R$ 1,6 bilhão destinado à agricultura familiar.</w:t>
            </w:r>
          </w:p>
        </w:tc>
      </w:tr>
      <w:tr w:rsidR="004B488C" w:rsidRPr="004B488C" w14:paraId="0595F9E4" w14:textId="77777777" w:rsidTr="002A443A">
        <w:tc>
          <w:tcPr>
            <w:tcW w:w="2551" w:type="dxa"/>
          </w:tcPr>
          <w:p w14:paraId="791DC4C2" w14:textId="77777777" w:rsidR="004B488C" w:rsidRPr="004B488C" w:rsidRDefault="004B488C" w:rsidP="009D4619">
            <w:pPr>
              <w:spacing w:before="0" w:after="160" w:line="259" w:lineRule="auto"/>
              <w:rPr>
                <w:bCs/>
                <w:sz w:val="22"/>
                <w:szCs w:val="22"/>
              </w:rPr>
            </w:pPr>
            <w:r w:rsidRPr="00BF46F0">
              <w:rPr>
                <w:b/>
                <w:bCs/>
                <w:sz w:val="22"/>
                <w:szCs w:val="22"/>
              </w:rPr>
              <w:t>Programa Nacional de Fortalecimento da Agricultura Familiar (PRONAF)</w:t>
            </w:r>
          </w:p>
        </w:tc>
        <w:tc>
          <w:tcPr>
            <w:tcW w:w="6946" w:type="dxa"/>
          </w:tcPr>
          <w:p w14:paraId="061242B6" w14:textId="7F83C85E" w:rsidR="004B488C" w:rsidRPr="004B488C" w:rsidRDefault="004B488C" w:rsidP="009D4619">
            <w:pPr>
              <w:spacing w:before="0" w:after="160" w:line="259" w:lineRule="auto"/>
              <w:rPr>
                <w:bCs/>
                <w:sz w:val="22"/>
                <w:szCs w:val="22"/>
              </w:rPr>
            </w:pPr>
            <w:r w:rsidRPr="00BF46F0">
              <w:rPr>
                <w:bCs/>
                <w:sz w:val="22"/>
                <w:szCs w:val="22"/>
              </w:rPr>
              <w:t>Programa federal que fornece crédito rural com taxas subsidiadas a agricultores familiares cadastrados no CAF. Movimentou R$ 59,6 bilhões na safra 2023/2024, sendo o principal programa de financiamento da agricultura familiar.</w:t>
            </w:r>
          </w:p>
        </w:tc>
      </w:tr>
    </w:tbl>
    <w:p w14:paraId="056693DE" w14:textId="77777777" w:rsidR="00BF46F0" w:rsidRPr="00BF46F0" w:rsidRDefault="00BF46F0" w:rsidP="009D4619">
      <w:pPr>
        <w:spacing w:after="160" w:line="259" w:lineRule="auto"/>
        <w:rPr>
          <w:bCs/>
        </w:rPr>
      </w:pPr>
      <w:r w:rsidRPr="00BF46F0">
        <w:rPr>
          <w:bCs/>
        </w:rPr>
        <w:t>Caracterização de Beneficiários</w:t>
      </w:r>
    </w:p>
    <w:tbl>
      <w:tblPr>
        <w:tblStyle w:val="Tabelacomgrade"/>
        <w:tblW w:w="9497"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46"/>
      </w:tblGrid>
      <w:tr w:rsidR="00D9139C" w:rsidRPr="00BF46F0" w14:paraId="3F21AA11" w14:textId="77777777" w:rsidTr="002A443A">
        <w:tc>
          <w:tcPr>
            <w:tcW w:w="2551" w:type="dxa"/>
          </w:tcPr>
          <w:p w14:paraId="6CAA6DF2" w14:textId="77777777" w:rsidR="00D9139C" w:rsidRPr="00D9139C" w:rsidRDefault="00D9139C" w:rsidP="009D4619">
            <w:pPr>
              <w:spacing w:before="0" w:after="160" w:line="259" w:lineRule="auto"/>
              <w:rPr>
                <w:bCs/>
                <w:sz w:val="22"/>
                <w:szCs w:val="22"/>
              </w:rPr>
            </w:pPr>
            <w:r w:rsidRPr="00BF46F0">
              <w:rPr>
                <w:b/>
                <w:bCs/>
                <w:sz w:val="22"/>
                <w:szCs w:val="22"/>
              </w:rPr>
              <w:t>Pessoa Jurídica em Agricultura Familiar</w:t>
            </w:r>
          </w:p>
        </w:tc>
        <w:tc>
          <w:tcPr>
            <w:tcW w:w="6946" w:type="dxa"/>
          </w:tcPr>
          <w:p w14:paraId="6148C104" w14:textId="1652BF5B" w:rsidR="00D9139C" w:rsidRPr="00BF46F0" w:rsidRDefault="00D9139C" w:rsidP="009D4619">
            <w:pPr>
              <w:spacing w:before="0" w:after="160" w:line="259" w:lineRule="auto"/>
              <w:rPr>
                <w:bCs/>
                <w:sz w:val="22"/>
                <w:szCs w:val="22"/>
              </w:rPr>
            </w:pPr>
            <w:r w:rsidRPr="00BF46F0">
              <w:rPr>
                <w:bCs/>
                <w:sz w:val="22"/>
                <w:szCs w:val="22"/>
              </w:rPr>
              <w:t>Associação, cooperativa ou outra forma coletiva de produção que se qualifica como beneficiário do CAF, devendo estar vinculada exclusivamente a atividades agrícolas permitidas, conforme classificação CNAE Seção A (Agricultura, Pecuária, Produção Florestal, Pesca e Aquicultura).</w:t>
            </w:r>
          </w:p>
        </w:tc>
      </w:tr>
    </w:tbl>
    <w:p w14:paraId="51C0AAFB" w14:textId="77777777" w:rsidR="00BF46F0" w:rsidRPr="00BF46F0" w:rsidRDefault="00BF46F0" w:rsidP="009D4619">
      <w:pPr>
        <w:pStyle w:val="GlossrioSeo"/>
        <w:spacing w:before="120"/>
        <w:ind w:left="714" w:hanging="357"/>
        <w:rPr>
          <w:bCs/>
        </w:rPr>
      </w:pPr>
      <w:r w:rsidRPr="00BF46F0">
        <w:rPr>
          <w:bCs/>
        </w:rPr>
        <w:t>QUALIDADE DE DADOS</w:t>
      </w:r>
    </w:p>
    <w:p w14:paraId="676C386C" w14:textId="77777777" w:rsidR="00BF46F0" w:rsidRPr="00BF46F0" w:rsidRDefault="00BF46F0" w:rsidP="009D4619">
      <w:pPr>
        <w:spacing w:before="0" w:after="160" w:line="259" w:lineRule="auto"/>
        <w:rPr>
          <w:bCs/>
        </w:rPr>
      </w:pPr>
      <w:r w:rsidRPr="00BF46F0">
        <w:rPr>
          <w:bCs/>
        </w:rPr>
        <w:t>Dimensões ISO/IEC 25012:2008</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B96C40" w:rsidRPr="00B96C40" w14:paraId="19509F39" w14:textId="77777777" w:rsidTr="002A443A">
        <w:tc>
          <w:tcPr>
            <w:tcW w:w="1343" w:type="pct"/>
          </w:tcPr>
          <w:p w14:paraId="5E0AC6A6" w14:textId="77777777" w:rsidR="00B96C40" w:rsidRPr="00B96C40" w:rsidRDefault="00B96C40" w:rsidP="009D4619">
            <w:pPr>
              <w:spacing w:before="0" w:after="160" w:line="259" w:lineRule="auto"/>
              <w:rPr>
                <w:bCs/>
                <w:sz w:val="22"/>
                <w:szCs w:val="22"/>
              </w:rPr>
            </w:pPr>
            <w:r w:rsidRPr="00BF46F0">
              <w:rPr>
                <w:b/>
                <w:bCs/>
                <w:sz w:val="22"/>
                <w:szCs w:val="22"/>
              </w:rPr>
              <w:t>Acurácia</w:t>
            </w:r>
          </w:p>
        </w:tc>
        <w:tc>
          <w:tcPr>
            <w:tcW w:w="3657" w:type="pct"/>
          </w:tcPr>
          <w:p w14:paraId="5E73BE19" w14:textId="2D75ABF6" w:rsidR="00B96C40" w:rsidRPr="00B96C40" w:rsidRDefault="00B96C40" w:rsidP="009D4619">
            <w:pPr>
              <w:spacing w:before="0" w:after="160" w:line="259" w:lineRule="auto"/>
              <w:rPr>
                <w:bCs/>
                <w:sz w:val="22"/>
                <w:szCs w:val="22"/>
              </w:rPr>
            </w:pPr>
            <w:r w:rsidRPr="00BF46F0">
              <w:rPr>
                <w:bCs/>
                <w:sz w:val="22"/>
                <w:szCs w:val="22"/>
              </w:rPr>
              <w:t>Grau em que os dados registrados correspondem aos valores reais do fenômeno representado. No contexto do CAF, medida pelo confronto entre valores na base de dados e valores nos documentos comprobatórios, como áreas de imóveis e coordenadas geográficas.</w:t>
            </w:r>
          </w:p>
        </w:tc>
      </w:tr>
      <w:tr w:rsidR="00B96C40" w:rsidRPr="00B96C40" w14:paraId="6A9DF705" w14:textId="77777777" w:rsidTr="002A443A">
        <w:tc>
          <w:tcPr>
            <w:tcW w:w="1343" w:type="pct"/>
          </w:tcPr>
          <w:p w14:paraId="44F914E4" w14:textId="77777777" w:rsidR="00B96C40" w:rsidRPr="00B96C40" w:rsidRDefault="00B96C40" w:rsidP="009D4619">
            <w:pPr>
              <w:spacing w:before="0" w:after="160" w:line="259" w:lineRule="auto"/>
              <w:rPr>
                <w:bCs/>
                <w:sz w:val="22"/>
                <w:szCs w:val="22"/>
              </w:rPr>
            </w:pPr>
            <w:r w:rsidRPr="00BF46F0">
              <w:rPr>
                <w:b/>
                <w:bCs/>
                <w:sz w:val="22"/>
                <w:szCs w:val="22"/>
              </w:rPr>
              <w:t>Atualidade</w:t>
            </w:r>
          </w:p>
        </w:tc>
        <w:tc>
          <w:tcPr>
            <w:tcW w:w="3657" w:type="pct"/>
          </w:tcPr>
          <w:p w14:paraId="22A337BC" w14:textId="69D863B3" w:rsidR="00B96C40" w:rsidRPr="00B96C40" w:rsidRDefault="00B96C40" w:rsidP="009D4619">
            <w:pPr>
              <w:spacing w:before="0" w:after="160" w:line="259" w:lineRule="auto"/>
              <w:rPr>
                <w:bCs/>
                <w:sz w:val="22"/>
                <w:szCs w:val="22"/>
              </w:rPr>
            </w:pPr>
            <w:r w:rsidRPr="00BF46F0">
              <w:rPr>
                <w:bCs/>
                <w:sz w:val="22"/>
                <w:szCs w:val="22"/>
              </w:rPr>
              <w:t>Grau em que os dados refletem o estado atual do objeto que representam. Inclui a detecção de dados desatualizados, como registros de beneficiários falecidos ou situações cadastrais que não refletem a realidade vigente.</w:t>
            </w:r>
          </w:p>
        </w:tc>
      </w:tr>
      <w:tr w:rsidR="00B96C40" w:rsidRPr="00B96C40" w14:paraId="32C14DE9" w14:textId="77777777" w:rsidTr="002A443A">
        <w:tc>
          <w:tcPr>
            <w:tcW w:w="1343" w:type="pct"/>
          </w:tcPr>
          <w:p w14:paraId="491A5ED8" w14:textId="77777777" w:rsidR="00B96C40" w:rsidRPr="00B96C40" w:rsidRDefault="00B96C40" w:rsidP="009D4619">
            <w:pPr>
              <w:spacing w:before="0" w:after="160" w:line="259" w:lineRule="auto"/>
              <w:rPr>
                <w:bCs/>
                <w:sz w:val="22"/>
                <w:szCs w:val="22"/>
              </w:rPr>
            </w:pPr>
            <w:r w:rsidRPr="00BF46F0">
              <w:rPr>
                <w:b/>
                <w:bCs/>
                <w:sz w:val="22"/>
                <w:szCs w:val="22"/>
              </w:rPr>
              <w:t>Completude</w:t>
            </w:r>
          </w:p>
        </w:tc>
        <w:tc>
          <w:tcPr>
            <w:tcW w:w="3657" w:type="pct"/>
          </w:tcPr>
          <w:p w14:paraId="13B5711E" w14:textId="6BB7161E" w:rsidR="00B96C40" w:rsidRPr="00B96C40" w:rsidRDefault="00B96C40" w:rsidP="009D4619">
            <w:pPr>
              <w:spacing w:before="0" w:after="160" w:line="259" w:lineRule="auto"/>
              <w:rPr>
                <w:bCs/>
                <w:sz w:val="22"/>
                <w:szCs w:val="22"/>
              </w:rPr>
            </w:pPr>
            <w:r w:rsidRPr="00BF46F0">
              <w:rPr>
                <w:bCs/>
                <w:sz w:val="22"/>
                <w:szCs w:val="22"/>
              </w:rPr>
              <w:t>Grau em que todos os dados necessários para atender às finalidades de uso estão presentes. Avalia a existência de campos obrigatórios preenchidos e a cobertura de informações essenciais para a validação de elegibilidade.</w:t>
            </w:r>
          </w:p>
        </w:tc>
      </w:tr>
      <w:tr w:rsidR="00B96C40" w:rsidRPr="00B96C40" w14:paraId="096B3FD1" w14:textId="77777777" w:rsidTr="002A443A">
        <w:tc>
          <w:tcPr>
            <w:tcW w:w="1343" w:type="pct"/>
          </w:tcPr>
          <w:p w14:paraId="3CD6BE75" w14:textId="77777777" w:rsidR="00B96C40" w:rsidRPr="00B96C40" w:rsidRDefault="00B96C40" w:rsidP="009D4619">
            <w:pPr>
              <w:spacing w:before="0" w:after="160" w:line="259" w:lineRule="auto"/>
              <w:rPr>
                <w:bCs/>
                <w:sz w:val="22"/>
                <w:szCs w:val="22"/>
              </w:rPr>
            </w:pPr>
            <w:r w:rsidRPr="00BF46F0">
              <w:rPr>
                <w:b/>
                <w:bCs/>
                <w:sz w:val="22"/>
                <w:szCs w:val="22"/>
              </w:rPr>
              <w:t>Consistência</w:t>
            </w:r>
          </w:p>
        </w:tc>
        <w:tc>
          <w:tcPr>
            <w:tcW w:w="3657" w:type="pct"/>
          </w:tcPr>
          <w:p w14:paraId="15556E0A" w14:textId="648F6232" w:rsidR="00B96C40" w:rsidRPr="00B96C40" w:rsidRDefault="00B96C40" w:rsidP="009D4619">
            <w:pPr>
              <w:spacing w:before="0" w:after="160" w:line="259" w:lineRule="auto"/>
              <w:rPr>
                <w:bCs/>
                <w:sz w:val="22"/>
                <w:szCs w:val="22"/>
              </w:rPr>
            </w:pPr>
            <w:r w:rsidRPr="00BF46F0">
              <w:rPr>
                <w:bCs/>
                <w:sz w:val="22"/>
                <w:szCs w:val="22"/>
              </w:rPr>
              <w:t>Grau em que os dados estão em conformidade com as regras de negócio, formatos e padrões definidos. Inclui consistência lógica entre campos relacionados, como a coerência entre área declarada e módulos fiscais do município.</w:t>
            </w:r>
          </w:p>
        </w:tc>
      </w:tr>
      <w:tr w:rsidR="00B96C40" w:rsidRPr="00B96C40" w14:paraId="56C9D696" w14:textId="77777777" w:rsidTr="002A443A">
        <w:tc>
          <w:tcPr>
            <w:tcW w:w="1343" w:type="pct"/>
          </w:tcPr>
          <w:p w14:paraId="727BE1A8" w14:textId="77777777" w:rsidR="00B96C40" w:rsidRPr="00B96C40" w:rsidRDefault="00B96C40" w:rsidP="009D4619">
            <w:pPr>
              <w:spacing w:before="0" w:after="160" w:line="259" w:lineRule="auto"/>
              <w:rPr>
                <w:bCs/>
                <w:sz w:val="22"/>
                <w:szCs w:val="22"/>
              </w:rPr>
            </w:pPr>
            <w:r w:rsidRPr="00BF46F0">
              <w:rPr>
                <w:b/>
                <w:bCs/>
                <w:sz w:val="22"/>
                <w:szCs w:val="22"/>
              </w:rPr>
              <w:lastRenderedPageBreak/>
              <w:t>Integridade</w:t>
            </w:r>
          </w:p>
        </w:tc>
        <w:tc>
          <w:tcPr>
            <w:tcW w:w="3657" w:type="pct"/>
          </w:tcPr>
          <w:p w14:paraId="158CD4BB" w14:textId="1A9C31A0" w:rsidR="00B96C40" w:rsidRPr="00B96C40" w:rsidRDefault="00B96C40" w:rsidP="009D4619">
            <w:pPr>
              <w:spacing w:before="0" w:after="160" w:line="259" w:lineRule="auto"/>
              <w:rPr>
                <w:bCs/>
                <w:sz w:val="22"/>
                <w:szCs w:val="22"/>
              </w:rPr>
            </w:pPr>
            <w:r w:rsidRPr="00BF46F0">
              <w:rPr>
                <w:bCs/>
                <w:sz w:val="22"/>
                <w:szCs w:val="22"/>
              </w:rPr>
              <w:t>Propriedade dos dados de estarem íntegros, sem alterações não autorizadas, duplicações ou perdas, ao longo de todo o ciclo de vida. Inclui a manutenção de relacionamentos entre entidades e a preservação da unicidade dos registros.</w:t>
            </w:r>
          </w:p>
        </w:tc>
      </w:tr>
      <w:tr w:rsidR="00B96C40" w:rsidRPr="00B96C40" w14:paraId="01CC3AC9" w14:textId="77777777" w:rsidTr="002A443A">
        <w:tc>
          <w:tcPr>
            <w:tcW w:w="1343" w:type="pct"/>
          </w:tcPr>
          <w:p w14:paraId="183A0B5E" w14:textId="77777777" w:rsidR="00B96C40" w:rsidRPr="00B96C40" w:rsidRDefault="00B96C40" w:rsidP="009D4619">
            <w:pPr>
              <w:spacing w:before="0" w:after="160" w:line="259" w:lineRule="auto"/>
              <w:rPr>
                <w:bCs/>
                <w:sz w:val="22"/>
                <w:szCs w:val="22"/>
              </w:rPr>
            </w:pPr>
            <w:r w:rsidRPr="00BF46F0">
              <w:rPr>
                <w:b/>
                <w:bCs/>
                <w:sz w:val="22"/>
                <w:szCs w:val="22"/>
              </w:rPr>
              <w:t>Validade</w:t>
            </w:r>
          </w:p>
        </w:tc>
        <w:tc>
          <w:tcPr>
            <w:tcW w:w="3657" w:type="pct"/>
          </w:tcPr>
          <w:p w14:paraId="05D2C495" w14:textId="6F368BC0" w:rsidR="00B96C40" w:rsidRPr="00B96C40" w:rsidRDefault="00B96C40" w:rsidP="009D4619">
            <w:pPr>
              <w:spacing w:before="0" w:after="160" w:line="259" w:lineRule="auto"/>
              <w:rPr>
                <w:bCs/>
                <w:sz w:val="22"/>
                <w:szCs w:val="22"/>
              </w:rPr>
            </w:pPr>
            <w:r w:rsidRPr="00BF46F0">
              <w:rPr>
                <w:bCs/>
                <w:sz w:val="22"/>
                <w:szCs w:val="22"/>
              </w:rPr>
              <w:t>Conformidade dos valores de dados com os formatos, tipos e domínios de valores definidos como válidos para cada campo. Por exemplo, coordenadas geográficas dentro dos intervalos válidos ou datas em formato reconhecido pelo sistema.</w:t>
            </w:r>
          </w:p>
        </w:tc>
      </w:tr>
    </w:tbl>
    <w:p w14:paraId="5BEC4D83" w14:textId="77777777" w:rsidR="00BF46F0" w:rsidRPr="00BF46F0" w:rsidRDefault="00BF46F0" w:rsidP="009D4619">
      <w:pPr>
        <w:spacing w:after="160" w:line="259" w:lineRule="auto"/>
        <w:rPr>
          <w:bCs/>
        </w:rPr>
      </w:pPr>
      <w:r w:rsidRPr="00BF46F0">
        <w:rPr>
          <w:bCs/>
        </w:rPr>
        <w:t>Governança de Dados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55"/>
      </w:tblGrid>
      <w:tr w:rsidR="001072EB" w:rsidRPr="001072EB" w14:paraId="78756073" w14:textId="77777777" w:rsidTr="002A443A">
        <w:tc>
          <w:tcPr>
            <w:tcW w:w="1342" w:type="pct"/>
          </w:tcPr>
          <w:p w14:paraId="403EE312" w14:textId="77777777" w:rsidR="001072EB" w:rsidRPr="001072EB" w:rsidRDefault="001072EB" w:rsidP="009D4619">
            <w:pPr>
              <w:spacing w:before="0" w:after="160" w:line="259" w:lineRule="auto"/>
              <w:rPr>
                <w:bCs/>
                <w:sz w:val="22"/>
                <w:szCs w:val="22"/>
              </w:rPr>
            </w:pPr>
            <w:r w:rsidRPr="00BF46F0">
              <w:rPr>
                <w:b/>
                <w:bCs/>
                <w:sz w:val="22"/>
                <w:szCs w:val="22"/>
              </w:rPr>
              <w:t>Ciclo de Vida dos Dados</w:t>
            </w:r>
          </w:p>
        </w:tc>
        <w:tc>
          <w:tcPr>
            <w:tcW w:w="3658" w:type="pct"/>
          </w:tcPr>
          <w:p w14:paraId="4799F5BE" w14:textId="752877C0" w:rsidR="001072EB" w:rsidRPr="001072EB" w:rsidRDefault="001072EB" w:rsidP="009D4619">
            <w:pPr>
              <w:spacing w:before="0" w:after="160" w:line="259" w:lineRule="auto"/>
              <w:rPr>
                <w:bCs/>
                <w:sz w:val="22"/>
                <w:szCs w:val="22"/>
              </w:rPr>
            </w:pPr>
            <w:r w:rsidRPr="00BF46F0">
              <w:rPr>
                <w:bCs/>
                <w:sz w:val="22"/>
                <w:szCs w:val="22"/>
              </w:rPr>
              <w:t>Sequência completa de fases que os dados percorrem desde sua coleta/criação, armazenamento, processamento, utilização, até eventual descarte ou arquivamento. A governança adequada deve assegurar qualidade em todas as fases.</w:t>
            </w:r>
          </w:p>
        </w:tc>
      </w:tr>
      <w:tr w:rsidR="001072EB" w:rsidRPr="001072EB" w14:paraId="7F3DE8B8" w14:textId="77777777" w:rsidTr="002A443A">
        <w:tc>
          <w:tcPr>
            <w:tcW w:w="1342" w:type="pct"/>
          </w:tcPr>
          <w:p w14:paraId="4A02013B" w14:textId="77777777" w:rsidR="001072EB" w:rsidRPr="001072EB" w:rsidRDefault="001072EB" w:rsidP="009D4619">
            <w:pPr>
              <w:spacing w:before="0" w:after="160" w:line="259" w:lineRule="auto"/>
              <w:rPr>
                <w:bCs/>
                <w:sz w:val="22"/>
                <w:szCs w:val="22"/>
              </w:rPr>
            </w:pPr>
            <w:r w:rsidRPr="00BF46F0">
              <w:rPr>
                <w:b/>
                <w:bCs/>
                <w:sz w:val="22"/>
                <w:szCs w:val="22"/>
              </w:rPr>
              <w:t>Conformidade (de dados)</w:t>
            </w:r>
          </w:p>
        </w:tc>
        <w:tc>
          <w:tcPr>
            <w:tcW w:w="3658" w:type="pct"/>
          </w:tcPr>
          <w:p w14:paraId="49F60C2D" w14:textId="2C86FC88" w:rsidR="001072EB" w:rsidRPr="001072EB" w:rsidRDefault="001072EB" w:rsidP="009D4619">
            <w:pPr>
              <w:spacing w:before="0" w:after="160" w:line="259" w:lineRule="auto"/>
              <w:rPr>
                <w:bCs/>
                <w:sz w:val="22"/>
                <w:szCs w:val="22"/>
              </w:rPr>
            </w:pPr>
            <w:r w:rsidRPr="00BF46F0">
              <w:rPr>
                <w:bCs/>
                <w:sz w:val="22"/>
                <w:szCs w:val="22"/>
              </w:rPr>
              <w:t>Grau em que os dados e processos atendem aos requisitos legais, normativos, técnicos e de negócio aplicáveis. No CAF, inclui conformidade com a Lei 11.326/2006, Decreto 10.046/2019 e normas ISO.</w:t>
            </w:r>
          </w:p>
        </w:tc>
      </w:tr>
      <w:tr w:rsidR="001072EB" w:rsidRPr="001072EB" w14:paraId="441F7163" w14:textId="77777777" w:rsidTr="002A443A">
        <w:tc>
          <w:tcPr>
            <w:tcW w:w="1342" w:type="pct"/>
          </w:tcPr>
          <w:p w14:paraId="0515DAE6" w14:textId="77777777" w:rsidR="001072EB" w:rsidRPr="001072EB" w:rsidRDefault="001072EB" w:rsidP="009D4619">
            <w:pPr>
              <w:spacing w:before="0" w:after="160" w:line="259" w:lineRule="auto"/>
              <w:rPr>
                <w:bCs/>
                <w:sz w:val="22"/>
                <w:szCs w:val="22"/>
              </w:rPr>
            </w:pPr>
            <w:r w:rsidRPr="00BF46F0">
              <w:rPr>
                <w:b/>
                <w:bCs/>
                <w:sz w:val="22"/>
                <w:szCs w:val="22"/>
              </w:rPr>
              <w:t>Curadoria de Dados</w:t>
            </w:r>
          </w:p>
        </w:tc>
        <w:tc>
          <w:tcPr>
            <w:tcW w:w="3658" w:type="pct"/>
          </w:tcPr>
          <w:p w14:paraId="327B6D5E" w14:textId="5192C9F1" w:rsidR="001072EB" w:rsidRPr="001072EB" w:rsidRDefault="001072EB" w:rsidP="009D4619">
            <w:pPr>
              <w:spacing w:before="0" w:after="160" w:line="259" w:lineRule="auto"/>
              <w:rPr>
                <w:bCs/>
                <w:sz w:val="22"/>
                <w:szCs w:val="22"/>
              </w:rPr>
            </w:pPr>
            <w:r w:rsidRPr="00BF46F0">
              <w:rPr>
                <w:bCs/>
                <w:sz w:val="22"/>
                <w:szCs w:val="22"/>
              </w:rPr>
              <w:t>Processo contínuo de saneamento, correção e manutenção da qualidade dos dados ao longo do tempo. A ausência de curadoria sistemática resulta em acúmulo progressivo de inconsistências (passivo histórico), elevando custos futuros de correção.</w:t>
            </w:r>
          </w:p>
        </w:tc>
      </w:tr>
      <w:tr w:rsidR="001072EB" w:rsidRPr="001072EB" w14:paraId="0370E0AD" w14:textId="77777777" w:rsidTr="002A443A">
        <w:tc>
          <w:tcPr>
            <w:tcW w:w="1342" w:type="pct"/>
          </w:tcPr>
          <w:p w14:paraId="054DAC53" w14:textId="77777777" w:rsidR="001072EB" w:rsidRPr="001072EB" w:rsidRDefault="001072EB" w:rsidP="009D4619">
            <w:pPr>
              <w:spacing w:before="0" w:after="160" w:line="259" w:lineRule="auto"/>
              <w:rPr>
                <w:bCs/>
                <w:sz w:val="22"/>
                <w:szCs w:val="22"/>
              </w:rPr>
            </w:pPr>
            <w:r w:rsidRPr="00BF46F0">
              <w:rPr>
                <w:b/>
                <w:bCs/>
                <w:sz w:val="22"/>
                <w:szCs w:val="22"/>
              </w:rPr>
              <w:t>Data Owner (Proprietário de Dados)</w:t>
            </w:r>
          </w:p>
        </w:tc>
        <w:tc>
          <w:tcPr>
            <w:tcW w:w="3658" w:type="pct"/>
          </w:tcPr>
          <w:p w14:paraId="0FD898F6" w14:textId="075A08E8" w:rsidR="001072EB" w:rsidRPr="001072EB" w:rsidRDefault="001072EB" w:rsidP="009D4619">
            <w:pPr>
              <w:spacing w:before="0" w:after="160" w:line="259" w:lineRule="auto"/>
              <w:rPr>
                <w:bCs/>
                <w:sz w:val="22"/>
                <w:szCs w:val="22"/>
              </w:rPr>
            </w:pPr>
            <w:r w:rsidRPr="00BF46F0">
              <w:rPr>
                <w:bCs/>
                <w:sz w:val="22"/>
                <w:szCs w:val="22"/>
              </w:rPr>
              <w:t>Papel de governança que designa o responsável formal por um domínio específico de dados, com autoridade para definir regras de qualidade, acesso e uso. A ausência de data owners definidos no CAF foi identificada como causa de fragilidades na governança (Achado IV).</w:t>
            </w:r>
          </w:p>
        </w:tc>
      </w:tr>
      <w:tr w:rsidR="001072EB" w:rsidRPr="001072EB" w14:paraId="471D884C" w14:textId="77777777" w:rsidTr="002A443A">
        <w:tc>
          <w:tcPr>
            <w:tcW w:w="1342" w:type="pct"/>
          </w:tcPr>
          <w:p w14:paraId="1C67EF04" w14:textId="77777777" w:rsidR="001072EB" w:rsidRPr="001072EB" w:rsidRDefault="001072EB" w:rsidP="009D4619">
            <w:pPr>
              <w:spacing w:before="0" w:after="160" w:line="259" w:lineRule="auto"/>
              <w:rPr>
                <w:bCs/>
                <w:sz w:val="22"/>
                <w:szCs w:val="22"/>
              </w:rPr>
            </w:pPr>
            <w:r w:rsidRPr="00BF46F0">
              <w:rPr>
                <w:b/>
                <w:bCs/>
                <w:sz w:val="22"/>
                <w:szCs w:val="22"/>
              </w:rPr>
              <w:t>Data Profiling</w:t>
            </w:r>
          </w:p>
        </w:tc>
        <w:tc>
          <w:tcPr>
            <w:tcW w:w="3658" w:type="pct"/>
          </w:tcPr>
          <w:p w14:paraId="5A493FB2" w14:textId="24146468" w:rsidR="001072EB" w:rsidRPr="001072EB" w:rsidRDefault="001072EB" w:rsidP="009D4619">
            <w:pPr>
              <w:spacing w:before="0" w:after="160" w:line="259" w:lineRule="auto"/>
              <w:rPr>
                <w:bCs/>
                <w:sz w:val="22"/>
                <w:szCs w:val="22"/>
              </w:rPr>
            </w:pPr>
            <w:r w:rsidRPr="00BF46F0">
              <w:rPr>
                <w:bCs/>
                <w:sz w:val="22"/>
                <w:szCs w:val="22"/>
              </w:rPr>
              <w:t>Análise técnica detalhada da qualidade, estrutura e características dos dados armazenados, identificando padrões, anomalias e não conformidades. Técnica utilizada nesta auditoria para diagnóstico da base de dados do CAF.</w:t>
            </w:r>
          </w:p>
        </w:tc>
      </w:tr>
      <w:tr w:rsidR="001072EB" w:rsidRPr="001072EB" w14:paraId="0104D676" w14:textId="77777777" w:rsidTr="002A443A">
        <w:tc>
          <w:tcPr>
            <w:tcW w:w="1342" w:type="pct"/>
          </w:tcPr>
          <w:p w14:paraId="5302B662" w14:textId="77777777" w:rsidR="001072EB" w:rsidRPr="001072EB" w:rsidRDefault="001072EB" w:rsidP="009D4619">
            <w:pPr>
              <w:spacing w:before="0" w:after="160" w:line="259" w:lineRule="auto"/>
              <w:rPr>
                <w:bCs/>
                <w:sz w:val="22"/>
                <w:szCs w:val="22"/>
              </w:rPr>
            </w:pPr>
            <w:r w:rsidRPr="00BF46F0">
              <w:rPr>
                <w:b/>
                <w:bCs/>
                <w:sz w:val="22"/>
                <w:szCs w:val="22"/>
              </w:rPr>
              <w:t>Dicionário de Dados</w:t>
            </w:r>
          </w:p>
        </w:tc>
        <w:tc>
          <w:tcPr>
            <w:tcW w:w="3658" w:type="pct"/>
          </w:tcPr>
          <w:p w14:paraId="2A1BA139" w14:textId="3D5C9F21" w:rsidR="001072EB" w:rsidRPr="001072EB" w:rsidRDefault="001072EB" w:rsidP="009D4619">
            <w:pPr>
              <w:spacing w:before="0" w:after="160" w:line="259" w:lineRule="auto"/>
              <w:rPr>
                <w:bCs/>
                <w:sz w:val="22"/>
                <w:szCs w:val="22"/>
              </w:rPr>
            </w:pPr>
            <w:r w:rsidRPr="00BF46F0">
              <w:rPr>
                <w:bCs/>
                <w:sz w:val="22"/>
                <w:szCs w:val="22"/>
              </w:rPr>
              <w:t>Documentação técnica que descreve a estrutura, tipos, formatos, relacionamentos e significados de todos os campos e tabelas de um sistema de informação. Deve fornecer semântica de negócio compreensível, não apenas nomenclatura técnica.</w:t>
            </w:r>
          </w:p>
        </w:tc>
      </w:tr>
      <w:tr w:rsidR="001072EB" w:rsidRPr="001072EB" w14:paraId="39C0B0D4" w14:textId="77777777" w:rsidTr="002A443A">
        <w:tc>
          <w:tcPr>
            <w:tcW w:w="1342" w:type="pct"/>
          </w:tcPr>
          <w:p w14:paraId="31A41CAC" w14:textId="77777777" w:rsidR="001072EB" w:rsidRPr="001072EB" w:rsidRDefault="001072EB" w:rsidP="009D4619">
            <w:pPr>
              <w:spacing w:before="0" w:after="160" w:line="259" w:lineRule="auto"/>
              <w:rPr>
                <w:bCs/>
                <w:sz w:val="22"/>
                <w:szCs w:val="22"/>
              </w:rPr>
            </w:pPr>
            <w:r w:rsidRPr="00BF46F0">
              <w:rPr>
                <w:b/>
                <w:bCs/>
                <w:sz w:val="22"/>
                <w:szCs w:val="22"/>
              </w:rPr>
              <w:t>Governança de Dados</w:t>
            </w:r>
          </w:p>
        </w:tc>
        <w:tc>
          <w:tcPr>
            <w:tcW w:w="3658" w:type="pct"/>
          </w:tcPr>
          <w:p w14:paraId="7FECC7FA" w14:textId="25519B6B" w:rsidR="001072EB" w:rsidRPr="001072EB" w:rsidRDefault="001072EB" w:rsidP="009D4619">
            <w:pPr>
              <w:spacing w:before="0" w:after="160" w:line="259" w:lineRule="auto"/>
              <w:rPr>
                <w:bCs/>
                <w:sz w:val="22"/>
                <w:szCs w:val="22"/>
              </w:rPr>
            </w:pPr>
            <w:r w:rsidRPr="00BF46F0">
              <w:rPr>
                <w:bCs/>
                <w:sz w:val="22"/>
                <w:szCs w:val="22"/>
              </w:rPr>
              <w:t>Estrutura de papéis, processos, políticas e controles que assegura que os dados sejam gerenciados como ativo estratégico, com padrões claros, rastreabilidade e responsabilidades bem definidas ao longo do ciclo de vida. Regulamentada pelo Decreto 10.046/2019 no âmbito da APF.</w:t>
            </w:r>
          </w:p>
        </w:tc>
      </w:tr>
      <w:tr w:rsidR="001072EB" w:rsidRPr="001072EB" w14:paraId="43B10421" w14:textId="77777777" w:rsidTr="002A443A">
        <w:tc>
          <w:tcPr>
            <w:tcW w:w="1342" w:type="pct"/>
          </w:tcPr>
          <w:p w14:paraId="304C7F92" w14:textId="77777777" w:rsidR="001072EB" w:rsidRPr="001072EB" w:rsidRDefault="001072EB" w:rsidP="009D4619">
            <w:pPr>
              <w:spacing w:before="0" w:after="160" w:line="259" w:lineRule="auto"/>
              <w:rPr>
                <w:bCs/>
                <w:sz w:val="22"/>
                <w:szCs w:val="22"/>
              </w:rPr>
            </w:pPr>
            <w:r w:rsidRPr="00BF46F0">
              <w:rPr>
                <w:b/>
                <w:bCs/>
                <w:sz w:val="22"/>
                <w:szCs w:val="22"/>
              </w:rPr>
              <w:t>Interoperabilidade</w:t>
            </w:r>
          </w:p>
        </w:tc>
        <w:tc>
          <w:tcPr>
            <w:tcW w:w="3658" w:type="pct"/>
          </w:tcPr>
          <w:p w14:paraId="01C6D39E" w14:textId="46C416F6" w:rsidR="001072EB" w:rsidRPr="001072EB" w:rsidRDefault="001072EB" w:rsidP="009D4619">
            <w:pPr>
              <w:spacing w:before="0" w:after="160" w:line="259" w:lineRule="auto"/>
              <w:rPr>
                <w:bCs/>
                <w:sz w:val="22"/>
                <w:szCs w:val="22"/>
              </w:rPr>
            </w:pPr>
            <w:r w:rsidRPr="00BF46F0">
              <w:rPr>
                <w:bCs/>
                <w:sz w:val="22"/>
                <w:szCs w:val="22"/>
              </w:rPr>
              <w:t>Capacidade de integração e troca de dados entre diferentes sistemas e órgãos, permitindo validação cruzada e consistência das informações. Essencial para verificação de elegibilidade mediante cruzamento com bases da RFB, SISOBI e INCRA.</w:t>
            </w:r>
          </w:p>
        </w:tc>
      </w:tr>
      <w:tr w:rsidR="001072EB" w:rsidRPr="001072EB" w14:paraId="52F43148" w14:textId="77777777" w:rsidTr="002A443A">
        <w:tc>
          <w:tcPr>
            <w:tcW w:w="1342" w:type="pct"/>
          </w:tcPr>
          <w:p w14:paraId="78F83483" w14:textId="77777777" w:rsidR="001072EB" w:rsidRPr="001072EB" w:rsidRDefault="001072EB" w:rsidP="009D4619">
            <w:pPr>
              <w:spacing w:before="0" w:after="160" w:line="259" w:lineRule="auto"/>
              <w:rPr>
                <w:bCs/>
                <w:sz w:val="22"/>
                <w:szCs w:val="22"/>
              </w:rPr>
            </w:pPr>
            <w:r w:rsidRPr="00BF46F0">
              <w:rPr>
                <w:b/>
                <w:bCs/>
                <w:sz w:val="22"/>
                <w:szCs w:val="22"/>
              </w:rPr>
              <w:t>Metadados</w:t>
            </w:r>
          </w:p>
        </w:tc>
        <w:tc>
          <w:tcPr>
            <w:tcW w:w="3658" w:type="pct"/>
          </w:tcPr>
          <w:p w14:paraId="65038437" w14:textId="6BB1B2F5" w:rsidR="001072EB" w:rsidRPr="001072EB" w:rsidRDefault="001072EB" w:rsidP="009D4619">
            <w:pPr>
              <w:spacing w:before="0" w:after="160" w:line="259" w:lineRule="auto"/>
              <w:rPr>
                <w:bCs/>
                <w:sz w:val="22"/>
                <w:szCs w:val="22"/>
              </w:rPr>
            </w:pPr>
            <w:r w:rsidRPr="00BF46F0">
              <w:rPr>
                <w:bCs/>
                <w:sz w:val="22"/>
                <w:szCs w:val="22"/>
              </w:rPr>
              <w:t>Dados sobre dados, incluindo informações sobre origem, data de criação, data de última atualização, tipo de dado, domínio de valores válidos, relacionamentos, e outras propriedades que contextualizam e explicam os dados armazenados.</w:t>
            </w:r>
          </w:p>
        </w:tc>
      </w:tr>
      <w:tr w:rsidR="001072EB" w:rsidRPr="001072EB" w14:paraId="25502C29" w14:textId="77777777" w:rsidTr="002A443A">
        <w:tc>
          <w:tcPr>
            <w:tcW w:w="1342" w:type="pct"/>
          </w:tcPr>
          <w:p w14:paraId="7D13884B" w14:textId="77777777" w:rsidR="001072EB" w:rsidRPr="001072EB" w:rsidRDefault="001072EB" w:rsidP="009D4619">
            <w:pPr>
              <w:spacing w:before="0" w:after="160" w:line="259" w:lineRule="auto"/>
              <w:rPr>
                <w:bCs/>
                <w:sz w:val="22"/>
                <w:szCs w:val="22"/>
              </w:rPr>
            </w:pPr>
            <w:r w:rsidRPr="00BF46F0">
              <w:rPr>
                <w:b/>
                <w:bCs/>
                <w:sz w:val="22"/>
                <w:szCs w:val="22"/>
              </w:rPr>
              <w:lastRenderedPageBreak/>
              <w:t>Rastreabilidade de Dados</w:t>
            </w:r>
          </w:p>
        </w:tc>
        <w:tc>
          <w:tcPr>
            <w:tcW w:w="3658" w:type="pct"/>
          </w:tcPr>
          <w:p w14:paraId="7160B016" w14:textId="1B2B47CF" w:rsidR="001072EB" w:rsidRPr="001072EB" w:rsidRDefault="001072EB" w:rsidP="009D4619">
            <w:pPr>
              <w:spacing w:before="0" w:after="160" w:line="259" w:lineRule="auto"/>
              <w:rPr>
                <w:bCs/>
                <w:sz w:val="22"/>
                <w:szCs w:val="22"/>
              </w:rPr>
            </w:pPr>
            <w:r w:rsidRPr="00BF46F0">
              <w:rPr>
                <w:bCs/>
                <w:sz w:val="22"/>
                <w:szCs w:val="22"/>
              </w:rPr>
              <w:t>Capacidade de rastrear a origem, as transformações e o fluxo de dados desde sua criação até sua utilização final, incluindo registro de quem criou, alterou e quando. Princípio estabelecido pelo Decreto 10.046/2019.</w:t>
            </w:r>
          </w:p>
        </w:tc>
      </w:tr>
    </w:tbl>
    <w:p w14:paraId="3F4C8756" w14:textId="77777777" w:rsidR="00BF46F0" w:rsidRPr="00BF46F0" w:rsidRDefault="00BF46F0" w:rsidP="009D4619">
      <w:pPr>
        <w:spacing w:after="160" w:line="259" w:lineRule="auto"/>
        <w:rPr>
          <w:bCs/>
        </w:rPr>
      </w:pPr>
      <w:r w:rsidRPr="00BF46F0">
        <w:rPr>
          <w:bCs/>
        </w:rPr>
        <w:t>Problemas e Anomalias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DD5BAB" w:rsidRPr="00DD5BAB" w14:paraId="2EC58A39" w14:textId="77777777" w:rsidTr="002A443A">
        <w:tc>
          <w:tcPr>
            <w:tcW w:w="1343" w:type="pct"/>
          </w:tcPr>
          <w:p w14:paraId="2263CCDD" w14:textId="77777777" w:rsidR="00DD5BAB" w:rsidRPr="00DD5BAB" w:rsidRDefault="00DD5BAB" w:rsidP="009D4619">
            <w:pPr>
              <w:spacing w:before="0" w:after="160" w:line="259" w:lineRule="auto"/>
              <w:rPr>
                <w:bCs/>
                <w:sz w:val="22"/>
                <w:szCs w:val="22"/>
              </w:rPr>
            </w:pPr>
            <w:r w:rsidRPr="00BF46F0">
              <w:rPr>
                <w:b/>
                <w:bCs/>
                <w:sz w:val="22"/>
                <w:szCs w:val="22"/>
              </w:rPr>
              <w:t>Dados Desatualizados</w:t>
            </w:r>
          </w:p>
        </w:tc>
        <w:tc>
          <w:tcPr>
            <w:tcW w:w="3657" w:type="pct"/>
          </w:tcPr>
          <w:p w14:paraId="69B70EF4" w14:textId="1B370572" w:rsidR="00DD5BAB" w:rsidRPr="00DD5BAB" w:rsidRDefault="00DD5BAB" w:rsidP="009D4619">
            <w:pPr>
              <w:spacing w:before="0" w:after="160" w:line="259" w:lineRule="auto"/>
              <w:rPr>
                <w:bCs/>
                <w:sz w:val="22"/>
                <w:szCs w:val="22"/>
              </w:rPr>
            </w:pPr>
            <w:r w:rsidRPr="00BF46F0">
              <w:rPr>
                <w:bCs/>
                <w:sz w:val="22"/>
                <w:szCs w:val="22"/>
              </w:rPr>
              <w:t>Informações que refletem situações passadas</w:t>
            </w:r>
            <w:r>
              <w:rPr>
                <w:bCs/>
                <w:sz w:val="22"/>
                <w:szCs w:val="22"/>
              </w:rPr>
              <w:t>,</w:t>
            </w:r>
            <w:r w:rsidRPr="00BF46F0">
              <w:rPr>
                <w:bCs/>
                <w:sz w:val="22"/>
                <w:szCs w:val="22"/>
              </w:rPr>
              <w:t xml:space="preserve"> mas não foram atualizadas quando da mudança das circunstâncias. No CAF, inclui beneficiários falecidos cujo óbito não foi refletido no sistema, ou situações de renda que se alteraram.</w:t>
            </w:r>
          </w:p>
        </w:tc>
      </w:tr>
      <w:tr w:rsidR="00DD5BAB" w:rsidRPr="00DD5BAB" w14:paraId="628A906F" w14:textId="77777777" w:rsidTr="002A443A">
        <w:tc>
          <w:tcPr>
            <w:tcW w:w="1343" w:type="pct"/>
          </w:tcPr>
          <w:p w14:paraId="6B546F8A" w14:textId="77777777" w:rsidR="00DD5BAB" w:rsidRPr="00DD5BAB" w:rsidRDefault="00DD5BAB" w:rsidP="009D4619">
            <w:pPr>
              <w:spacing w:before="0" w:after="160" w:line="259" w:lineRule="auto"/>
              <w:rPr>
                <w:bCs/>
                <w:sz w:val="22"/>
                <w:szCs w:val="22"/>
              </w:rPr>
            </w:pPr>
            <w:r w:rsidRPr="00BF46F0">
              <w:rPr>
                <w:b/>
                <w:bCs/>
                <w:sz w:val="22"/>
                <w:szCs w:val="22"/>
              </w:rPr>
              <w:t>Dados Fictícios</w:t>
            </w:r>
          </w:p>
        </w:tc>
        <w:tc>
          <w:tcPr>
            <w:tcW w:w="3657" w:type="pct"/>
          </w:tcPr>
          <w:p w14:paraId="2148023D" w14:textId="28D8A55B" w:rsidR="00DD5BAB" w:rsidRPr="00DD5BAB" w:rsidRDefault="00DD5BAB" w:rsidP="009D4619">
            <w:pPr>
              <w:spacing w:before="0" w:after="160" w:line="259" w:lineRule="auto"/>
              <w:rPr>
                <w:bCs/>
                <w:sz w:val="22"/>
                <w:szCs w:val="22"/>
              </w:rPr>
            </w:pPr>
            <w:r w:rsidRPr="00BF46F0">
              <w:rPr>
                <w:bCs/>
                <w:sz w:val="22"/>
                <w:szCs w:val="22"/>
              </w:rPr>
              <w:t>Registros cadastrais contendo informações totalmente falsas ou inventadas, sem qualquer fundamentação em documentação real. Exemplo</w:t>
            </w:r>
            <w:r>
              <w:rPr>
                <w:bCs/>
                <w:sz w:val="22"/>
                <w:szCs w:val="22"/>
              </w:rPr>
              <w:t xml:space="preserve">: </w:t>
            </w:r>
            <w:r w:rsidRPr="00BF46F0">
              <w:rPr>
                <w:bCs/>
                <w:sz w:val="22"/>
                <w:szCs w:val="22"/>
              </w:rPr>
              <w:t>e-mails com domínios inexistentes como "@teste.com" ou "@exemplo.com".</w:t>
            </w:r>
          </w:p>
        </w:tc>
      </w:tr>
      <w:tr w:rsidR="00DD5BAB" w:rsidRPr="00DD5BAB" w14:paraId="2FA848A8" w14:textId="77777777" w:rsidTr="002A443A">
        <w:tc>
          <w:tcPr>
            <w:tcW w:w="1343" w:type="pct"/>
          </w:tcPr>
          <w:p w14:paraId="37E333D1" w14:textId="77777777" w:rsidR="00DD5BAB" w:rsidRPr="00DD5BAB" w:rsidRDefault="00DD5BAB" w:rsidP="009D4619">
            <w:pPr>
              <w:spacing w:before="0" w:after="160" w:line="259" w:lineRule="auto"/>
              <w:rPr>
                <w:bCs/>
                <w:sz w:val="22"/>
                <w:szCs w:val="22"/>
              </w:rPr>
            </w:pPr>
            <w:r w:rsidRPr="00BF46F0">
              <w:rPr>
                <w:b/>
                <w:bCs/>
                <w:sz w:val="22"/>
                <w:szCs w:val="22"/>
              </w:rPr>
              <w:t>E-mail Fictício / CEP Genérico</w:t>
            </w:r>
          </w:p>
        </w:tc>
        <w:tc>
          <w:tcPr>
            <w:tcW w:w="3657" w:type="pct"/>
          </w:tcPr>
          <w:p w14:paraId="2247983E" w14:textId="1A4C5DB7" w:rsidR="00DD5BAB" w:rsidRPr="00DD5BAB" w:rsidRDefault="00DD5BAB" w:rsidP="009D4619">
            <w:pPr>
              <w:spacing w:before="0" w:after="160" w:line="259" w:lineRule="auto"/>
              <w:rPr>
                <w:bCs/>
                <w:sz w:val="22"/>
                <w:szCs w:val="22"/>
              </w:rPr>
            </w:pPr>
            <w:r w:rsidRPr="00BF46F0">
              <w:rPr>
                <w:bCs/>
                <w:sz w:val="22"/>
                <w:szCs w:val="22"/>
              </w:rPr>
              <w:t>Entradas de dados com valores claramente inválidos ou fictícios, como e-mails "naopossui@mail.com" ou CEPs terminados em "-000". Evidenciam validação apenas sintática (formato correto) sem verificação semântica (valor real e válido).</w:t>
            </w:r>
          </w:p>
        </w:tc>
      </w:tr>
      <w:tr w:rsidR="00DD5BAB" w:rsidRPr="00DD5BAB" w14:paraId="65E04C16" w14:textId="77777777" w:rsidTr="002A443A">
        <w:tc>
          <w:tcPr>
            <w:tcW w:w="1343" w:type="pct"/>
          </w:tcPr>
          <w:p w14:paraId="65F82F78" w14:textId="77777777" w:rsidR="00DD5BAB" w:rsidRPr="00DD5BAB" w:rsidRDefault="00DD5BAB" w:rsidP="009D4619">
            <w:pPr>
              <w:spacing w:before="0" w:after="160" w:line="259" w:lineRule="auto"/>
              <w:rPr>
                <w:bCs/>
                <w:sz w:val="22"/>
                <w:szCs w:val="22"/>
              </w:rPr>
            </w:pPr>
            <w:r w:rsidRPr="00BF46F0">
              <w:rPr>
                <w:b/>
                <w:bCs/>
                <w:sz w:val="22"/>
                <w:szCs w:val="22"/>
              </w:rPr>
              <w:t>Fraude de Dados</w:t>
            </w:r>
          </w:p>
        </w:tc>
        <w:tc>
          <w:tcPr>
            <w:tcW w:w="3657" w:type="pct"/>
          </w:tcPr>
          <w:p w14:paraId="7D41F1A5" w14:textId="7EB3FE28" w:rsidR="00DD5BAB" w:rsidRPr="00DD5BAB" w:rsidRDefault="00DD5BAB" w:rsidP="009D4619">
            <w:pPr>
              <w:spacing w:before="0" w:after="160" w:line="259" w:lineRule="auto"/>
              <w:rPr>
                <w:bCs/>
                <w:sz w:val="22"/>
                <w:szCs w:val="22"/>
              </w:rPr>
            </w:pPr>
            <w:r w:rsidRPr="00BF46F0">
              <w:rPr>
                <w:bCs/>
                <w:sz w:val="22"/>
                <w:szCs w:val="22"/>
              </w:rPr>
              <w:t>Inserção deliberada de informações falsas ou fictícias em bases de dados para obtenção indevida de benefícios. Diferencia-se de erro por haver intencionalidade na irregularidade.</w:t>
            </w:r>
          </w:p>
        </w:tc>
      </w:tr>
      <w:tr w:rsidR="00DD5BAB" w:rsidRPr="00DD5BAB" w14:paraId="32959E99" w14:textId="77777777" w:rsidTr="002A443A">
        <w:tc>
          <w:tcPr>
            <w:tcW w:w="1343" w:type="pct"/>
          </w:tcPr>
          <w:p w14:paraId="68D3DFA7" w14:textId="77777777" w:rsidR="00DD5BAB" w:rsidRPr="00DD5BAB" w:rsidRDefault="00DD5BAB" w:rsidP="009D4619">
            <w:pPr>
              <w:spacing w:before="0" w:after="160" w:line="259" w:lineRule="auto"/>
              <w:rPr>
                <w:bCs/>
                <w:sz w:val="22"/>
                <w:szCs w:val="22"/>
              </w:rPr>
            </w:pPr>
            <w:r w:rsidRPr="00BF46F0">
              <w:rPr>
                <w:b/>
                <w:bCs/>
                <w:sz w:val="22"/>
                <w:szCs w:val="22"/>
              </w:rPr>
              <w:t>Inconsistência de Dados</w:t>
            </w:r>
          </w:p>
        </w:tc>
        <w:tc>
          <w:tcPr>
            <w:tcW w:w="3657" w:type="pct"/>
          </w:tcPr>
          <w:p w14:paraId="2337E695" w14:textId="5A2A4C13" w:rsidR="00DD5BAB" w:rsidRPr="00DD5BAB" w:rsidRDefault="00DD5BAB" w:rsidP="009D4619">
            <w:pPr>
              <w:spacing w:before="0" w:after="160" w:line="259" w:lineRule="auto"/>
              <w:rPr>
                <w:bCs/>
                <w:sz w:val="22"/>
                <w:szCs w:val="22"/>
              </w:rPr>
            </w:pPr>
            <w:r w:rsidRPr="00BF46F0">
              <w:rPr>
                <w:bCs/>
                <w:sz w:val="22"/>
                <w:szCs w:val="22"/>
              </w:rPr>
              <w:t>Conflito entre valores relacionados ou violação de regras de lógica e relacionamento entre campos. Exemplo</w:t>
            </w:r>
            <w:r>
              <w:rPr>
                <w:bCs/>
                <w:sz w:val="22"/>
                <w:szCs w:val="22"/>
              </w:rPr>
              <w:t xml:space="preserve">: </w:t>
            </w:r>
            <w:r w:rsidRPr="00BF46F0">
              <w:rPr>
                <w:bCs/>
                <w:sz w:val="22"/>
                <w:szCs w:val="22"/>
              </w:rPr>
              <w:t>coordenadas geográficas que localizam imóvel fora do município declarado.</w:t>
            </w:r>
          </w:p>
        </w:tc>
      </w:tr>
      <w:tr w:rsidR="00DD5BAB" w:rsidRPr="00DD5BAB" w14:paraId="153DA6EC" w14:textId="77777777" w:rsidTr="002A443A">
        <w:tc>
          <w:tcPr>
            <w:tcW w:w="1343" w:type="pct"/>
          </w:tcPr>
          <w:p w14:paraId="3FE9C385" w14:textId="77777777" w:rsidR="00DD5BAB" w:rsidRPr="00DD5BAB" w:rsidRDefault="00DD5BAB" w:rsidP="009D4619">
            <w:pPr>
              <w:spacing w:before="0" w:after="160" w:line="259" w:lineRule="auto"/>
              <w:rPr>
                <w:bCs/>
                <w:sz w:val="22"/>
                <w:szCs w:val="22"/>
              </w:rPr>
            </w:pPr>
            <w:r w:rsidRPr="00BF46F0">
              <w:rPr>
                <w:b/>
                <w:bCs/>
                <w:sz w:val="22"/>
                <w:szCs w:val="22"/>
              </w:rPr>
              <w:t>Inexatidão de Dados</w:t>
            </w:r>
          </w:p>
        </w:tc>
        <w:tc>
          <w:tcPr>
            <w:tcW w:w="3657" w:type="pct"/>
          </w:tcPr>
          <w:p w14:paraId="05FEA647" w14:textId="23B5655F" w:rsidR="00DD5BAB" w:rsidRPr="00DD5BAB" w:rsidRDefault="00DD5BAB" w:rsidP="009D4619">
            <w:pPr>
              <w:spacing w:before="0" w:after="160" w:line="259" w:lineRule="auto"/>
              <w:rPr>
                <w:bCs/>
                <w:sz w:val="22"/>
                <w:szCs w:val="22"/>
              </w:rPr>
            </w:pPr>
            <w:r w:rsidRPr="00BF46F0">
              <w:rPr>
                <w:bCs/>
                <w:sz w:val="22"/>
                <w:szCs w:val="22"/>
              </w:rPr>
              <w:t>Divergências entre os valores registrados na base de dados e os valores reais ou documentados. No CAF, identificada pela comparação entre áreas cadastradas e áreas nos documentos comprobatórios.</w:t>
            </w:r>
          </w:p>
        </w:tc>
      </w:tr>
      <w:tr w:rsidR="00DD5BAB" w:rsidRPr="00DD5BAB" w14:paraId="25ED427C" w14:textId="77777777" w:rsidTr="002A443A">
        <w:tc>
          <w:tcPr>
            <w:tcW w:w="1343" w:type="pct"/>
          </w:tcPr>
          <w:p w14:paraId="793956E4" w14:textId="77777777" w:rsidR="00DD5BAB" w:rsidRPr="00DD5BAB" w:rsidRDefault="00DD5BAB" w:rsidP="009D4619">
            <w:pPr>
              <w:spacing w:before="0" w:after="160" w:line="259" w:lineRule="auto"/>
              <w:rPr>
                <w:bCs/>
                <w:sz w:val="22"/>
                <w:szCs w:val="22"/>
              </w:rPr>
            </w:pPr>
            <w:r w:rsidRPr="00BF46F0">
              <w:rPr>
                <w:b/>
                <w:bCs/>
                <w:sz w:val="22"/>
                <w:szCs w:val="22"/>
              </w:rPr>
              <w:t>Outliers</w:t>
            </w:r>
          </w:p>
        </w:tc>
        <w:tc>
          <w:tcPr>
            <w:tcW w:w="3657" w:type="pct"/>
          </w:tcPr>
          <w:p w14:paraId="27C75AA5" w14:textId="00FEB9A5" w:rsidR="00DD5BAB" w:rsidRPr="00DD5BAB" w:rsidRDefault="00DD5BAB" w:rsidP="009D4619">
            <w:pPr>
              <w:spacing w:before="0" w:after="160" w:line="259" w:lineRule="auto"/>
              <w:rPr>
                <w:bCs/>
                <w:sz w:val="22"/>
                <w:szCs w:val="22"/>
              </w:rPr>
            </w:pPr>
            <w:r w:rsidRPr="00BF46F0">
              <w:rPr>
                <w:bCs/>
                <w:sz w:val="22"/>
                <w:szCs w:val="22"/>
              </w:rPr>
              <w:t>Valores extremos ou estatisticamente implausíveis que se afastam significativamente da distribuição normal da população. No CAF, identificados mediante análise de boxplot, como rendas incompatíveis com agricultura familiar.</w:t>
            </w:r>
          </w:p>
        </w:tc>
      </w:tr>
      <w:tr w:rsidR="00DD5BAB" w:rsidRPr="00DD5BAB" w14:paraId="450E0F96" w14:textId="77777777" w:rsidTr="002A443A">
        <w:tc>
          <w:tcPr>
            <w:tcW w:w="1343" w:type="pct"/>
          </w:tcPr>
          <w:p w14:paraId="1A1C6105" w14:textId="77777777" w:rsidR="00DD5BAB" w:rsidRPr="00DD5BAB" w:rsidRDefault="00DD5BAB" w:rsidP="009D4619">
            <w:pPr>
              <w:spacing w:before="0" w:after="160" w:line="259" w:lineRule="auto"/>
              <w:rPr>
                <w:bCs/>
                <w:sz w:val="22"/>
                <w:szCs w:val="22"/>
              </w:rPr>
            </w:pPr>
            <w:r w:rsidRPr="00BF46F0">
              <w:rPr>
                <w:b/>
                <w:bCs/>
                <w:sz w:val="22"/>
                <w:szCs w:val="22"/>
              </w:rPr>
              <w:t>Passivo Histórico</w:t>
            </w:r>
          </w:p>
        </w:tc>
        <w:tc>
          <w:tcPr>
            <w:tcW w:w="3657" w:type="pct"/>
          </w:tcPr>
          <w:p w14:paraId="4DC2CBB7" w14:textId="47249109" w:rsidR="00DD5BAB" w:rsidRPr="00DD5BAB" w:rsidRDefault="00DD5BAB" w:rsidP="009D4619">
            <w:pPr>
              <w:spacing w:before="0" w:after="160" w:line="259" w:lineRule="auto"/>
              <w:rPr>
                <w:bCs/>
                <w:sz w:val="22"/>
                <w:szCs w:val="22"/>
              </w:rPr>
            </w:pPr>
            <w:r w:rsidRPr="00BF46F0">
              <w:rPr>
                <w:bCs/>
                <w:sz w:val="22"/>
                <w:szCs w:val="22"/>
              </w:rPr>
              <w:t>Conjunto acumulado de registros antigos com erros não saneados (duplicações, inflação cadastral, óbitos não baixados, dados inconsistentes). No CAF, o passivo histórico herdado de sistemas legados representa desafio significativo para a qualidade da base atual.</w:t>
            </w:r>
          </w:p>
        </w:tc>
      </w:tr>
    </w:tbl>
    <w:p w14:paraId="2140CC82" w14:textId="77777777" w:rsidR="00BF46F0" w:rsidRPr="00BF46F0" w:rsidRDefault="00BF46F0" w:rsidP="009D4619">
      <w:pPr>
        <w:spacing w:after="160" w:line="259" w:lineRule="auto"/>
        <w:rPr>
          <w:bCs/>
        </w:rPr>
      </w:pPr>
      <w:r w:rsidRPr="00BF46F0">
        <w:rPr>
          <w:bCs/>
        </w:rPr>
        <w:t>Tecnologias de Validação</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466501" w:rsidRPr="00466501" w14:paraId="59C82647" w14:textId="77777777" w:rsidTr="002A443A">
        <w:tc>
          <w:tcPr>
            <w:tcW w:w="1343" w:type="pct"/>
          </w:tcPr>
          <w:p w14:paraId="622D9ED8" w14:textId="77777777" w:rsidR="00466501" w:rsidRPr="00466501" w:rsidRDefault="00466501" w:rsidP="009D4619">
            <w:pPr>
              <w:spacing w:before="0" w:after="160" w:line="259" w:lineRule="auto"/>
              <w:rPr>
                <w:bCs/>
                <w:sz w:val="22"/>
                <w:szCs w:val="22"/>
              </w:rPr>
            </w:pPr>
            <w:r w:rsidRPr="00BF46F0">
              <w:rPr>
                <w:b/>
                <w:bCs/>
                <w:sz w:val="22"/>
                <w:szCs w:val="22"/>
              </w:rPr>
              <w:t>Cruzamento de Dados</w:t>
            </w:r>
          </w:p>
        </w:tc>
        <w:tc>
          <w:tcPr>
            <w:tcW w:w="3657" w:type="pct"/>
          </w:tcPr>
          <w:p w14:paraId="0B33B58A" w14:textId="51C669C3" w:rsidR="00466501" w:rsidRPr="00466501" w:rsidRDefault="00466501" w:rsidP="009D4619">
            <w:pPr>
              <w:spacing w:before="0" w:after="160" w:line="259" w:lineRule="auto"/>
              <w:rPr>
                <w:bCs/>
                <w:sz w:val="22"/>
                <w:szCs w:val="22"/>
              </w:rPr>
            </w:pPr>
            <w:r w:rsidRPr="00BF46F0">
              <w:rPr>
                <w:bCs/>
                <w:sz w:val="22"/>
                <w:szCs w:val="22"/>
              </w:rPr>
              <w:t>Processo de comparação de registros de duas ou mais bases de dados para identificar coincidências, duplicatas ou inconsistências. Técnica fundamental para verificação de elegibilidade no CAF.</w:t>
            </w:r>
          </w:p>
        </w:tc>
      </w:tr>
      <w:tr w:rsidR="00466501" w:rsidRPr="00466501" w14:paraId="6A4F22BB" w14:textId="77777777" w:rsidTr="002A443A">
        <w:tc>
          <w:tcPr>
            <w:tcW w:w="1343" w:type="pct"/>
          </w:tcPr>
          <w:p w14:paraId="6E716601" w14:textId="77777777" w:rsidR="00466501" w:rsidRPr="00466501" w:rsidRDefault="00466501" w:rsidP="009D4619">
            <w:pPr>
              <w:spacing w:before="0" w:after="160" w:line="259" w:lineRule="auto"/>
              <w:rPr>
                <w:bCs/>
                <w:sz w:val="22"/>
                <w:szCs w:val="22"/>
              </w:rPr>
            </w:pPr>
            <w:r w:rsidRPr="00BF46F0">
              <w:rPr>
                <w:b/>
                <w:bCs/>
                <w:sz w:val="22"/>
                <w:szCs w:val="22"/>
              </w:rPr>
              <w:t>Cruzamentos Triplos</w:t>
            </w:r>
          </w:p>
        </w:tc>
        <w:tc>
          <w:tcPr>
            <w:tcW w:w="3657" w:type="pct"/>
          </w:tcPr>
          <w:p w14:paraId="0F632A01" w14:textId="43D4314F" w:rsidR="00466501" w:rsidRPr="00466501" w:rsidRDefault="00466501" w:rsidP="009D4619">
            <w:pPr>
              <w:spacing w:before="0" w:after="160" w:line="259" w:lineRule="auto"/>
              <w:rPr>
                <w:bCs/>
                <w:sz w:val="22"/>
                <w:szCs w:val="22"/>
              </w:rPr>
            </w:pPr>
            <w:r w:rsidRPr="00BF46F0">
              <w:rPr>
                <w:bCs/>
                <w:sz w:val="22"/>
                <w:szCs w:val="22"/>
              </w:rPr>
              <w:t>Comparação simultânea de informações do CAF com dois ou mais bancos de dados externos (ex.</w:t>
            </w:r>
            <w:r w:rsidRPr="00466501">
              <w:rPr>
                <w:bCs/>
                <w:sz w:val="22"/>
                <w:szCs w:val="22"/>
              </w:rPr>
              <w:t xml:space="preserve"> </w:t>
            </w:r>
            <w:r w:rsidRPr="00BF46F0">
              <w:rPr>
                <w:bCs/>
                <w:sz w:val="22"/>
                <w:szCs w:val="22"/>
              </w:rPr>
              <w:t>CAF × RFB × SISOBI) para maior precisão na detecção de anomalias e eliminação de falsos positivos.</w:t>
            </w:r>
          </w:p>
        </w:tc>
      </w:tr>
      <w:tr w:rsidR="00466501" w:rsidRPr="00466501" w14:paraId="5D9FCEA7" w14:textId="77777777" w:rsidTr="002A443A">
        <w:tc>
          <w:tcPr>
            <w:tcW w:w="1343" w:type="pct"/>
          </w:tcPr>
          <w:p w14:paraId="2F4DD00B" w14:textId="77777777" w:rsidR="00466501" w:rsidRPr="00466501" w:rsidRDefault="00466501" w:rsidP="009D4619">
            <w:pPr>
              <w:spacing w:before="0" w:after="160" w:line="259" w:lineRule="auto"/>
              <w:rPr>
                <w:bCs/>
                <w:sz w:val="22"/>
                <w:szCs w:val="22"/>
              </w:rPr>
            </w:pPr>
            <w:r w:rsidRPr="00BF46F0">
              <w:rPr>
                <w:b/>
                <w:bCs/>
                <w:sz w:val="22"/>
                <w:szCs w:val="22"/>
              </w:rPr>
              <w:t>OCR (Optical Character Recognition)</w:t>
            </w:r>
          </w:p>
        </w:tc>
        <w:tc>
          <w:tcPr>
            <w:tcW w:w="3657" w:type="pct"/>
          </w:tcPr>
          <w:p w14:paraId="57331454" w14:textId="3E748AE0" w:rsidR="00466501" w:rsidRPr="00466501" w:rsidRDefault="00466501" w:rsidP="009D4619">
            <w:pPr>
              <w:spacing w:before="0" w:after="160" w:line="259" w:lineRule="auto"/>
              <w:rPr>
                <w:bCs/>
                <w:sz w:val="22"/>
                <w:szCs w:val="22"/>
              </w:rPr>
            </w:pPr>
            <w:r w:rsidRPr="00BF46F0">
              <w:rPr>
                <w:bCs/>
                <w:sz w:val="22"/>
                <w:szCs w:val="22"/>
              </w:rPr>
              <w:t xml:space="preserve">Tecnologia de reconhecimento óptico de caracteres que permite extrair automaticamente texto a partir de imagens digitalizadas de documentos. </w:t>
            </w:r>
            <w:r w:rsidRPr="00BF46F0">
              <w:rPr>
                <w:bCs/>
                <w:sz w:val="22"/>
                <w:szCs w:val="22"/>
              </w:rPr>
              <w:lastRenderedPageBreak/>
              <w:t>Requer resolução mínima de 300 DPI para eficácia, conforme Resolução CONARQ 31/2010.</w:t>
            </w:r>
          </w:p>
        </w:tc>
      </w:tr>
      <w:tr w:rsidR="00466501" w:rsidRPr="00466501" w14:paraId="5FD5D08C" w14:textId="77777777" w:rsidTr="002A443A">
        <w:tc>
          <w:tcPr>
            <w:tcW w:w="1343" w:type="pct"/>
          </w:tcPr>
          <w:p w14:paraId="56C7CB56" w14:textId="77777777" w:rsidR="00466501" w:rsidRPr="00466501" w:rsidRDefault="00466501" w:rsidP="009D4619">
            <w:pPr>
              <w:spacing w:before="0" w:after="160" w:line="259" w:lineRule="auto"/>
              <w:rPr>
                <w:bCs/>
                <w:sz w:val="22"/>
                <w:szCs w:val="22"/>
              </w:rPr>
            </w:pPr>
            <w:r w:rsidRPr="00BF46F0">
              <w:rPr>
                <w:b/>
                <w:bCs/>
                <w:sz w:val="22"/>
                <w:szCs w:val="22"/>
              </w:rPr>
              <w:lastRenderedPageBreak/>
              <w:t>Teste de Regressão</w:t>
            </w:r>
          </w:p>
        </w:tc>
        <w:tc>
          <w:tcPr>
            <w:tcW w:w="3657" w:type="pct"/>
          </w:tcPr>
          <w:p w14:paraId="49D086F2" w14:textId="180091CA" w:rsidR="00466501" w:rsidRPr="00466501" w:rsidRDefault="00466501" w:rsidP="009D4619">
            <w:pPr>
              <w:spacing w:before="0" w:after="160" w:line="259" w:lineRule="auto"/>
              <w:rPr>
                <w:bCs/>
                <w:sz w:val="22"/>
                <w:szCs w:val="22"/>
              </w:rPr>
            </w:pPr>
            <w:r w:rsidRPr="00BF46F0">
              <w:rPr>
                <w:bCs/>
                <w:sz w:val="22"/>
                <w:szCs w:val="22"/>
              </w:rPr>
              <w:t>Verificação sistemática para garantir que mudanças tecnológicas ou atualizações de sistema não degradem a qualidade dos dados existentes nem introduzam novos erros. A ausência de testes de regressão na transição para o CAF 3.0 e na implementação da interface Leaflet foi identificada como causa de deterioração da qualidade cartográfica.</w:t>
            </w:r>
          </w:p>
        </w:tc>
      </w:tr>
      <w:tr w:rsidR="00466501" w:rsidRPr="00466501" w14:paraId="0BB00B5A" w14:textId="77777777" w:rsidTr="002A443A">
        <w:tc>
          <w:tcPr>
            <w:tcW w:w="1343" w:type="pct"/>
          </w:tcPr>
          <w:p w14:paraId="28AE7483" w14:textId="77777777" w:rsidR="00466501" w:rsidRPr="00466501" w:rsidRDefault="00466501" w:rsidP="009D4619">
            <w:pPr>
              <w:spacing w:before="0" w:after="160" w:line="259" w:lineRule="auto"/>
              <w:rPr>
                <w:bCs/>
                <w:sz w:val="22"/>
                <w:szCs w:val="22"/>
              </w:rPr>
            </w:pPr>
            <w:r w:rsidRPr="00BF46F0">
              <w:rPr>
                <w:b/>
                <w:bCs/>
                <w:sz w:val="22"/>
                <w:szCs w:val="22"/>
              </w:rPr>
              <w:t>Validação Automatizada</w:t>
            </w:r>
          </w:p>
        </w:tc>
        <w:tc>
          <w:tcPr>
            <w:tcW w:w="3657" w:type="pct"/>
          </w:tcPr>
          <w:p w14:paraId="47B87D69" w14:textId="68E5A0C3" w:rsidR="00466501" w:rsidRPr="00466501" w:rsidRDefault="00466501" w:rsidP="009D4619">
            <w:pPr>
              <w:spacing w:before="0" w:after="160" w:line="259" w:lineRule="auto"/>
              <w:rPr>
                <w:bCs/>
                <w:sz w:val="22"/>
                <w:szCs w:val="22"/>
              </w:rPr>
            </w:pPr>
            <w:r w:rsidRPr="00BF46F0">
              <w:rPr>
                <w:bCs/>
                <w:sz w:val="22"/>
                <w:szCs w:val="22"/>
              </w:rPr>
              <w:t>Processo de verificação automática do atendimento a requisitos técnicos e de negócio, realizado pelo sistema no momento da entrada de dados, sem intervenção manual. Essencial para sistemas com volume massivo de cadastros.</w:t>
            </w:r>
          </w:p>
        </w:tc>
      </w:tr>
      <w:tr w:rsidR="00466501" w:rsidRPr="00466501" w14:paraId="29B5C821" w14:textId="77777777" w:rsidTr="002A443A">
        <w:tc>
          <w:tcPr>
            <w:tcW w:w="1343" w:type="pct"/>
          </w:tcPr>
          <w:p w14:paraId="7BB025E0" w14:textId="77777777" w:rsidR="00466501" w:rsidRPr="00466501" w:rsidRDefault="00466501" w:rsidP="009D4619">
            <w:pPr>
              <w:spacing w:before="0" w:after="160" w:line="259" w:lineRule="auto"/>
              <w:rPr>
                <w:bCs/>
                <w:sz w:val="22"/>
                <w:szCs w:val="22"/>
              </w:rPr>
            </w:pPr>
            <w:r w:rsidRPr="00BF46F0">
              <w:rPr>
                <w:b/>
                <w:bCs/>
                <w:sz w:val="22"/>
                <w:szCs w:val="22"/>
              </w:rPr>
              <w:t>Validação Cruzada de Dados</w:t>
            </w:r>
          </w:p>
        </w:tc>
        <w:tc>
          <w:tcPr>
            <w:tcW w:w="3657" w:type="pct"/>
          </w:tcPr>
          <w:p w14:paraId="2FAA0CB2" w14:textId="4C554363" w:rsidR="00466501" w:rsidRPr="00466501" w:rsidRDefault="00466501" w:rsidP="009D4619">
            <w:pPr>
              <w:spacing w:before="0" w:after="160" w:line="259" w:lineRule="auto"/>
              <w:rPr>
                <w:bCs/>
                <w:sz w:val="22"/>
                <w:szCs w:val="22"/>
              </w:rPr>
            </w:pPr>
            <w:r w:rsidRPr="00BF46F0">
              <w:rPr>
                <w:bCs/>
                <w:sz w:val="22"/>
                <w:szCs w:val="22"/>
              </w:rPr>
              <w:t>Confronto de informações cadastrais com bases externas de referência (Receita Federal, SISOBI, IBGE) para verificar concordância e detectar inconsistências ou divergências.</w:t>
            </w:r>
          </w:p>
        </w:tc>
      </w:tr>
      <w:tr w:rsidR="00466501" w:rsidRPr="00466501" w14:paraId="731428BE" w14:textId="77777777" w:rsidTr="002A443A">
        <w:tc>
          <w:tcPr>
            <w:tcW w:w="1343" w:type="pct"/>
          </w:tcPr>
          <w:p w14:paraId="3DCB6E0F" w14:textId="77777777" w:rsidR="00466501" w:rsidRPr="00466501" w:rsidRDefault="00466501" w:rsidP="009D4619">
            <w:pPr>
              <w:spacing w:before="0" w:after="160" w:line="259" w:lineRule="auto"/>
              <w:rPr>
                <w:bCs/>
                <w:sz w:val="22"/>
                <w:szCs w:val="22"/>
              </w:rPr>
            </w:pPr>
            <w:r w:rsidRPr="00BF46F0">
              <w:rPr>
                <w:b/>
                <w:bCs/>
                <w:sz w:val="22"/>
                <w:szCs w:val="22"/>
              </w:rPr>
              <w:t>Validação Manual</w:t>
            </w:r>
          </w:p>
        </w:tc>
        <w:tc>
          <w:tcPr>
            <w:tcW w:w="3657" w:type="pct"/>
          </w:tcPr>
          <w:p w14:paraId="404A07A5" w14:textId="7E07120A" w:rsidR="00466501" w:rsidRPr="00466501" w:rsidRDefault="00466501" w:rsidP="009D4619">
            <w:pPr>
              <w:spacing w:before="0" w:after="160" w:line="259" w:lineRule="auto"/>
              <w:rPr>
                <w:bCs/>
                <w:sz w:val="22"/>
                <w:szCs w:val="22"/>
              </w:rPr>
            </w:pPr>
            <w:r w:rsidRPr="00BF46F0">
              <w:rPr>
                <w:bCs/>
                <w:sz w:val="22"/>
                <w:szCs w:val="22"/>
              </w:rPr>
              <w:t>Processo de verificação executado por pessoas (cadastradores, validadores) através de análise visual e interpretação de documentos comprobatórios. Modelo atual do CAF para verificação de elegibilidade.</w:t>
            </w:r>
          </w:p>
        </w:tc>
      </w:tr>
      <w:tr w:rsidR="00466501" w:rsidRPr="00466501" w14:paraId="431EA058" w14:textId="77777777" w:rsidTr="002A443A">
        <w:tc>
          <w:tcPr>
            <w:tcW w:w="1343" w:type="pct"/>
          </w:tcPr>
          <w:p w14:paraId="676BFF20" w14:textId="77777777" w:rsidR="00466501" w:rsidRPr="00466501" w:rsidRDefault="00466501" w:rsidP="009D4619">
            <w:pPr>
              <w:spacing w:before="0" w:after="160" w:line="259" w:lineRule="auto"/>
              <w:rPr>
                <w:bCs/>
                <w:sz w:val="22"/>
                <w:szCs w:val="22"/>
              </w:rPr>
            </w:pPr>
            <w:r w:rsidRPr="00BF46F0">
              <w:rPr>
                <w:b/>
                <w:bCs/>
                <w:sz w:val="22"/>
                <w:szCs w:val="22"/>
              </w:rPr>
              <w:t>Validação Semântica</w:t>
            </w:r>
          </w:p>
        </w:tc>
        <w:tc>
          <w:tcPr>
            <w:tcW w:w="3657" w:type="pct"/>
          </w:tcPr>
          <w:p w14:paraId="35276370" w14:textId="704C0B1B" w:rsidR="00466501" w:rsidRPr="00466501" w:rsidRDefault="00466501" w:rsidP="009D4619">
            <w:pPr>
              <w:spacing w:before="0" w:after="160" w:line="259" w:lineRule="auto"/>
              <w:rPr>
                <w:bCs/>
                <w:sz w:val="22"/>
                <w:szCs w:val="22"/>
              </w:rPr>
            </w:pPr>
            <w:r w:rsidRPr="00BF46F0">
              <w:rPr>
                <w:bCs/>
                <w:sz w:val="22"/>
                <w:szCs w:val="22"/>
              </w:rPr>
              <w:t xml:space="preserve">Verificação de adequação lógica e significativa dos documentos </w:t>
            </w:r>
            <w:r w:rsidRPr="00466501">
              <w:rPr>
                <w:bCs/>
                <w:sz w:val="22"/>
                <w:szCs w:val="22"/>
              </w:rPr>
              <w:t>para</w:t>
            </w:r>
            <w:r w:rsidRPr="00BF46F0">
              <w:rPr>
                <w:bCs/>
                <w:sz w:val="22"/>
                <w:szCs w:val="22"/>
              </w:rPr>
              <w:t xml:space="preserve"> comprovação. Exemplo</w:t>
            </w:r>
            <w:r w:rsidRPr="00466501">
              <w:rPr>
                <w:bCs/>
                <w:sz w:val="22"/>
                <w:szCs w:val="22"/>
              </w:rPr>
              <w:t xml:space="preserve">: </w:t>
            </w:r>
            <w:r w:rsidRPr="00BF46F0">
              <w:rPr>
                <w:bCs/>
                <w:sz w:val="22"/>
                <w:szCs w:val="22"/>
              </w:rPr>
              <w:t>não aceitar RG como comprovante de imóvel rural, pois não comprova propriedade ou posse de terra.</w:t>
            </w:r>
          </w:p>
        </w:tc>
      </w:tr>
    </w:tbl>
    <w:p w14:paraId="67BD6ED6" w14:textId="77777777" w:rsidR="00BF46F0" w:rsidRPr="00BF46F0" w:rsidRDefault="00BF46F0" w:rsidP="009D4619">
      <w:pPr>
        <w:spacing w:after="160" w:line="259" w:lineRule="auto"/>
        <w:rPr>
          <w:bCs/>
        </w:rPr>
      </w:pPr>
      <w:r w:rsidRPr="00BF46F0">
        <w:rPr>
          <w:bCs/>
        </w:rPr>
        <w:t>Métricas de Qualidade</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466501" w:rsidRPr="00C766B0" w14:paraId="4E1E6F65" w14:textId="77777777" w:rsidTr="002A443A">
        <w:tc>
          <w:tcPr>
            <w:tcW w:w="1343" w:type="pct"/>
          </w:tcPr>
          <w:p w14:paraId="07F92B4B" w14:textId="77777777" w:rsidR="00466501" w:rsidRPr="00C766B0" w:rsidRDefault="00466501" w:rsidP="009D4619">
            <w:pPr>
              <w:spacing w:before="0" w:after="160" w:line="259" w:lineRule="auto"/>
              <w:rPr>
                <w:bCs/>
                <w:sz w:val="22"/>
                <w:szCs w:val="22"/>
              </w:rPr>
            </w:pPr>
            <w:r w:rsidRPr="00BF46F0">
              <w:rPr>
                <w:b/>
                <w:bCs/>
                <w:sz w:val="22"/>
                <w:szCs w:val="22"/>
              </w:rPr>
              <w:t>Amostra</w:t>
            </w:r>
          </w:p>
        </w:tc>
        <w:tc>
          <w:tcPr>
            <w:tcW w:w="3657" w:type="pct"/>
          </w:tcPr>
          <w:p w14:paraId="7CFE981C" w14:textId="7B87DDE1" w:rsidR="00466501" w:rsidRPr="00C766B0" w:rsidRDefault="00466501" w:rsidP="009D4619">
            <w:pPr>
              <w:spacing w:before="0" w:after="160" w:line="259" w:lineRule="auto"/>
              <w:rPr>
                <w:bCs/>
                <w:sz w:val="22"/>
                <w:szCs w:val="22"/>
              </w:rPr>
            </w:pPr>
            <w:r w:rsidRPr="00BF46F0">
              <w:rPr>
                <w:bCs/>
                <w:sz w:val="22"/>
                <w:szCs w:val="22"/>
              </w:rPr>
              <w:t>Subconjunto selecionado da população para análise, quando não é viável ou economicamente justificável analisar a população completa. Deve seguir critérios estatísticos para permitir generalização.</w:t>
            </w:r>
          </w:p>
        </w:tc>
      </w:tr>
      <w:tr w:rsidR="00466501" w:rsidRPr="00C766B0" w14:paraId="068620D9" w14:textId="77777777" w:rsidTr="002A443A">
        <w:tc>
          <w:tcPr>
            <w:tcW w:w="1343" w:type="pct"/>
          </w:tcPr>
          <w:p w14:paraId="00A44E09" w14:textId="77777777" w:rsidR="00466501" w:rsidRPr="00C766B0" w:rsidRDefault="00466501" w:rsidP="009D4619">
            <w:pPr>
              <w:spacing w:before="0" w:after="160" w:line="259" w:lineRule="auto"/>
              <w:rPr>
                <w:bCs/>
                <w:sz w:val="22"/>
                <w:szCs w:val="22"/>
              </w:rPr>
            </w:pPr>
            <w:r w:rsidRPr="00BF46F0">
              <w:rPr>
                <w:b/>
                <w:bCs/>
                <w:sz w:val="22"/>
                <w:szCs w:val="22"/>
              </w:rPr>
              <w:t>Amostra Estratificada</w:t>
            </w:r>
          </w:p>
        </w:tc>
        <w:tc>
          <w:tcPr>
            <w:tcW w:w="3657" w:type="pct"/>
          </w:tcPr>
          <w:p w14:paraId="3A5268AA" w14:textId="26580789" w:rsidR="00466501" w:rsidRPr="00C766B0" w:rsidRDefault="00466501" w:rsidP="009D4619">
            <w:pPr>
              <w:spacing w:before="0" w:after="160" w:line="259" w:lineRule="auto"/>
              <w:rPr>
                <w:bCs/>
                <w:sz w:val="22"/>
                <w:szCs w:val="22"/>
              </w:rPr>
            </w:pPr>
            <w:r w:rsidRPr="00BF46F0">
              <w:rPr>
                <w:bCs/>
                <w:sz w:val="22"/>
                <w:szCs w:val="22"/>
              </w:rPr>
              <w:t>Amostra probabilística em que a população é dividida em estratos (grupos homogêneos) e a seleção aleatória ocorre dentro de cada estrato, garantindo representatividade de subgrupos relevantes.</w:t>
            </w:r>
          </w:p>
        </w:tc>
      </w:tr>
      <w:tr w:rsidR="00466501" w:rsidRPr="00C766B0" w14:paraId="7669850D" w14:textId="77777777" w:rsidTr="002A443A">
        <w:tc>
          <w:tcPr>
            <w:tcW w:w="1343" w:type="pct"/>
          </w:tcPr>
          <w:p w14:paraId="62A6D0AA" w14:textId="77777777" w:rsidR="00466501" w:rsidRPr="00C766B0" w:rsidRDefault="00466501" w:rsidP="009D4619">
            <w:pPr>
              <w:spacing w:before="0" w:after="160" w:line="259" w:lineRule="auto"/>
              <w:rPr>
                <w:bCs/>
                <w:sz w:val="22"/>
                <w:szCs w:val="22"/>
              </w:rPr>
            </w:pPr>
            <w:r w:rsidRPr="00BF46F0">
              <w:rPr>
                <w:b/>
                <w:bCs/>
                <w:sz w:val="22"/>
                <w:szCs w:val="22"/>
              </w:rPr>
              <w:t>Amostra Probabilística</w:t>
            </w:r>
          </w:p>
        </w:tc>
        <w:tc>
          <w:tcPr>
            <w:tcW w:w="3657" w:type="pct"/>
          </w:tcPr>
          <w:p w14:paraId="349FED90" w14:textId="1A25E3EB" w:rsidR="00466501" w:rsidRPr="00C766B0" w:rsidRDefault="00466501" w:rsidP="009D4619">
            <w:pPr>
              <w:spacing w:before="0" w:after="160" w:line="259" w:lineRule="auto"/>
              <w:rPr>
                <w:bCs/>
                <w:sz w:val="22"/>
                <w:szCs w:val="22"/>
              </w:rPr>
            </w:pPr>
            <w:r w:rsidRPr="00BF46F0">
              <w:rPr>
                <w:bCs/>
                <w:sz w:val="22"/>
                <w:szCs w:val="22"/>
              </w:rPr>
              <w:t>Seleção aleatória de elementos de uma população seguindo critérios estatísticos rigorosos, de forma a permitir generalização dos resultados para toda a população com nível de confiança conhecido.</w:t>
            </w:r>
          </w:p>
        </w:tc>
      </w:tr>
      <w:tr w:rsidR="00466501" w:rsidRPr="00C766B0" w14:paraId="74A5516C" w14:textId="77777777" w:rsidTr="002A443A">
        <w:tc>
          <w:tcPr>
            <w:tcW w:w="1343" w:type="pct"/>
          </w:tcPr>
          <w:p w14:paraId="49223876" w14:textId="77777777" w:rsidR="00466501" w:rsidRPr="00C766B0" w:rsidRDefault="00466501" w:rsidP="009D4619">
            <w:pPr>
              <w:spacing w:before="0" w:after="160" w:line="259" w:lineRule="auto"/>
              <w:rPr>
                <w:bCs/>
                <w:sz w:val="22"/>
                <w:szCs w:val="22"/>
              </w:rPr>
            </w:pPr>
            <w:r w:rsidRPr="00BF46F0">
              <w:rPr>
                <w:b/>
                <w:bCs/>
                <w:sz w:val="22"/>
                <w:szCs w:val="22"/>
              </w:rPr>
              <w:t>Análise Censitária</w:t>
            </w:r>
          </w:p>
        </w:tc>
        <w:tc>
          <w:tcPr>
            <w:tcW w:w="3657" w:type="pct"/>
          </w:tcPr>
          <w:p w14:paraId="40DCE0B5" w14:textId="3AA57D59" w:rsidR="00466501" w:rsidRPr="00C766B0" w:rsidRDefault="00466501" w:rsidP="009D4619">
            <w:pPr>
              <w:spacing w:before="0" w:after="160" w:line="259" w:lineRule="auto"/>
              <w:rPr>
                <w:bCs/>
                <w:sz w:val="22"/>
                <w:szCs w:val="22"/>
              </w:rPr>
            </w:pPr>
            <w:r w:rsidRPr="00BF46F0">
              <w:rPr>
                <w:bCs/>
                <w:sz w:val="22"/>
                <w:szCs w:val="22"/>
              </w:rPr>
              <w:t>Análise que abrange a população completa (100% dos registros) sem amostragem. Utilizada quando a escala técnica permite viabilidade e a criticidade do requisito justifica análise exaustiva.</w:t>
            </w:r>
          </w:p>
        </w:tc>
      </w:tr>
      <w:tr w:rsidR="00466501" w:rsidRPr="00C766B0" w14:paraId="5C337556" w14:textId="77777777" w:rsidTr="002A443A">
        <w:tc>
          <w:tcPr>
            <w:tcW w:w="1343" w:type="pct"/>
          </w:tcPr>
          <w:p w14:paraId="05319BFE" w14:textId="77777777" w:rsidR="00466501" w:rsidRPr="00C766B0" w:rsidRDefault="00466501" w:rsidP="009D4619">
            <w:pPr>
              <w:spacing w:before="0" w:after="160" w:line="259" w:lineRule="auto"/>
              <w:rPr>
                <w:bCs/>
                <w:sz w:val="22"/>
                <w:szCs w:val="22"/>
              </w:rPr>
            </w:pPr>
            <w:r w:rsidRPr="00BF46F0">
              <w:rPr>
                <w:b/>
                <w:bCs/>
                <w:sz w:val="22"/>
                <w:szCs w:val="22"/>
              </w:rPr>
              <w:t>Intervalo de Confiança (IC)</w:t>
            </w:r>
          </w:p>
        </w:tc>
        <w:tc>
          <w:tcPr>
            <w:tcW w:w="3657" w:type="pct"/>
          </w:tcPr>
          <w:p w14:paraId="5B3A0735" w14:textId="79C6840A" w:rsidR="00466501" w:rsidRPr="00C766B0" w:rsidRDefault="00466501" w:rsidP="009D4619">
            <w:pPr>
              <w:spacing w:before="0" w:after="160" w:line="259" w:lineRule="auto"/>
              <w:rPr>
                <w:bCs/>
                <w:sz w:val="22"/>
                <w:szCs w:val="22"/>
              </w:rPr>
            </w:pPr>
            <w:r w:rsidRPr="00BF46F0">
              <w:rPr>
                <w:bCs/>
                <w:sz w:val="22"/>
                <w:szCs w:val="22"/>
              </w:rPr>
              <w:t>Faixa de valores que, com certa probabilidade (usualmente 95% ou 99%), contém o verdadeiro valor do parâmetro populacional estimado a partir de amostra. Expressa a precisão da estimativa.</w:t>
            </w:r>
          </w:p>
        </w:tc>
      </w:tr>
      <w:tr w:rsidR="00466501" w:rsidRPr="00C766B0" w14:paraId="33874EA0" w14:textId="77777777" w:rsidTr="002A443A">
        <w:tc>
          <w:tcPr>
            <w:tcW w:w="1343" w:type="pct"/>
          </w:tcPr>
          <w:p w14:paraId="3D295276" w14:textId="77777777" w:rsidR="00466501" w:rsidRPr="00C766B0" w:rsidRDefault="00466501" w:rsidP="009D4619">
            <w:pPr>
              <w:spacing w:before="0" w:after="160" w:line="259" w:lineRule="auto"/>
              <w:rPr>
                <w:bCs/>
                <w:sz w:val="22"/>
                <w:szCs w:val="22"/>
              </w:rPr>
            </w:pPr>
            <w:r w:rsidRPr="00BF46F0">
              <w:rPr>
                <w:b/>
                <w:bCs/>
                <w:sz w:val="22"/>
                <w:szCs w:val="22"/>
              </w:rPr>
              <w:t>Margem de Erro</w:t>
            </w:r>
          </w:p>
        </w:tc>
        <w:tc>
          <w:tcPr>
            <w:tcW w:w="3657" w:type="pct"/>
          </w:tcPr>
          <w:p w14:paraId="754D5A1F" w14:textId="4FC46320" w:rsidR="00466501" w:rsidRPr="00C766B0" w:rsidRDefault="00466501" w:rsidP="009D4619">
            <w:pPr>
              <w:spacing w:before="0" w:after="160" w:line="259" w:lineRule="auto"/>
              <w:rPr>
                <w:bCs/>
                <w:sz w:val="22"/>
                <w:szCs w:val="22"/>
              </w:rPr>
            </w:pPr>
            <w:r w:rsidRPr="00BF46F0">
              <w:rPr>
                <w:bCs/>
                <w:sz w:val="22"/>
                <w:szCs w:val="22"/>
              </w:rPr>
              <w:t>Diferença máxima esperada entre a estimativa obtida da amostra e o valor verdadeiro da população, expressa em pontos percentuais. Determina a precisão das projeções para a população total.</w:t>
            </w:r>
          </w:p>
        </w:tc>
      </w:tr>
      <w:tr w:rsidR="00466501" w:rsidRPr="00C766B0" w14:paraId="28555AE4" w14:textId="77777777" w:rsidTr="002A443A">
        <w:tc>
          <w:tcPr>
            <w:tcW w:w="1343" w:type="pct"/>
          </w:tcPr>
          <w:p w14:paraId="68E0113C" w14:textId="77777777" w:rsidR="00466501" w:rsidRPr="00C766B0" w:rsidRDefault="00466501" w:rsidP="009D4619">
            <w:pPr>
              <w:spacing w:before="0" w:after="160" w:line="259" w:lineRule="auto"/>
              <w:rPr>
                <w:bCs/>
                <w:sz w:val="22"/>
                <w:szCs w:val="22"/>
              </w:rPr>
            </w:pPr>
            <w:r w:rsidRPr="00BF46F0">
              <w:rPr>
                <w:b/>
                <w:bCs/>
                <w:sz w:val="22"/>
                <w:szCs w:val="22"/>
              </w:rPr>
              <w:t>Taxa de Não Conformidade</w:t>
            </w:r>
          </w:p>
        </w:tc>
        <w:tc>
          <w:tcPr>
            <w:tcW w:w="3657" w:type="pct"/>
          </w:tcPr>
          <w:p w14:paraId="77022514" w14:textId="3C1BA741" w:rsidR="00466501" w:rsidRPr="00C766B0" w:rsidRDefault="00466501" w:rsidP="009D4619">
            <w:pPr>
              <w:spacing w:before="0" w:after="160" w:line="259" w:lineRule="auto"/>
              <w:rPr>
                <w:bCs/>
                <w:sz w:val="22"/>
                <w:szCs w:val="22"/>
              </w:rPr>
            </w:pPr>
            <w:r w:rsidRPr="00BF46F0">
              <w:rPr>
                <w:bCs/>
                <w:sz w:val="22"/>
                <w:szCs w:val="22"/>
              </w:rPr>
              <w:t>Percentual de registros que não atendem aos critérios técnicos ou legais estabelecidos. Métrica utilizada para quantificar a magnitude dos problemas de qualidade de dados.</w:t>
            </w:r>
          </w:p>
        </w:tc>
      </w:tr>
    </w:tbl>
    <w:p w14:paraId="4B9DB7D6" w14:textId="77777777" w:rsidR="00BF46F0" w:rsidRPr="00BF46F0" w:rsidRDefault="00BF46F0" w:rsidP="009D4619">
      <w:pPr>
        <w:pStyle w:val="GlossrioSeo"/>
      </w:pPr>
      <w:r w:rsidRPr="00BF46F0">
        <w:lastRenderedPageBreak/>
        <w:t>AUDITORIA TCU</w:t>
      </w:r>
    </w:p>
    <w:p w14:paraId="7CA2656B" w14:textId="77777777" w:rsidR="00BF46F0" w:rsidRPr="00BF46F0" w:rsidRDefault="00BF46F0" w:rsidP="009D4619">
      <w:pPr>
        <w:spacing w:before="0" w:after="160" w:line="259" w:lineRule="auto"/>
        <w:rPr>
          <w:bCs/>
        </w:rPr>
      </w:pPr>
      <w:r w:rsidRPr="00BF46F0">
        <w:rPr>
          <w:bCs/>
        </w:rPr>
        <w:t>Conceitos de Auditoria</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55"/>
      </w:tblGrid>
      <w:tr w:rsidR="00743F60" w:rsidRPr="00AC6C66" w14:paraId="4A1E575A" w14:textId="77777777" w:rsidTr="002A443A">
        <w:tc>
          <w:tcPr>
            <w:tcW w:w="1342" w:type="pct"/>
          </w:tcPr>
          <w:p w14:paraId="03B3CB6A" w14:textId="77777777" w:rsidR="00743F60" w:rsidRPr="00AC6C66" w:rsidRDefault="00743F60" w:rsidP="009D4619">
            <w:pPr>
              <w:spacing w:before="0" w:after="160" w:line="259" w:lineRule="auto"/>
              <w:rPr>
                <w:bCs/>
                <w:sz w:val="22"/>
                <w:szCs w:val="22"/>
              </w:rPr>
            </w:pPr>
            <w:r w:rsidRPr="00BF46F0">
              <w:rPr>
                <w:b/>
                <w:bCs/>
                <w:sz w:val="22"/>
                <w:szCs w:val="22"/>
              </w:rPr>
              <w:t>Achado de Auditoria</w:t>
            </w:r>
          </w:p>
        </w:tc>
        <w:tc>
          <w:tcPr>
            <w:tcW w:w="3658" w:type="pct"/>
          </w:tcPr>
          <w:p w14:paraId="238F4387" w14:textId="73E018A7" w:rsidR="00743F60" w:rsidRPr="00AC6C66" w:rsidRDefault="00743F60" w:rsidP="009D4619">
            <w:pPr>
              <w:spacing w:before="0" w:after="160" w:line="259" w:lineRule="auto"/>
              <w:rPr>
                <w:bCs/>
                <w:sz w:val="22"/>
                <w:szCs w:val="22"/>
              </w:rPr>
            </w:pPr>
            <w:r w:rsidRPr="00BF46F0">
              <w:rPr>
                <w:bCs/>
                <w:sz w:val="22"/>
                <w:szCs w:val="22"/>
              </w:rPr>
              <w:t>Constatação de situação que desvia de critérios técnicos, normativos ou regulatórios, estruturada em cinco elementos</w:t>
            </w:r>
            <w:r w:rsidR="00AC6C66" w:rsidRPr="00AC6C66">
              <w:rPr>
                <w:bCs/>
                <w:sz w:val="22"/>
                <w:szCs w:val="22"/>
              </w:rPr>
              <w:t xml:space="preserve"> </w:t>
            </w:r>
            <w:r w:rsidR="00AC6C66" w:rsidRPr="00BF46F0">
              <w:rPr>
                <w:bCs/>
                <w:sz w:val="22"/>
                <w:szCs w:val="22"/>
              </w:rPr>
              <w:t>situação encontrada, critério, causa, efeito e encaminhamento. Pode constituir não conformidade ou oportunidade de melhoria.</w:t>
            </w:r>
          </w:p>
        </w:tc>
      </w:tr>
      <w:tr w:rsidR="00743F60" w:rsidRPr="00AC6C66" w14:paraId="08A78700" w14:textId="77777777" w:rsidTr="002A443A">
        <w:tc>
          <w:tcPr>
            <w:tcW w:w="1342" w:type="pct"/>
          </w:tcPr>
          <w:p w14:paraId="65ABCD19" w14:textId="77777777" w:rsidR="00743F60" w:rsidRPr="00AC6C66" w:rsidRDefault="00743F60" w:rsidP="009D4619">
            <w:pPr>
              <w:spacing w:before="0" w:after="160" w:line="259" w:lineRule="auto"/>
              <w:rPr>
                <w:bCs/>
                <w:sz w:val="22"/>
                <w:szCs w:val="22"/>
              </w:rPr>
            </w:pPr>
            <w:r w:rsidRPr="00BF46F0">
              <w:rPr>
                <w:b/>
                <w:bCs/>
                <w:sz w:val="22"/>
                <w:szCs w:val="22"/>
              </w:rPr>
              <w:t>Achado Incidental</w:t>
            </w:r>
          </w:p>
        </w:tc>
        <w:tc>
          <w:tcPr>
            <w:tcW w:w="3658" w:type="pct"/>
          </w:tcPr>
          <w:p w14:paraId="0AE830DF" w14:textId="28FDD707" w:rsidR="00743F60" w:rsidRPr="00AC6C66" w:rsidRDefault="00743F60" w:rsidP="009D4619">
            <w:pPr>
              <w:spacing w:before="0" w:after="160" w:line="259" w:lineRule="auto"/>
              <w:rPr>
                <w:bCs/>
                <w:sz w:val="22"/>
                <w:szCs w:val="22"/>
              </w:rPr>
            </w:pPr>
            <w:r w:rsidRPr="00BF46F0">
              <w:rPr>
                <w:bCs/>
                <w:sz w:val="22"/>
                <w:szCs w:val="22"/>
              </w:rPr>
              <w:t>Constatação secundária, não planejada originalmente, que emerge durante os procedimentos de auditoria sobre outro tema, mas que reúne materialidade e relevância suficientes para registro e reporte no relatório.</w:t>
            </w:r>
          </w:p>
        </w:tc>
      </w:tr>
      <w:tr w:rsidR="00743F60" w:rsidRPr="00AC6C66" w14:paraId="6BFC57C3" w14:textId="77777777" w:rsidTr="002A443A">
        <w:tc>
          <w:tcPr>
            <w:tcW w:w="1342" w:type="pct"/>
          </w:tcPr>
          <w:p w14:paraId="1DF2B004" w14:textId="77777777" w:rsidR="00743F60" w:rsidRPr="00AC6C66" w:rsidRDefault="00743F60" w:rsidP="009D4619">
            <w:pPr>
              <w:spacing w:before="0" w:after="160" w:line="259" w:lineRule="auto"/>
              <w:rPr>
                <w:bCs/>
                <w:sz w:val="22"/>
                <w:szCs w:val="22"/>
              </w:rPr>
            </w:pPr>
            <w:r w:rsidRPr="00BF46F0">
              <w:rPr>
                <w:b/>
                <w:bCs/>
                <w:sz w:val="22"/>
                <w:szCs w:val="22"/>
              </w:rPr>
              <w:t>Auditoria Operacional</w:t>
            </w:r>
          </w:p>
        </w:tc>
        <w:tc>
          <w:tcPr>
            <w:tcW w:w="3658" w:type="pct"/>
          </w:tcPr>
          <w:p w14:paraId="025758F5" w14:textId="1D322D3A" w:rsidR="00743F60" w:rsidRPr="00AC6C66" w:rsidRDefault="00743F60" w:rsidP="009D4619">
            <w:pPr>
              <w:spacing w:before="0" w:after="160" w:line="259" w:lineRule="auto"/>
              <w:rPr>
                <w:bCs/>
                <w:sz w:val="22"/>
                <w:szCs w:val="22"/>
              </w:rPr>
            </w:pPr>
            <w:r w:rsidRPr="00BF46F0">
              <w:rPr>
                <w:bCs/>
                <w:sz w:val="22"/>
                <w:szCs w:val="22"/>
              </w:rPr>
              <w:t>Trabalho de controle externo que avalia a eficiência, eficácia e economicidade da gestão, bem como a conformidade com leis e regulamentos, em temas específicos de interesse da Administração Pública. Metodologia aplicada nesta fiscalização.</w:t>
            </w:r>
          </w:p>
        </w:tc>
      </w:tr>
      <w:tr w:rsidR="00743F60" w:rsidRPr="00AC6C66" w14:paraId="3A3DEB4E" w14:textId="77777777" w:rsidTr="002A443A">
        <w:tc>
          <w:tcPr>
            <w:tcW w:w="1342" w:type="pct"/>
          </w:tcPr>
          <w:p w14:paraId="4ABFCCDA" w14:textId="77777777" w:rsidR="00743F60" w:rsidRPr="00AC6C66" w:rsidRDefault="00743F60" w:rsidP="009D4619">
            <w:pPr>
              <w:spacing w:before="0" w:after="160" w:line="259" w:lineRule="auto"/>
              <w:rPr>
                <w:bCs/>
                <w:sz w:val="22"/>
                <w:szCs w:val="22"/>
              </w:rPr>
            </w:pPr>
            <w:r w:rsidRPr="00BF46F0">
              <w:rPr>
                <w:b/>
                <w:bCs/>
                <w:sz w:val="22"/>
                <w:szCs w:val="22"/>
              </w:rPr>
              <w:t>Causa</w:t>
            </w:r>
          </w:p>
        </w:tc>
        <w:tc>
          <w:tcPr>
            <w:tcW w:w="3658" w:type="pct"/>
          </w:tcPr>
          <w:p w14:paraId="3B229F16" w14:textId="0265F9F0" w:rsidR="00743F60" w:rsidRPr="00AC6C66" w:rsidRDefault="00743F60" w:rsidP="009D4619">
            <w:pPr>
              <w:spacing w:before="0" w:after="160" w:line="259" w:lineRule="auto"/>
              <w:rPr>
                <w:bCs/>
                <w:sz w:val="22"/>
                <w:szCs w:val="22"/>
              </w:rPr>
            </w:pPr>
            <w:r w:rsidRPr="00BF46F0">
              <w:rPr>
                <w:bCs/>
                <w:sz w:val="22"/>
                <w:szCs w:val="22"/>
              </w:rPr>
              <w:t>Fator causal, origem ou razão fundamental que explica por que a não conformidade ocorre. No modelo de achado do TCU, a identificação de causas é essencial para proposição de encaminhamentos efetivos.</w:t>
            </w:r>
          </w:p>
        </w:tc>
      </w:tr>
      <w:tr w:rsidR="00743F60" w:rsidRPr="00AC6C66" w14:paraId="27AE869A" w14:textId="77777777" w:rsidTr="002A443A">
        <w:tc>
          <w:tcPr>
            <w:tcW w:w="1342" w:type="pct"/>
          </w:tcPr>
          <w:p w14:paraId="7478E0C8" w14:textId="77777777" w:rsidR="00743F60" w:rsidRPr="00AC6C66" w:rsidRDefault="00743F60" w:rsidP="009D4619">
            <w:pPr>
              <w:spacing w:before="0" w:after="160" w:line="259" w:lineRule="auto"/>
              <w:rPr>
                <w:bCs/>
                <w:sz w:val="22"/>
                <w:szCs w:val="22"/>
              </w:rPr>
            </w:pPr>
            <w:r w:rsidRPr="00BF46F0">
              <w:rPr>
                <w:b/>
                <w:bCs/>
                <w:sz w:val="22"/>
                <w:szCs w:val="22"/>
              </w:rPr>
              <w:t>Conclusão de Auditoria</w:t>
            </w:r>
          </w:p>
        </w:tc>
        <w:tc>
          <w:tcPr>
            <w:tcW w:w="3658" w:type="pct"/>
          </w:tcPr>
          <w:p w14:paraId="5C544381" w14:textId="2B9B5DB0" w:rsidR="00743F60" w:rsidRPr="00AC6C66" w:rsidRDefault="00743F60" w:rsidP="009D4619">
            <w:pPr>
              <w:spacing w:before="0" w:after="160" w:line="259" w:lineRule="auto"/>
              <w:rPr>
                <w:bCs/>
                <w:sz w:val="22"/>
                <w:szCs w:val="22"/>
              </w:rPr>
            </w:pPr>
            <w:r w:rsidRPr="00BF46F0">
              <w:rPr>
                <w:bCs/>
                <w:sz w:val="22"/>
                <w:szCs w:val="22"/>
              </w:rPr>
              <w:t>Síntese final que responde às questões de auditoria e consolida as principais constatações da análise técnica, fundamentando as propostas de encaminhamento.</w:t>
            </w:r>
          </w:p>
        </w:tc>
      </w:tr>
      <w:tr w:rsidR="00743F60" w:rsidRPr="00AC6C66" w14:paraId="3FFA3AA0" w14:textId="77777777" w:rsidTr="002A443A">
        <w:tc>
          <w:tcPr>
            <w:tcW w:w="1342" w:type="pct"/>
          </w:tcPr>
          <w:p w14:paraId="6D6E9A82" w14:textId="77777777" w:rsidR="00743F60" w:rsidRPr="00AC6C66" w:rsidRDefault="00743F60" w:rsidP="009D4619">
            <w:pPr>
              <w:spacing w:before="0" w:after="160" w:line="259" w:lineRule="auto"/>
              <w:rPr>
                <w:bCs/>
                <w:sz w:val="22"/>
                <w:szCs w:val="22"/>
              </w:rPr>
            </w:pPr>
            <w:r w:rsidRPr="00BF46F0">
              <w:rPr>
                <w:b/>
                <w:bCs/>
                <w:sz w:val="22"/>
                <w:szCs w:val="22"/>
              </w:rPr>
              <w:t>Efeito</w:t>
            </w:r>
          </w:p>
        </w:tc>
        <w:tc>
          <w:tcPr>
            <w:tcW w:w="3658" w:type="pct"/>
          </w:tcPr>
          <w:p w14:paraId="472A61E4" w14:textId="60760B46" w:rsidR="00743F60" w:rsidRPr="00AC6C66" w:rsidRDefault="00743F60" w:rsidP="009D4619">
            <w:pPr>
              <w:spacing w:before="0" w:after="160" w:line="259" w:lineRule="auto"/>
              <w:rPr>
                <w:bCs/>
                <w:sz w:val="22"/>
                <w:szCs w:val="22"/>
              </w:rPr>
            </w:pPr>
            <w:r w:rsidRPr="00BF46F0">
              <w:rPr>
                <w:bCs/>
                <w:sz w:val="22"/>
                <w:szCs w:val="22"/>
              </w:rPr>
              <w:t>Impacto concreto, detectável e mensurável resultante de uma situação de não conformidade. Pode ser atual (já materializado) ou potencial (risco de ocorrência futura).</w:t>
            </w:r>
          </w:p>
        </w:tc>
      </w:tr>
      <w:tr w:rsidR="00743F60" w:rsidRPr="00AC6C66" w14:paraId="0749A8F5" w14:textId="77777777" w:rsidTr="002A443A">
        <w:tc>
          <w:tcPr>
            <w:tcW w:w="1342" w:type="pct"/>
          </w:tcPr>
          <w:p w14:paraId="7DA7DAF2" w14:textId="77777777" w:rsidR="00743F60" w:rsidRPr="00AC6C66" w:rsidRDefault="00743F60" w:rsidP="009D4619">
            <w:pPr>
              <w:spacing w:before="0" w:after="160" w:line="259" w:lineRule="auto"/>
              <w:rPr>
                <w:bCs/>
                <w:sz w:val="22"/>
                <w:szCs w:val="22"/>
              </w:rPr>
            </w:pPr>
            <w:r w:rsidRPr="00BF46F0">
              <w:rPr>
                <w:b/>
                <w:bCs/>
                <w:sz w:val="22"/>
                <w:szCs w:val="22"/>
              </w:rPr>
              <w:t>Procedimento de Auditoria</w:t>
            </w:r>
          </w:p>
        </w:tc>
        <w:tc>
          <w:tcPr>
            <w:tcW w:w="3658" w:type="pct"/>
          </w:tcPr>
          <w:p w14:paraId="2B87796A" w14:textId="3EFBE467" w:rsidR="00743F60" w:rsidRPr="00AC6C66" w:rsidRDefault="00743F60" w:rsidP="009D4619">
            <w:pPr>
              <w:spacing w:before="0" w:after="160" w:line="259" w:lineRule="auto"/>
              <w:rPr>
                <w:bCs/>
                <w:sz w:val="22"/>
                <w:szCs w:val="22"/>
              </w:rPr>
            </w:pPr>
            <w:r w:rsidRPr="00BF46F0">
              <w:rPr>
                <w:bCs/>
                <w:sz w:val="22"/>
                <w:szCs w:val="22"/>
              </w:rPr>
              <w:t>Ação técnica específica e documentada executada para obtenção de evidências e resposta a questões de auditoria. Exemplos</w:t>
            </w:r>
            <w:r w:rsidR="00AC6C66" w:rsidRPr="00AC6C66">
              <w:rPr>
                <w:bCs/>
                <w:sz w:val="22"/>
                <w:szCs w:val="22"/>
              </w:rPr>
              <w:t xml:space="preserve">: </w:t>
            </w:r>
            <w:r w:rsidR="00AC6C66" w:rsidRPr="00BF46F0">
              <w:rPr>
                <w:bCs/>
                <w:sz w:val="22"/>
                <w:szCs w:val="22"/>
              </w:rPr>
              <w:t>análise de amostra, cruzamento de bases, entrevistas com gestores.</w:t>
            </w:r>
          </w:p>
        </w:tc>
      </w:tr>
      <w:tr w:rsidR="00743F60" w:rsidRPr="00AC6C66" w14:paraId="78497882" w14:textId="77777777" w:rsidTr="002A443A">
        <w:tc>
          <w:tcPr>
            <w:tcW w:w="1342" w:type="pct"/>
          </w:tcPr>
          <w:p w14:paraId="031AAE09" w14:textId="77777777" w:rsidR="00743F60" w:rsidRPr="00AC6C66" w:rsidRDefault="00743F60" w:rsidP="009D4619">
            <w:pPr>
              <w:spacing w:before="0" w:after="160" w:line="259" w:lineRule="auto"/>
              <w:rPr>
                <w:bCs/>
                <w:sz w:val="22"/>
                <w:szCs w:val="22"/>
              </w:rPr>
            </w:pPr>
            <w:r w:rsidRPr="00BF46F0">
              <w:rPr>
                <w:b/>
                <w:bCs/>
                <w:sz w:val="22"/>
                <w:szCs w:val="22"/>
              </w:rPr>
              <w:t>Questão Específica</w:t>
            </w:r>
          </w:p>
        </w:tc>
        <w:tc>
          <w:tcPr>
            <w:tcW w:w="3658" w:type="pct"/>
          </w:tcPr>
          <w:p w14:paraId="31933AF4" w14:textId="39FD2186" w:rsidR="00743F60" w:rsidRPr="00AC6C66" w:rsidRDefault="00743F60" w:rsidP="009D4619">
            <w:pPr>
              <w:spacing w:before="0" w:after="160" w:line="259" w:lineRule="auto"/>
              <w:rPr>
                <w:bCs/>
                <w:sz w:val="22"/>
                <w:szCs w:val="22"/>
              </w:rPr>
            </w:pPr>
            <w:r w:rsidRPr="00BF46F0">
              <w:rPr>
                <w:bCs/>
                <w:sz w:val="22"/>
                <w:szCs w:val="22"/>
              </w:rPr>
              <w:t>Desdobramento de questões principais de auditoria em perguntas direcionadas para investigação de aspectos particulares do tema auditado, permitindo análise estruturada e sistemática.</w:t>
            </w:r>
          </w:p>
        </w:tc>
      </w:tr>
      <w:tr w:rsidR="00743F60" w:rsidRPr="00AC6C66" w14:paraId="05E223B1" w14:textId="77777777" w:rsidTr="002A443A">
        <w:tc>
          <w:tcPr>
            <w:tcW w:w="1342" w:type="pct"/>
          </w:tcPr>
          <w:p w14:paraId="35A10A37" w14:textId="77777777" w:rsidR="00743F60" w:rsidRPr="00AC6C66" w:rsidRDefault="00743F60" w:rsidP="009D4619">
            <w:pPr>
              <w:spacing w:before="0" w:after="160" w:line="259" w:lineRule="auto"/>
              <w:rPr>
                <w:bCs/>
                <w:sz w:val="22"/>
                <w:szCs w:val="22"/>
              </w:rPr>
            </w:pPr>
            <w:r w:rsidRPr="00BF46F0">
              <w:rPr>
                <w:b/>
                <w:bCs/>
                <w:sz w:val="22"/>
                <w:szCs w:val="22"/>
              </w:rPr>
              <w:t>Questões de Auditoria (QST)</w:t>
            </w:r>
          </w:p>
        </w:tc>
        <w:tc>
          <w:tcPr>
            <w:tcW w:w="3658" w:type="pct"/>
          </w:tcPr>
          <w:p w14:paraId="7E11A489" w14:textId="33F0DA8D" w:rsidR="00743F60" w:rsidRPr="00AC6C66" w:rsidRDefault="00743F60" w:rsidP="009D4619">
            <w:pPr>
              <w:spacing w:before="0" w:after="160" w:line="259" w:lineRule="auto"/>
              <w:rPr>
                <w:bCs/>
                <w:sz w:val="22"/>
                <w:szCs w:val="22"/>
              </w:rPr>
            </w:pPr>
            <w:r w:rsidRPr="00BF46F0">
              <w:rPr>
                <w:bCs/>
                <w:sz w:val="22"/>
                <w:szCs w:val="22"/>
              </w:rPr>
              <w:t>Perguntas elaboradas no planejamento da auditoria que norteiam as investigações e estruturam os achados conforme os riscos mapeados. Nesta auditoria</w:t>
            </w:r>
            <w:r w:rsidRPr="00AC6C66">
              <w:rPr>
                <w:bCs/>
                <w:sz w:val="22"/>
                <w:szCs w:val="22"/>
              </w:rPr>
              <w:t xml:space="preserve">: </w:t>
            </w:r>
            <w:r w:rsidRPr="00BF46F0">
              <w:rPr>
                <w:bCs/>
                <w:sz w:val="22"/>
                <w:szCs w:val="22"/>
              </w:rPr>
              <w:t>QST-1 (qualidade de dados) e QST-2 (governança).</w:t>
            </w:r>
          </w:p>
        </w:tc>
      </w:tr>
      <w:tr w:rsidR="00743F60" w:rsidRPr="00AC6C66" w14:paraId="6E6B532C" w14:textId="77777777" w:rsidTr="002A443A">
        <w:tc>
          <w:tcPr>
            <w:tcW w:w="1342" w:type="pct"/>
          </w:tcPr>
          <w:p w14:paraId="6C1D9B78" w14:textId="77777777" w:rsidR="00743F60" w:rsidRPr="00AC6C66" w:rsidRDefault="00743F60" w:rsidP="009D4619">
            <w:pPr>
              <w:spacing w:before="0" w:after="160" w:line="259" w:lineRule="auto"/>
              <w:rPr>
                <w:bCs/>
                <w:sz w:val="22"/>
                <w:szCs w:val="22"/>
              </w:rPr>
            </w:pPr>
            <w:r w:rsidRPr="00BF46F0">
              <w:rPr>
                <w:b/>
                <w:bCs/>
                <w:sz w:val="22"/>
                <w:szCs w:val="22"/>
              </w:rPr>
              <w:t>Risco de Auditoria</w:t>
            </w:r>
          </w:p>
        </w:tc>
        <w:tc>
          <w:tcPr>
            <w:tcW w:w="3658" w:type="pct"/>
          </w:tcPr>
          <w:p w14:paraId="46E2307F" w14:textId="1A68722D" w:rsidR="00743F60" w:rsidRPr="00AC6C66" w:rsidRDefault="00743F60" w:rsidP="009D4619">
            <w:pPr>
              <w:spacing w:before="0" w:after="160" w:line="259" w:lineRule="auto"/>
              <w:rPr>
                <w:bCs/>
                <w:sz w:val="22"/>
                <w:szCs w:val="22"/>
              </w:rPr>
            </w:pPr>
            <w:r w:rsidRPr="00BF46F0">
              <w:rPr>
                <w:bCs/>
                <w:sz w:val="22"/>
                <w:szCs w:val="22"/>
              </w:rPr>
              <w:t>Possibilidade de que um evento adverso ocorra e produza impactos significativos na gestão ou na execução de políticas públicas. O mapeamento de riscos orienta a priorização dos trabalhos de auditoria.</w:t>
            </w:r>
          </w:p>
        </w:tc>
      </w:tr>
      <w:tr w:rsidR="00743F60" w:rsidRPr="00AC6C66" w14:paraId="5429E878" w14:textId="77777777" w:rsidTr="002A443A">
        <w:tc>
          <w:tcPr>
            <w:tcW w:w="1342" w:type="pct"/>
          </w:tcPr>
          <w:p w14:paraId="2662B36D" w14:textId="77777777" w:rsidR="00743F60" w:rsidRPr="00AC6C66" w:rsidRDefault="00743F60" w:rsidP="009D4619">
            <w:pPr>
              <w:spacing w:before="0" w:after="160" w:line="259" w:lineRule="auto"/>
              <w:rPr>
                <w:bCs/>
                <w:sz w:val="22"/>
                <w:szCs w:val="22"/>
              </w:rPr>
            </w:pPr>
            <w:r w:rsidRPr="00BF46F0">
              <w:rPr>
                <w:b/>
                <w:bCs/>
                <w:sz w:val="22"/>
                <w:szCs w:val="22"/>
              </w:rPr>
              <w:t>Vulnerabilidade</w:t>
            </w:r>
          </w:p>
        </w:tc>
        <w:tc>
          <w:tcPr>
            <w:tcW w:w="3658" w:type="pct"/>
          </w:tcPr>
          <w:p w14:paraId="338A1A90" w14:textId="09F1C03C" w:rsidR="00743F60" w:rsidRPr="00AC6C66" w:rsidRDefault="00743F60" w:rsidP="009D4619">
            <w:pPr>
              <w:spacing w:before="0" w:after="160" w:line="259" w:lineRule="auto"/>
              <w:rPr>
                <w:bCs/>
                <w:sz w:val="22"/>
                <w:szCs w:val="22"/>
              </w:rPr>
            </w:pPr>
            <w:r w:rsidRPr="00BF46F0">
              <w:rPr>
                <w:bCs/>
                <w:sz w:val="22"/>
                <w:szCs w:val="22"/>
              </w:rPr>
              <w:t>Fragilidade, fraqueza ou deficiência em processos, controles ou sistemas que facilita a materialização de riscos. A identificação de vulnerabilidades fundamenta recomendações de melhoria.</w:t>
            </w:r>
          </w:p>
        </w:tc>
      </w:tr>
    </w:tbl>
    <w:p w14:paraId="4DAC8C9E" w14:textId="6D0F3303" w:rsidR="009A0838" w:rsidRDefault="009A0838" w:rsidP="009D4619">
      <w:pPr>
        <w:spacing w:after="120"/>
      </w:pPr>
      <w:r>
        <w:t>Normas e Critérios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55"/>
      </w:tblGrid>
      <w:tr w:rsidR="00743F60" w:rsidRPr="00AC6C66" w14:paraId="504BED33" w14:textId="77777777" w:rsidTr="002A443A">
        <w:tc>
          <w:tcPr>
            <w:tcW w:w="1342" w:type="pct"/>
          </w:tcPr>
          <w:p w14:paraId="4FD1617F" w14:textId="77777777" w:rsidR="00743F60" w:rsidRPr="00AC6C66" w:rsidRDefault="00743F60" w:rsidP="009D4619">
            <w:pPr>
              <w:spacing w:before="0" w:after="160" w:line="259" w:lineRule="auto"/>
              <w:rPr>
                <w:bCs/>
                <w:sz w:val="22"/>
                <w:szCs w:val="22"/>
              </w:rPr>
            </w:pPr>
            <w:r w:rsidRPr="00BF46F0">
              <w:rPr>
                <w:b/>
                <w:bCs/>
                <w:sz w:val="22"/>
                <w:szCs w:val="22"/>
              </w:rPr>
              <w:t>Confiabilidade</w:t>
            </w:r>
          </w:p>
        </w:tc>
        <w:tc>
          <w:tcPr>
            <w:tcW w:w="3658" w:type="pct"/>
          </w:tcPr>
          <w:p w14:paraId="2E961FBA" w14:textId="44ABB2A8" w:rsidR="00743F60" w:rsidRPr="00AC6C66" w:rsidRDefault="00743F60" w:rsidP="009D4619">
            <w:pPr>
              <w:spacing w:before="0" w:after="160" w:line="259" w:lineRule="auto"/>
              <w:rPr>
                <w:bCs/>
                <w:sz w:val="22"/>
                <w:szCs w:val="22"/>
              </w:rPr>
            </w:pPr>
            <w:r w:rsidRPr="00BF46F0">
              <w:rPr>
                <w:bCs/>
                <w:sz w:val="22"/>
                <w:szCs w:val="22"/>
              </w:rPr>
              <w:t>Propriedade de um sistema ou dado que permite confiar em sua integridade, veracidade e adequação para fins de tomada de decisão e execução de políticas públicas.</w:t>
            </w:r>
          </w:p>
        </w:tc>
      </w:tr>
      <w:tr w:rsidR="00743F60" w:rsidRPr="00AC6C66" w14:paraId="1DE2987E" w14:textId="77777777" w:rsidTr="002A443A">
        <w:tc>
          <w:tcPr>
            <w:tcW w:w="1342" w:type="pct"/>
          </w:tcPr>
          <w:p w14:paraId="0BD79413" w14:textId="77777777" w:rsidR="00743F60" w:rsidRPr="00AC6C66" w:rsidRDefault="00743F60" w:rsidP="009D4619">
            <w:pPr>
              <w:spacing w:before="0" w:after="160" w:line="259" w:lineRule="auto"/>
              <w:rPr>
                <w:bCs/>
                <w:sz w:val="22"/>
                <w:szCs w:val="22"/>
              </w:rPr>
            </w:pPr>
            <w:r w:rsidRPr="00BF46F0">
              <w:rPr>
                <w:b/>
                <w:bCs/>
                <w:sz w:val="22"/>
                <w:szCs w:val="22"/>
              </w:rPr>
              <w:lastRenderedPageBreak/>
              <w:t>Conformidade</w:t>
            </w:r>
          </w:p>
        </w:tc>
        <w:tc>
          <w:tcPr>
            <w:tcW w:w="3658" w:type="pct"/>
          </w:tcPr>
          <w:p w14:paraId="68584882" w14:textId="6A547224" w:rsidR="00743F60" w:rsidRPr="00AC6C66" w:rsidRDefault="00743F60" w:rsidP="009D4619">
            <w:pPr>
              <w:spacing w:before="0" w:after="160" w:line="259" w:lineRule="auto"/>
              <w:rPr>
                <w:bCs/>
                <w:sz w:val="22"/>
                <w:szCs w:val="22"/>
              </w:rPr>
            </w:pPr>
            <w:r w:rsidRPr="00BF46F0">
              <w:rPr>
                <w:bCs/>
                <w:sz w:val="22"/>
                <w:szCs w:val="22"/>
              </w:rPr>
              <w:t>Aderência a critérios técnicos, normativos ou de regulação estabelecidos por lei, decreto, portaria ou norma técnica reconhecida. Base para avaliação de regularidade em auditorias.</w:t>
            </w:r>
          </w:p>
        </w:tc>
      </w:tr>
      <w:tr w:rsidR="00743F60" w:rsidRPr="00AC6C66" w14:paraId="756C9F24" w14:textId="77777777" w:rsidTr="002A443A">
        <w:tc>
          <w:tcPr>
            <w:tcW w:w="1342" w:type="pct"/>
          </w:tcPr>
          <w:p w14:paraId="1900D784" w14:textId="77777777" w:rsidR="00743F60" w:rsidRPr="00AC6C66" w:rsidRDefault="00743F60" w:rsidP="009D4619">
            <w:pPr>
              <w:spacing w:before="0" w:after="160" w:line="259" w:lineRule="auto"/>
              <w:rPr>
                <w:bCs/>
                <w:sz w:val="22"/>
                <w:szCs w:val="22"/>
              </w:rPr>
            </w:pPr>
            <w:r w:rsidRPr="00BF46F0">
              <w:rPr>
                <w:b/>
                <w:bCs/>
                <w:sz w:val="22"/>
                <w:szCs w:val="22"/>
              </w:rPr>
              <w:t>Normas de Auditoria do Tribunal (NAT)</w:t>
            </w:r>
          </w:p>
        </w:tc>
        <w:tc>
          <w:tcPr>
            <w:tcW w:w="3658" w:type="pct"/>
          </w:tcPr>
          <w:p w14:paraId="5058B034" w14:textId="54D429CD" w:rsidR="00743F60" w:rsidRPr="00AC6C66" w:rsidRDefault="00743F60" w:rsidP="009D4619">
            <w:pPr>
              <w:spacing w:before="0" w:after="160" w:line="259" w:lineRule="auto"/>
              <w:rPr>
                <w:bCs/>
                <w:sz w:val="22"/>
                <w:szCs w:val="22"/>
              </w:rPr>
            </w:pPr>
            <w:r w:rsidRPr="00BF46F0">
              <w:rPr>
                <w:bCs/>
                <w:sz w:val="22"/>
                <w:szCs w:val="22"/>
              </w:rPr>
              <w:t>Regulamentação técnica que estabelece as exigências para execução de auditorias no TCU, incluindo critérios de materialidade, generalização de conclusões e documentação de evidências.</w:t>
            </w:r>
          </w:p>
        </w:tc>
      </w:tr>
    </w:tbl>
    <w:p w14:paraId="02061226" w14:textId="621A8529" w:rsidR="009A0838" w:rsidRDefault="009A0838" w:rsidP="009D4619">
      <w:pPr>
        <w:spacing w:after="120"/>
      </w:pPr>
      <w:r>
        <w:t>Marcos Regulatórios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55"/>
      </w:tblGrid>
      <w:tr w:rsidR="00743F60" w:rsidRPr="00AC6C66" w14:paraId="0051AB5A" w14:textId="77777777" w:rsidTr="002A443A">
        <w:tc>
          <w:tcPr>
            <w:tcW w:w="1342" w:type="pct"/>
          </w:tcPr>
          <w:p w14:paraId="324C528C" w14:textId="77777777" w:rsidR="00743F60" w:rsidRPr="00AC6C66" w:rsidRDefault="00743F60" w:rsidP="009D4619">
            <w:pPr>
              <w:spacing w:before="0" w:after="160" w:line="259" w:lineRule="auto"/>
              <w:rPr>
                <w:bCs/>
                <w:sz w:val="22"/>
                <w:szCs w:val="22"/>
              </w:rPr>
            </w:pPr>
            <w:r w:rsidRPr="00BF46F0">
              <w:rPr>
                <w:b/>
                <w:bCs/>
                <w:sz w:val="22"/>
                <w:szCs w:val="22"/>
              </w:rPr>
              <w:t>Decreto 9.064/2017</w:t>
            </w:r>
          </w:p>
        </w:tc>
        <w:tc>
          <w:tcPr>
            <w:tcW w:w="3658" w:type="pct"/>
          </w:tcPr>
          <w:p w14:paraId="35079E53" w14:textId="638A89C5" w:rsidR="00743F60" w:rsidRPr="00AC6C66" w:rsidRDefault="00743F60" w:rsidP="009D4619">
            <w:pPr>
              <w:spacing w:before="0" w:after="160" w:line="259" w:lineRule="auto"/>
              <w:rPr>
                <w:bCs/>
                <w:sz w:val="22"/>
                <w:szCs w:val="22"/>
              </w:rPr>
            </w:pPr>
            <w:r w:rsidRPr="00BF46F0">
              <w:rPr>
                <w:bCs/>
                <w:sz w:val="22"/>
                <w:szCs w:val="22"/>
              </w:rPr>
              <w:t>Decreto que regulamenta a Lei 11.326/2006 e institui o Sistema de Cadastro da Agricultura Familiar (CAF) como sucessor da DAP, estabelecendo conceitos e procedimentos para identificação de agricultores familiares.</w:t>
            </w:r>
          </w:p>
        </w:tc>
      </w:tr>
      <w:tr w:rsidR="00743F60" w:rsidRPr="00AC6C66" w14:paraId="5322BD60" w14:textId="77777777" w:rsidTr="002A443A">
        <w:tc>
          <w:tcPr>
            <w:tcW w:w="1342" w:type="pct"/>
          </w:tcPr>
          <w:p w14:paraId="58273CF6" w14:textId="77777777" w:rsidR="00743F60" w:rsidRPr="00AC6C66" w:rsidRDefault="00743F60" w:rsidP="009D4619">
            <w:pPr>
              <w:spacing w:before="0" w:after="160" w:line="259" w:lineRule="auto"/>
              <w:rPr>
                <w:bCs/>
                <w:sz w:val="22"/>
                <w:szCs w:val="22"/>
              </w:rPr>
            </w:pPr>
            <w:r w:rsidRPr="00BF46F0">
              <w:rPr>
                <w:b/>
                <w:bCs/>
                <w:sz w:val="22"/>
                <w:szCs w:val="22"/>
              </w:rPr>
              <w:t>Decreto 10.046/2019</w:t>
            </w:r>
          </w:p>
        </w:tc>
        <w:tc>
          <w:tcPr>
            <w:tcW w:w="3658" w:type="pct"/>
          </w:tcPr>
          <w:p w14:paraId="745A9C15" w14:textId="07FF2DBE" w:rsidR="00743F60" w:rsidRPr="00AC6C66" w:rsidRDefault="00743F60" w:rsidP="009D4619">
            <w:pPr>
              <w:spacing w:before="0" w:after="160" w:line="259" w:lineRule="auto"/>
              <w:rPr>
                <w:bCs/>
                <w:sz w:val="22"/>
                <w:szCs w:val="22"/>
              </w:rPr>
            </w:pPr>
            <w:r w:rsidRPr="00BF46F0">
              <w:rPr>
                <w:bCs/>
                <w:sz w:val="22"/>
                <w:szCs w:val="22"/>
              </w:rPr>
              <w:t>Decreto que estabelece diretrizes de governança pública de dados na Administração Pública Federal, incluindo princípios de integridade, rastreabilidade e transparência aplicáveis aos sistemas de informação governamentais.</w:t>
            </w:r>
          </w:p>
        </w:tc>
      </w:tr>
      <w:tr w:rsidR="00743F60" w:rsidRPr="00AC6C66" w14:paraId="70840955" w14:textId="77777777" w:rsidTr="002A443A">
        <w:tc>
          <w:tcPr>
            <w:tcW w:w="1342" w:type="pct"/>
          </w:tcPr>
          <w:p w14:paraId="76C7ED81" w14:textId="77777777" w:rsidR="00743F60" w:rsidRPr="00AC6C66" w:rsidRDefault="00743F60" w:rsidP="009D4619">
            <w:pPr>
              <w:spacing w:before="0" w:after="160" w:line="259" w:lineRule="auto"/>
              <w:rPr>
                <w:bCs/>
                <w:sz w:val="22"/>
                <w:szCs w:val="22"/>
              </w:rPr>
            </w:pPr>
            <w:r w:rsidRPr="00BF46F0">
              <w:rPr>
                <w:b/>
                <w:bCs/>
                <w:sz w:val="22"/>
                <w:szCs w:val="22"/>
              </w:rPr>
              <w:t>Decreto 10.332/2020</w:t>
            </w:r>
          </w:p>
        </w:tc>
        <w:tc>
          <w:tcPr>
            <w:tcW w:w="3658" w:type="pct"/>
          </w:tcPr>
          <w:p w14:paraId="6EEF61B3" w14:textId="12B01415" w:rsidR="00743F60" w:rsidRPr="00AC6C66" w:rsidRDefault="00743F60" w:rsidP="009D4619">
            <w:pPr>
              <w:spacing w:before="0" w:after="160" w:line="259" w:lineRule="auto"/>
              <w:rPr>
                <w:bCs/>
                <w:sz w:val="22"/>
                <w:szCs w:val="22"/>
              </w:rPr>
            </w:pPr>
            <w:r w:rsidRPr="00BF46F0">
              <w:rPr>
                <w:bCs/>
                <w:sz w:val="22"/>
                <w:szCs w:val="22"/>
              </w:rPr>
              <w:t>Regulamentação complementar da Lei Geral de Proteção de Dados Pessoais (LGPD) aplicada a órgãos públicos, estabelecendo requisitos para tratamento de dados pessoais pela APF.</w:t>
            </w:r>
          </w:p>
        </w:tc>
      </w:tr>
      <w:tr w:rsidR="00743F60" w:rsidRPr="00AC6C66" w14:paraId="18ED1BDD" w14:textId="77777777" w:rsidTr="002A443A">
        <w:tc>
          <w:tcPr>
            <w:tcW w:w="1342" w:type="pct"/>
          </w:tcPr>
          <w:p w14:paraId="14670515" w14:textId="77777777" w:rsidR="00743F60" w:rsidRPr="00AC6C66" w:rsidRDefault="00743F60" w:rsidP="009D4619">
            <w:pPr>
              <w:spacing w:before="0" w:after="160" w:line="259" w:lineRule="auto"/>
              <w:rPr>
                <w:bCs/>
                <w:sz w:val="22"/>
                <w:szCs w:val="22"/>
              </w:rPr>
            </w:pPr>
            <w:r w:rsidRPr="00BF46F0">
              <w:rPr>
                <w:b/>
                <w:bCs/>
                <w:sz w:val="22"/>
                <w:szCs w:val="22"/>
              </w:rPr>
              <w:t>Lei 11.326/2006</w:t>
            </w:r>
          </w:p>
        </w:tc>
        <w:tc>
          <w:tcPr>
            <w:tcW w:w="3658" w:type="pct"/>
          </w:tcPr>
          <w:p w14:paraId="4F3AAC34" w14:textId="5654EA5F" w:rsidR="00743F60" w:rsidRPr="00AC6C66" w:rsidRDefault="00743F60" w:rsidP="009D4619">
            <w:pPr>
              <w:spacing w:before="0" w:after="160" w:line="259" w:lineRule="auto"/>
              <w:rPr>
                <w:bCs/>
                <w:sz w:val="22"/>
                <w:szCs w:val="22"/>
              </w:rPr>
            </w:pPr>
            <w:r w:rsidRPr="00BF46F0">
              <w:rPr>
                <w:bCs/>
                <w:sz w:val="22"/>
                <w:szCs w:val="22"/>
              </w:rPr>
              <w:t>Lei da Agricultura Familiar. Define o conceito legal de agricultor familiar e estabelece os requisitos cumulativos para caracterização e acesso a políticas públicas. Marco legal fundamental para o Sistema CAF.</w:t>
            </w:r>
          </w:p>
        </w:tc>
      </w:tr>
      <w:tr w:rsidR="00743F60" w:rsidRPr="00AC6C66" w14:paraId="7C219A12" w14:textId="77777777" w:rsidTr="002A443A">
        <w:tc>
          <w:tcPr>
            <w:tcW w:w="1342" w:type="pct"/>
          </w:tcPr>
          <w:p w14:paraId="5B52A003" w14:textId="77777777" w:rsidR="00743F60" w:rsidRPr="00AC6C66" w:rsidRDefault="00743F60" w:rsidP="009D4619">
            <w:pPr>
              <w:spacing w:before="0" w:after="160" w:line="259" w:lineRule="auto"/>
              <w:rPr>
                <w:bCs/>
                <w:sz w:val="22"/>
                <w:szCs w:val="22"/>
              </w:rPr>
            </w:pPr>
            <w:r w:rsidRPr="00BF46F0">
              <w:rPr>
                <w:b/>
                <w:bCs/>
                <w:sz w:val="22"/>
                <w:szCs w:val="22"/>
              </w:rPr>
              <w:t>Portaria MDA 19/2025</w:t>
            </w:r>
          </w:p>
        </w:tc>
        <w:tc>
          <w:tcPr>
            <w:tcW w:w="3658" w:type="pct"/>
          </w:tcPr>
          <w:p w14:paraId="0BD16BCF" w14:textId="364A2AB3" w:rsidR="00743F60" w:rsidRPr="00AC6C66" w:rsidRDefault="00743F60" w:rsidP="009D4619">
            <w:pPr>
              <w:spacing w:before="0" w:after="160" w:line="259" w:lineRule="auto"/>
              <w:rPr>
                <w:bCs/>
                <w:sz w:val="22"/>
                <w:szCs w:val="22"/>
              </w:rPr>
            </w:pPr>
            <w:r w:rsidRPr="00BF46F0">
              <w:rPr>
                <w:bCs/>
                <w:sz w:val="22"/>
                <w:szCs w:val="22"/>
              </w:rPr>
              <w:t>Portaria que operacionaliza a implementação do CAF 3.0 (a partir de 26/3/2025), especificando requisitos de validação documental, critérios de elegibilidade, tipos documentais aceitos e procedimentos de cadastramento.</w:t>
            </w:r>
          </w:p>
        </w:tc>
      </w:tr>
    </w:tbl>
    <w:p w14:paraId="7C95890D" w14:textId="77777777" w:rsidR="00BF46F0" w:rsidRPr="00BF46F0" w:rsidRDefault="00BF46F0" w:rsidP="009D4619">
      <w:pPr>
        <w:pStyle w:val="GlossrioSeo"/>
        <w:spacing w:before="120"/>
        <w:ind w:left="714" w:hanging="357"/>
      </w:pPr>
      <w:r w:rsidRPr="00BF46F0">
        <w:t>ESTATÍSTICA</w:t>
      </w:r>
    </w:p>
    <w:p w14:paraId="0FB7A280" w14:textId="77777777" w:rsidR="00BF46F0" w:rsidRPr="00BF46F0" w:rsidRDefault="00BF46F0" w:rsidP="009D4619">
      <w:pPr>
        <w:spacing w:before="0" w:after="160" w:line="259" w:lineRule="auto"/>
        <w:rPr>
          <w:bCs/>
        </w:rPr>
      </w:pPr>
      <w:r w:rsidRPr="00BF46F0">
        <w:rPr>
          <w:bCs/>
        </w:rPr>
        <w:t>Conceitos e Métodos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9A0838" w:rsidRPr="00A82722" w14:paraId="6EE6878B" w14:textId="77777777" w:rsidTr="002A443A">
        <w:tc>
          <w:tcPr>
            <w:tcW w:w="1343" w:type="pct"/>
          </w:tcPr>
          <w:p w14:paraId="4D633302" w14:textId="77777777" w:rsidR="009A0838" w:rsidRPr="00A82722" w:rsidRDefault="009A0838" w:rsidP="009D4619">
            <w:pPr>
              <w:spacing w:before="0" w:after="160" w:line="259" w:lineRule="auto"/>
              <w:rPr>
                <w:bCs/>
                <w:sz w:val="22"/>
                <w:szCs w:val="22"/>
              </w:rPr>
            </w:pPr>
            <w:r w:rsidRPr="00BF46F0">
              <w:rPr>
                <w:b/>
                <w:bCs/>
                <w:sz w:val="22"/>
                <w:szCs w:val="22"/>
              </w:rPr>
              <w:t>Amostra</w:t>
            </w:r>
          </w:p>
        </w:tc>
        <w:tc>
          <w:tcPr>
            <w:tcW w:w="3657" w:type="pct"/>
          </w:tcPr>
          <w:p w14:paraId="71A8AC4A" w14:textId="7DB57B5A" w:rsidR="009A0838" w:rsidRPr="00A82722" w:rsidRDefault="009A0838" w:rsidP="009D4619">
            <w:pPr>
              <w:spacing w:before="0" w:after="160" w:line="259" w:lineRule="auto"/>
              <w:rPr>
                <w:bCs/>
                <w:sz w:val="22"/>
                <w:szCs w:val="22"/>
              </w:rPr>
            </w:pPr>
            <w:r w:rsidRPr="00BF46F0">
              <w:rPr>
                <w:bCs/>
                <w:sz w:val="22"/>
                <w:szCs w:val="22"/>
              </w:rPr>
              <w:t>Ver definição em "2. Qualidade de Dados - Métricas de Qualidade".</w:t>
            </w:r>
          </w:p>
        </w:tc>
      </w:tr>
      <w:tr w:rsidR="009A0838" w:rsidRPr="00A82722" w14:paraId="591A5590" w14:textId="77777777" w:rsidTr="002A443A">
        <w:tc>
          <w:tcPr>
            <w:tcW w:w="1343" w:type="pct"/>
          </w:tcPr>
          <w:p w14:paraId="1CEAD8A8" w14:textId="77777777" w:rsidR="009A0838" w:rsidRPr="00A82722" w:rsidRDefault="009A0838" w:rsidP="009D4619">
            <w:pPr>
              <w:spacing w:before="0" w:after="160" w:line="259" w:lineRule="auto"/>
              <w:rPr>
                <w:bCs/>
                <w:sz w:val="22"/>
                <w:szCs w:val="22"/>
              </w:rPr>
            </w:pPr>
            <w:r w:rsidRPr="00BF46F0">
              <w:rPr>
                <w:b/>
                <w:bCs/>
                <w:sz w:val="22"/>
                <w:szCs w:val="22"/>
              </w:rPr>
              <w:t>Boxplot</w:t>
            </w:r>
          </w:p>
        </w:tc>
        <w:tc>
          <w:tcPr>
            <w:tcW w:w="3657" w:type="pct"/>
          </w:tcPr>
          <w:p w14:paraId="788673ED" w14:textId="06120E26" w:rsidR="009A0838" w:rsidRPr="00A82722" w:rsidRDefault="009A0838" w:rsidP="009D4619">
            <w:pPr>
              <w:spacing w:before="0" w:after="160" w:line="259" w:lineRule="auto"/>
              <w:rPr>
                <w:bCs/>
                <w:sz w:val="22"/>
                <w:szCs w:val="22"/>
              </w:rPr>
            </w:pPr>
            <w:r w:rsidRPr="00BF46F0">
              <w:rPr>
                <w:bCs/>
                <w:sz w:val="22"/>
                <w:szCs w:val="22"/>
              </w:rPr>
              <w:t>Gráfico estatístico que visualiza a distribuição de dados através de quartis, mediana e identificação de valores extremos (outliers). Utilizado nesta auditoria para detectar rendas e áreas estatisticamente implausíveis.</w:t>
            </w:r>
          </w:p>
        </w:tc>
      </w:tr>
      <w:tr w:rsidR="009A0838" w:rsidRPr="00A82722" w14:paraId="0ED2C7E3" w14:textId="77777777" w:rsidTr="002A443A">
        <w:tc>
          <w:tcPr>
            <w:tcW w:w="1343" w:type="pct"/>
          </w:tcPr>
          <w:p w14:paraId="625168ED" w14:textId="77777777" w:rsidR="009A0838" w:rsidRPr="00A82722" w:rsidRDefault="009A0838" w:rsidP="009D4619">
            <w:pPr>
              <w:spacing w:before="0" w:after="160" w:line="259" w:lineRule="auto"/>
              <w:rPr>
                <w:bCs/>
                <w:sz w:val="22"/>
                <w:szCs w:val="22"/>
              </w:rPr>
            </w:pPr>
            <w:r w:rsidRPr="00BF46F0">
              <w:rPr>
                <w:b/>
                <w:bCs/>
                <w:sz w:val="22"/>
                <w:szCs w:val="22"/>
              </w:rPr>
              <w:t>Distribuição Normal</w:t>
            </w:r>
          </w:p>
        </w:tc>
        <w:tc>
          <w:tcPr>
            <w:tcW w:w="3657" w:type="pct"/>
          </w:tcPr>
          <w:p w14:paraId="68333059" w14:textId="48B5EB56" w:rsidR="009A0838" w:rsidRPr="00A82722" w:rsidRDefault="009A0838" w:rsidP="009D4619">
            <w:pPr>
              <w:spacing w:before="0" w:after="160" w:line="259" w:lineRule="auto"/>
              <w:rPr>
                <w:bCs/>
                <w:sz w:val="22"/>
                <w:szCs w:val="22"/>
              </w:rPr>
            </w:pPr>
            <w:r w:rsidRPr="00BF46F0">
              <w:rPr>
                <w:bCs/>
                <w:sz w:val="22"/>
                <w:szCs w:val="22"/>
              </w:rPr>
              <w:t>Padrão estatístico em forma de sino (curva de Gauss) onde valores se distribuem simetricamente ao redor da média. Serve como referência para detectar anomalias e outliers em conjuntos de dados.</w:t>
            </w:r>
          </w:p>
        </w:tc>
      </w:tr>
      <w:tr w:rsidR="009A0838" w:rsidRPr="00A82722" w14:paraId="15AEC7EE" w14:textId="77777777" w:rsidTr="002A443A">
        <w:tc>
          <w:tcPr>
            <w:tcW w:w="1343" w:type="pct"/>
          </w:tcPr>
          <w:p w14:paraId="474B051D" w14:textId="77777777" w:rsidR="009A0838" w:rsidRPr="00A82722" w:rsidRDefault="009A0838" w:rsidP="009D4619">
            <w:pPr>
              <w:spacing w:before="0" w:after="160" w:line="259" w:lineRule="auto"/>
              <w:rPr>
                <w:bCs/>
                <w:sz w:val="22"/>
                <w:szCs w:val="22"/>
              </w:rPr>
            </w:pPr>
            <w:r w:rsidRPr="00BF46F0">
              <w:rPr>
                <w:b/>
                <w:bCs/>
                <w:sz w:val="22"/>
                <w:szCs w:val="22"/>
              </w:rPr>
              <w:t>Outliers</w:t>
            </w:r>
          </w:p>
        </w:tc>
        <w:tc>
          <w:tcPr>
            <w:tcW w:w="3657" w:type="pct"/>
          </w:tcPr>
          <w:p w14:paraId="24100579" w14:textId="7DBFF8BA" w:rsidR="009A0838" w:rsidRPr="00A82722" w:rsidRDefault="009A0838" w:rsidP="009D4619">
            <w:pPr>
              <w:spacing w:before="0" w:after="160" w:line="259" w:lineRule="auto"/>
              <w:rPr>
                <w:bCs/>
                <w:sz w:val="22"/>
                <w:szCs w:val="22"/>
              </w:rPr>
            </w:pPr>
            <w:r w:rsidRPr="00BF46F0">
              <w:rPr>
                <w:bCs/>
                <w:sz w:val="22"/>
                <w:szCs w:val="22"/>
              </w:rPr>
              <w:t>Ver definição em "2. Qualidade de Dados - Problemas e Anomalias".</w:t>
            </w:r>
          </w:p>
        </w:tc>
      </w:tr>
      <w:tr w:rsidR="009A0838" w:rsidRPr="00A82722" w14:paraId="585A3E67" w14:textId="77777777" w:rsidTr="002A443A">
        <w:tc>
          <w:tcPr>
            <w:tcW w:w="1343" w:type="pct"/>
          </w:tcPr>
          <w:p w14:paraId="6D38A82F" w14:textId="77777777" w:rsidR="009A0838" w:rsidRPr="00A82722" w:rsidRDefault="009A0838" w:rsidP="009D4619">
            <w:pPr>
              <w:spacing w:before="0" w:after="160" w:line="259" w:lineRule="auto"/>
              <w:rPr>
                <w:bCs/>
                <w:sz w:val="22"/>
                <w:szCs w:val="22"/>
              </w:rPr>
            </w:pPr>
            <w:r w:rsidRPr="00BF46F0">
              <w:rPr>
                <w:b/>
                <w:bCs/>
                <w:sz w:val="22"/>
                <w:szCs w:val="22"/>
              </w:rPr>
              <w:t>População</w:t>
            </w:r>
          </w:p>
        </w:tc>
        <w:tc>
          <w:tcPr>
            <w:tcW w:w="3657" w:type="pct"/>
          </w:tcPr>
          <w:p w14:paraId="31991227" w14:textId="5524BEFE" w:rsidR="009A0838" w:rsidRPr="00A82722" w:rsidRDefault="009A0838" w:rsidP="009D4619">
            <w:pPr>
              <w:spacing w:before="0" w:after="160" w:line="259" w:lineRule="auto"/>
              <w:rPr>
                <w:bCs/>
                <w:sz w:val="22"/>
                <w:szCs w:val="22"/>
              </w:rPr>
            </w:pPr>
            <w:r w:rsidRPr="00BF46F0">
              <w:rPr>
                <w:bCs/>
                <w:sz w:val="22"/>
                <w:szCs w:val="22"/>
              </w:rPr>
              <w:t>Conjunto completo de elementos que é objeto de estudo estatístico. No CAF, exemplos incluem</w:t>
            </w:r>
            <w:r w:rsidRPr="00A82722">
              <w:rPr>
                <w:bCs/>
                <w:sz w:val="22"/>
                <w:szCs w:val="22"/>
              </w:rPr>
              <w:t xml:space="preserve"> </w:t>
            </w:r>
            <w:r w:rsidRPr="00BF46F0">
              <w:rPr>
                <w:bCs/>
                <w:sz w:val="22"/>
                <w:szCs w:val="22"/>
              </w:rPr>
              <w:t>população de 11.377.318 documentos, população de 3.171.656 imóveis rurais.</w:t>
            </w:r>
          </w:p>
        </w:tc>
      </w:tr>
      <w:tr w:rsidR="009A0838" w:rsidRPr="00A82722" w14:paraId="45068962" w14:textId="77777777" w:rsidTr="002A443A">
        <w:tc>
          <w:tcPr>
            <w:tcW w:w="1343" w:type="pct"/>
          </w:tcPr>
          <w:p w14:paraId="157F0624" w14:textId="77777777" w:rsidR="009A0838" w:rsidRPr="00A82722" w:rsidRDefault="009A0838" w:rsidP="009D4619">
            <w:pPr>
              <w:spacing w:before="0" w:after="160" w:line="259" w:lineRule="auto"/>
              <w:rPr>
                <w:bCs/>
                <w:sz w:val="22"/>
                <w:szCs w:val="22"/>
              </w:rPr>
            </w:pPr>
            <w:r w:rsidRPr="00BF46F0">
              <w:rPr>
                <w:b/>
                <w:bCs/>
                <w:sz w:val="22"/>
                <w:szCs w:val="22"/>
              </w:rPr>
              <w:t>População Estimada</w:t>
            </w:r>
          </w:p>
        </w:tc>
        <w:tc>
          <w:tcPr>
            <w:tcW w:w="3657" w:type="pct"/>
          </w:tcPr>
          <w:p w14:paraId="451B57DD" w14:textId="0AAACA6F" w:rsidR="009A0838" w:rsidRPr="00A82722" w:rsidRDefault="009A0838" w:rsidP="009D4619">
            <w:pPr>
              <w:spacing w:before="0" w:after="160" w:line="259" w:lineRule="auto"/>
              <w:rPr>
                <w:bCs/>
                <w:sz w:val="22"/>
                <w:szCs w:val="22"/>
              </w:rPr>
            </w:pPr>
            <w:r w:rsidRPr="00BF46F0">
              <w:rPr>
                <w:bCs/>
                <w:sz w:val="22"/>
                <w:szCs w:val="22"/>
              </w:rPr>
              <w:t>Quantidade total de elementos em uma população calculada com base em proporções observadas em amostra, considerando intervalo de confiança e margem de erro estatística.</w:t>
            </w:r>
          </w:p>
        </w:tc>
      </w:tr>
      <w:tr w:rsidR="009A0838" w:rsidRPr="00A82722" w14:paraId="68DE60DD" w14:textId="77777777" w:rsidTr="002A443A">
        <w:tc>
          <w:tcPr>
            <w:tcW w:w="1343" w:type="pct"/>
          </w:tcPr>
          <w:p w14:paraId="26D1551C" w14:textId="77777777" w:rsidR="009A0838" w:rsidRPr="00A82722" w:rsidRDefault="009A0838" w:rsidP="009D4619">
            <w:pPr>
              <w:spacing w:before="0" w:after="160" w:line="259" w:lineRule="auto"/>
              <w:rPr>
                <w:bCs/>
                <w:sz w:val="22"/>
                <w:szCs w:val="22"/>
              </w:rPr>
            </w:pPr>
            <w:r w:rsidRPr="00BF46F0">
              <w:rPr>
                <w:b/>
                <w:bCs/>
                <w:sz w:val="22"/>
                <w:szCs w:val="22"/>
              </w:rPr>
              <w:lastRenderedPageBreak/>
              <w:t>Proporção Binomial</w:t>
            </w:r>
          </w:p>
        </w:tc>
        <w:tc>
          <w:tcPr>
            <w:tcW w:w="3657" w:type="pct"/>
          </w:tcPr>
          <w:p w14:paraId="47BAEB36" w14:textId="76D2A903" w:rsidR="009A0838" w:rsidRPr="00A82722" w:rsidRDefault="009A0838" w:rsidP="009D4619">
            <w:pPr>
              <w:spacing w:before="0" w:after="160" w:line="259" w:lineRule="auto"/>
              <w:rPr>
                <w:bCs/>
                <w:sz w:val="22"/>
                <w:szCs w:val="22"/>
              </w:rPr>
            </w:pPr>
            <w:r w:rsidRPr="00BF46F0">
              <w:rPr>
                <w:bCs/>
                <w:sz w:val="22"/>
                <w:szCs w:val="22"/>
              </w:rPr>
              <w:t>Método estatístico para cálculo de intervalos de confiança aplicado a proporções (variáveis com dois estados possíveis</w:t>
            </w:r>
            <w:r w:rsidR="00A82722" w:rsidRPr="00A82722">
              <w:rPr>
                <w:bCs/>
                <w:sz w:val="22"/>
                <w:szCs w:val="22"/>
              </w:rPr>
              <w:t xml:space="preserve"> </w:t>
            </w:r>
            <w:r w:rsidR="00A82722" w:rsidRPr="00BF46F0">
              <w:rPr>
                <w:bCs/>
                <w:sz w:val="22"/>
                <w:szCs w:val="22"/>
              </w:rPr>
              <w:t>conforme/não conforme). Utilizado para estimar percentuais de inadequação na população.</w:t>
            </w:r>
          </w:p>
        </w:tc>
      </w:tr>
      <w:tr w:rsidR="009A0838" w:rsidRPr="00A82722" w14:paraId="4CB7BF63" w14:textId="77777777" w:rsidTr="002A443A">
        <w:tc>
          <w:tcPr>
            <w:tcW w:w="1343" w:type="pct"/>
          </w:tcPr>
          <w:p w14:paraId="1CEB4F1B" w14:textId="77777777" w:rsidR="009A0838" w:rsidRPr="00A82722" w:rsidRDefault="009A0838" w:rsidP="009D4619">
            <w:pPr>
              <w:spacing w:before="0" w:after="160" w:line="259" w:lineRule="auto"/>
              <w:rPr>
                <w:bCs/>
                <w:sz w:val="22"/>
                <w:szCs w:val="22"/>
              </w:rPr>
            </w:pPr>
            <w:r w:rsidRPr="00BF46F0">
              <w:rPr>
                <w:b/>
                <w:bCs/>
                <w:sz w:val="22"/>
                <w:szCs w:val="22"/>
              </w:rPr>
              <w:t>Taxa de Erro</w:t>
            </w:r>
          </w:p>
        </w:tc>
        <w:tc>
          <w:tcPr>
            <w:tcW w:w="3657" w:type="pct"/>
          </w:tcPr>
          <w:p w14:paraId="0A4679B5" w14:textId="5542981E" w:rsidR="009A0838" w:rsidRPr="00A82722" w:rsidRDefault="009A0838" w:rsidP="009D4619">
            <w:pPr>
              <w:spacing w:before="0" w:after="160" w:line="259" w:lineRule="auto"/>
              <w:rPr>
                <w:bCs/>
                <w:sz w:val="22"/>
                <w:szCs w:val="22"/>
              </w:rPr>
            </w:pPr>
            <w:r w:rsidRPr="00BF46F0">
              <w:rPr>
                <w:bCs/>
                <w:sz w:val="22"/>
                <w:szCs w:val="22"/>
              </w:rPr>
              <w:t>Percentual de registros que apresentam desvios de conformidade em relação aos critérios estabelecidos. Métrica fundamental para avaliação de qualidade de dados.</w:t>
            </w:r>
          </w:p>
        </w:tc>
      </w:tr>
      <w:tr w:rsidR="009A0838" w:rsidRPr="00A82722" w14:paraId="31A644D4" w14:textId="77777777" w:rsidTr="002A443A">
        <w:tc>
          <w:tcPr>
            <w:tcW w:w="1343" w:type="pct"/>
          </w:tcPr>
          <w:p w14:paraId="4036205E" w14:textId="77777777" w:rsidR="009A0838" w:rsidRPr="00A82722" w:rsidRDefault="009A0838" w:rsidP="009D4619">
            <w:pPr>
              <w:spacing w:before="0" w:after="160" w:line="259" w:lineRule="auto"/>
              <w:rPr>
                <w:bCs/>
                <w:sz w:val="22"/>
                <w:szCs w:val="22"/>
              </w:rPr>
            </w:pPr>
            <w:r w:rsidRPr="00BF46F0">
              <w:rPr>
                <w:b/>
                <w:bCs/>
                <w:sz w:val="22"/>
                <w:szCs w:val="22"/>
              </w:rPr>
              <w:t>Teste de Significância</w:t>
            </w:r>
          </w:p>
        </w:tc>
        <w:tc>
          <w:tcPr>
            <w:tcW w:w="3657" w:type="pct"/>
          </w:tcPr>
          <w:p w14:paraId="77848319" w14:textId="5609E928" w:rsidR="009A0838" w:rsidRPr="00A82722" w:rsidRDefault="009A0838" w:rsidP="009D4619">
            <w:pPr>
              <w:spacing w:before="0" w:after="160" w:line="259" w:lineRule="auto"/>
              <w:rPr>
                <w:bCs/>
                <w:sz w:val="22"/>
                <w:szCs w:val="22"/>
              </w:rPr>
            </w:pPr>
            <w:r w:rsidRPr="00BF46F0">
              <w:rPr>
                <w:bCs/>
                <w:sz w:val="22"/>
                <w:szCs w:val="22"/>
              </w:rPr>
              <w:t>Análise estatística que verifica se diferenças observadas entre grupos ou períodos são estatisticamente significativas (não atribuíveis ao acaso). Nesta auditoria, aplicado para comparar taxas de erro entre períodos do CAF.</w:t>
            </w:r>
          </w:p>
        </w:tc>
      </w:tr>
      <w:tr w:rsidR="009A0838" w:rsidRPr="00A82722" w14:paraId="2818C791" w14:textId="77777777" w:rsidTr="002A443A">
        <w:tc>
          <w:tcPr>
            <w:tcW w:w="1343" w:type="pct"/>
          </w:tcPr>
          <w:p w14:paraId="52AB3E79" w14:textId="77777777" w:rsidR="009A0838" w:rsidRPr="00A82722" w:rsidRDefault="009A0838" w:rsidP="009D4619">
            <w:pPr>
              <w:spacing w:before="0" w:after="160" w:line="259" w:lineRule="auto"/>
              <w:rPr>
                <w:bCs/>
                <w:sz w:val="22"/>
                <w:szCs w:val="22"/>
              </w:rPr>
            </w:pPr>
            <w:r w:rsidRPr="00BF46F0">
              <w:rPr>
                <w:b/>
                <w:bCs/>
                <w:sz w:val="22"/>
                <w:szCs w:val="22"/>
              </w:rPr>
              <w:t>Valor-p</w:t>
            </w:r>
          </w:p>
        </w:tc>
        <w:tc>
          <w:tcPr>
            <w:tcW w:w="3657" w:type="pct"/>
          </w:tcPr>
          <w:p w14:paraId="0E889069" w14:textId="25F22889" w:rsidR="009A0838" w:rsidRPr="00A82722" w:rsidRDefault="009A0838" w:rsidP="009D4619">
            <w:pPr>
              <w:spacing w:before="0" w:after="160" w:line="259" w:lineRule="auto"/>
              <w:rPr>
                <w:bCs/>
                <w:sz w:val="22"/>
                <w:szCs w:val="22"/>
              </w:rPr>
            </w:pPr>
            <w:r w:rsidRPr="00BF46F0">
              <w:rPr>
                <w:bCs/>
                <w:sz w:val="22"/>
                <w:szCs w:val="22"/>
              </w:rPr>
              <w:t>Medida estatística que indica a probabilidade de um resultado ser observado por acaso, assumindo que não há diferença real. Valores baixos (p&lt;0,05) indicam significância estatística das diferenças observadas.</w:t>
            </w:r>
          </w:p>
        </w:tc>
      </w:tr>
    </w:tbl>
    <w:p w14:paraId="6FB4DCCB" w14:textId="77777777" w:rsidR="00BF46F0" w:rsidRPr="00BF46F0" w:rsidRDefault="00BF46F0" w:rsidP="009D4619">
      <w:pPr>
        <w:spacing w:after="160" w:line="259" w:lineRule="auto"/>
        <w:rPr>
          <w:bCs/>
        </w:rPr>
      </w:pPr>
      <w:r w:rsidRPr="00BF46F0">
        <w:rPr>
          <w:bCs/>
        </w:rPr>
        <w:t>Análise de Dados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415724" w:rsidRPr="00BF46F0" w14:paraId="1D90BDF2" w14:textId="77777777" w:rsidTr="002A443A">
        <w:tc>
          <w:tcPr>
            <w:tcW w:w="1343" w:type="pct"/>
          </w:tcPr>
          <w:p w14:paraId="722F6017" w14:textId="77777777" w:rsidR="00415724" w:rsidRPr="00415724" w:rsidRDefault="00415724" w:rsidP="009D4619">
            <w:pPr>
              <w:spacing w:before="0" w:after="160" w:line="259" w:lineRule="auto"/>
              <w:rPr>
                <w:bCs/>
                <w:sz w:val="22"/>
                <w:szCs w:val="22"/>
              </w:rPr>
            </w:pPr>
            <w:r w:rsidRPr="00BF46F0">
              <w:rPr>
                <w:b/>
                <w:bCs/>
                <w:sz w:val="22"/>
                <w:szCs w:val="22"/>
              </w:rPr>
              <w:t>Análise Agregada</w:t>
            </w:r>
          </w:p>
        </w:tc>
        <w:tc>
          <w:tcPr>
            <w:tcW w:w="3657" w:type="pct"/>
          </w:tcPr>
          <w:p w14:paraId="1E86344A" w14:textId="3A131858" w:rsidR="00415724" w:rsidRPr="00BF46F0" w:rsidRDefault="00415724" w:rsidP="009D4619">
            <w:pPr>
              <w:spacing w:before="0" w:after="160" w:line="259" w:lineRule="auto"/>
              <w:rPr>
                <w:bCs/>
                <w:sz w:val="22"/>
                <w:szCs w:val="22"/>
              </w:rPr>
            </w:pPr>
            <w:r w:rsidRPr="00BF46F0">
              <w:rPr>
                <w:bCs/>
                <w:sz w:val="22"/>
                <w:szCs w:val="22"/>
              </w:rPr>
              <w:t>Análise que considera o conjunto completo de dados para identificar padrões gerais, como a divergência sistemática agregada de +120,89% entre áreas cadastradas e áreas documentadas.</w:t>
            </w:r>
          </w:p>
        </w:tc>
      </w:tr>
      <w:tr w:rsidR="00415724" w:rsidRPr="00BF46F0" w14:paraId="260DAD93" w14:textId="77777777" w:rsidTr="002A443A">
        <w:tc>
          <w:tcPr>
            <w:tcW w:w="1343" w:type="pct"/>
          </w:tcPr>
          <w:p w14:paraId="54D3B631" w14:textId="77777777" w:rsidR="00415724" w:rsidRPr="00415724" w:rsidRDefault="00415724" w:rsidP="009D4619">
            <w:pPr>
              <w:spacing w:before="0" w:after="160" w:line="259" w:lineRule="auto"/>
              <w:rPr>
                <w:bCs/>
                <w:sz w:val="22"/>
                <w:szCs w:val="22"/>
              </w:rPr>
            </w:pPr>
            <w:r w:rsidRPr="00BF46F0">
              <w:rPr>
                <w:b/>
                <w:bCs/>
                <w:sz w:val="22"/>
                <w:szCs w:val="22"/>
              </w:rPr>
              <w:t>Análise de Janelas Temporais Equivalentes</w:t>
            </w:r>
          </w:p>
        </w:tc>
        <w:tc>
          <w:tcPr>
            <w:tcW w:w="3657" w:type="pct"/>
          </w:tcPr>
          <w:p w14:paraId="5901685D" w14:textId="0999B4B3" w:rsidR="00415724" w:rsidRPr="00BF46F0" w:rsidRDefault="00415724" w:rsidP="009D4619">
            <w:pPr>
              <w:spacing w:before="0" w:after="160" w:line="259" w:lineRule="auto"/>
              <w:rPr>
                <w:bCs/>
                <w:sz w:val="22"/>
                <w:szCs w:val="22"/>
              </w:rPr>
            </w:pPr>
            <w:r w:rsidRPr="00BF46F0">
              <w:rPr>
                <w:bCs/>
                <w:sz w:val="22"/>
                <w:szCs w:val="22"/>
              </w:rPr>
              <w:t>Comparação estatística de períodos diferentes mas com tamanhos amostrais semelhantes, garantindo robustez metodológica na análise de mudanças ao longo do tempo.</w:t>
            </w:r>
          </w:p>
        </w:tc>
      </w:tr>
      <w:tr w:rsidR="00415724" w:rsidRPr="00BF46F0" w14:paraId="0346EF83" w14:textId="77777777" w:rsidTr="002A443A">
        <w:tc>
          <w:tcPr>
            <w:tcW w:w="1343" w:type="pct"/>
          </w:tcPr>
          <w:p w14:paraId="75C8A88E" w14:textId="77777777" w:rsidR="00415724" w:rsidRPr="00415724" w:rsidRDefault="00415724" w:rsidP="009D4619">
            <w:pPr>
              <w:spacing w:before="0" w:after="160" w:line="259" w:lineRule="auto"/>
              <w:rPr>
                <w:bCs/>
                <w:sz w:val="22"/>
                <w:szCs w:val="22"/>
              </w:rPr>
            </w:pPr>
            <w:r w:rsidRPr="00BF46F0">
              <w:rPr>
                <w:b/>
                <w:bCs/>
                <w:sz w:val="22"/>
                <w:szCs w:val="22"/>
              </w:rPr>
              <w:t>Data Analytics</w:t>
            </w:r>
          </w:p>
        </w:tc>
        <w:tc>
          <w:tcPr>
            <w:tcW w:w="3657" w:type="pct"/>
          </w:tcPr>
          <w:p w14:paraId="2DF74CB8" w14:textId="68B5EA80" w:rsidR="00415724" w:rsidRPr="00BF46F0" w:rsidRDefault="00415724" w:rsidP="009D4619">
            <w:pPr>
              <w:spacing w:before="0" w:after="160" w:line="259" w:lineRule="auto"/>
              <w:rPr>
                <w:bCs/>
                <w:sz w:val="22"/>
                <w:szCs w:val="22"/>
              </w:rPr>
            </w:pPr>
            <w:r w:rsidRPr="00BF46F0">
              <w:rPr>
                <w:bCs/>
                <w:sz w:val="22"/>
                <w:szCs w:val="22"/>
              </w:rPr>
              <w:t>Aplicação de técnicas estatísticas e computacionais para análise de grandes volumes de dados com objetivo de identificar padrões, anomalias e insights. Metodologia central desta auditoria.</w:t>
            </w:r>
          </w:p>
        </w:tc>
      </w:tr>
      <w:tr w:rsidR="00415724" w:rsidRPr="00BF46F0" w14:paraId="6D6CF1E4" w14:textId="77777777" w:rsidTr="002A443A">
        <w:tc>
          <w:tcPr>
            <w:tcW w:w="1343" w:type="pct"/>
          </w:tcPr>
          <w:p w14:paraId="535F1EB3" w14:textId="77777777" w:rsidR="00415724" w:rsidRPr="00415724" w:rsidRDefault="00415724" w:rsidP="009D4619">
            <w:pPr>
              <w:spacing w:before="0" w:after="160" w:line="259" w:lineRule="auto"/>
              <w:rPr>
                <w:bCs/>
                <w:sz w:val="22"/>
                <w:szCs w:val="22"/>
              </w:rPr>
            </w:pPr>
            <w:r w:rsidRPr="00BF46F0">
              <w:rPr>
                <w:b/>
                <w:bCs/>
                <w:sz w:val="22"/>
                <w:szCs w:val="22"/>
              </w:rPr>
              <w:t>Divergência Sistemática</w:t>
            </w:r>
          </w:p>
        </w:tc>
        <w:tc>
          <w:tcPr>
            <w:tcW w:w="3657" w:type="pct"/>
          </w:tcPr>
          <w:p w14:paraId="03299605" w14:textId="77777777" w:rsidR="00415724" w:rsidRPr="00BF46F0" w:rsidRDefault="00415724" w:rsidP="009D4619">
            <w:pPr>
              <w:spacing w:before="0" w:after="160" w:line="259" w:lineRule="auto"/>
              <w:rPr>
                <w:bCs/>
                <w:sz w:val="22"/>
                <w:szCs w:val="22"/>
              </w:rPr>
            </w:pPr>
            <w:r w:rsidRPr="00BF46F0">
              <w:rPr>
                <w:bCs/>
                <w:sz w:val="22"/>
                <w:szCs w:val="22"/>
              </w:rPr>
              <w:t xml:space="preserve"> Padrão consistente de desvio em uma direção específica, indicando causa estrutural. No CAF, identificou-se divergência sistemática de +120,89% nas áreas (áreas cadastradas menores que nos documentos).</w:t>
            </w:r>
          </w:p>
        </w:tc>
      </w:tr>
      <w:tr w:rsidR="00415724" w:rsidRPr="00BF46F0" w14:paraId="187963DC" w14:textId="77777777" w:rsidTr="002A443A">
        <w:tc>
          <w:tcPr>
            <w:tcW w:w="1343" w:type="pct"/>
          </w:tcPr>
          <w:p w14:paraId="07889AE4" w14:textId="77777777" w:rsidR="00415724" w:rsidRPr="00415724" w:rsidRDefault="00415724" w:rsidP="009D4619">
            <w:pPr>
              <w:spacing w:before="0" w:after="160" w:line="259" w:lineRule="auto"/>
              <w:rPr>
                <w:bCs/>
                <w:sz w:val="22"/>
                <w:szCs w:val="22"/>
              </w:rPr>
            </w:pPr>
            <w:r w:rsidRPr="00BF46F0">
              <w:rPr>
                <w:b/>
                <w:bCs/>
                <w:sz w:val="22"/>
                <w:szCs w:val="22"/>
              </w:rPr>
              <w:t>Falsos Positivos</w:t>
            </w:r>
          </w:p>
        </w:tc>
        <w:tc>
          <w:tcPr>
            <w:tcW w:w="3657" w:type="pct"/>
          </w:tcPr>
          <w:p w14:paraId="1EAAC5F7" w14:textId="77777777" w:rsidR="00415724" w:rsidRPr="00BF46F0" w:rsidRDefault="00415724" w:rsidP="009D4619">
            <w:pPr>
              <w:spacing w:before="0" w:after="160" w:line="259" w:lineRule="auto"/>
              <w:rPr>
                <w:bCs/>
                <w:sz w:val="22"/>
                <w:szCs w:val="22"/>
              </w:rPr>
            </w:pPr>
            <w:r w:rsidRPr="00BF46F0">
              <w:rPr>
                <w:bCs/>
                <w:sz w:val="22"/>
                <w:szCs w:val="22"/>
              </w:rPr>
              <w:t xml:space="preserve"> Identificação incorreta de anomalia ou erro quando na verdade não há problema real. Risco minimizado através de cruzamentos múltiplos de bases e validação de casos suspeitos.</w:t>
            </w:r>
          </w:p>
        </w:tc>
      </w:tr>
    </w:tbl>
    <w:p w14:paraId="17A53027" w14:textId="77777777" w:rsidR="00BE63CA" w:rsidRPr="00BE63CA" w:rsidRDefault="00BE63CA" w:rsidP="009D4619">
      <w:pPr>
        <w:pStyle w:val="GlossrioSeo"/>
        <w:spacing w:before="120"/>
        <w:ind w:left="714" w:hanging="357"/>
      </w:pPr>
      <w:r w:rsidRPr="00BE63CA">
        <w:t>GEOESPACIAL</w:t>
      </w:r>
    </w:p>
    <w:p w14:paraId="3734FDE4" w14:textId="77777777" w:rsidR="00BE63CA" w:rsidRPr="00BE63CA" w:rsidRDefault="00BE63CA" w:rsidP="009D4619">
      <w:pPr>
        <w:spacing w:before="0" w:after="160" w:line="259" w:lineRule="auto"/>
        <w:rPr>
          <w:bCs/>
        </w:rPr>
      </w:pPr>
      <w:r w:rsidRPr="00BE63CA">
        <w:rPr>
          <w:bCs/>
        </w:rPr>
        <w:t>Conceitos Cartográficos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55"/>
      </w:tblGrid>
      <w:tr w:rsidR="00415724" w:rsidRPr="00415724" w14:paraId="4A20C0F2" w14:textId="77777777" w:rsidTr="002A443A">
        <w:tc>
          <w:tcPr>
            <w:tcW w:w="1342" w:type="pct"/>
          </w:tcPr>
          <w:p w14:paraId="492E7797" w14:textId="77777777" w:rsidR="00415724" w:rsidRPr="00415724" w:rsidRDefault="00415724" w:rsidP="009D4619">
            <w:pPr>
              <w:spacing w:before="0" w:after="160" w:line="259" w:lineRule="auto"/>
              <w:rPr>
                <w:bCs/>
                <w:sz w:val="22"/>
                <w:szCs w:val="22"/>
              </w:rPr>
            </w:pPr>
            <w:r w:rsidRPr="00BE63CA">
              <w:rPr>
                <w:b/>
                <w:bCs/>
                <w:sz w:val="22"/>
                <w:szCs w:val="22"/>
              </w:rPr>
              <w:t>Coordenadas Geográficas</w:t>
            </w:r>
          </w:p>
        </w:tc>
        <w:tc>
          <w:tcPr>
            <w:tcW w:w="3658" w:type="pct"/>
          </w:tcPr>
          <w:p w14:paraId="16AEC74E" w14:textId="2D2EE091" w:rsidR="00415724" w:rsidRPr="00415724" w:rsidRDefault="00415724" w:rsidP="009D4619">
            <w:pPr>
              <w:spacing w:before="0" w:after="160" w:line="259" w:lineRule="auto"/>
              <w:rPr>
                <w:bCs/>
                <w:sz w:val="22"/>
                <w:szCs w:val="22"/>
              </w:rPr>
            </w:pPr>
            <w:r w:rsidRPr="00BE63CA">
              <w:rPr>
                <w:bCs/>
                <w:sz w:val="22"/>
                <w:szCs w:val="22"/>
              </w:rPr>
              <w:t>Valores de latitude e longitude que identificam a localização espacial de um ponto na superfície terrestre. No Sistema CAF, utilizadas para localizar imóveis rurais. Latitude varia de -90° a +90°; Longitude de -180° a +180°.</w:t>
            </w:r>
          </w:p>
        </w:tc>
      </w:tr>
      <w:tr w:rsidR="00415724" w:rsidRPr="00415724" w14:paraId="44F6F6BB" w14:textId="77777777" w:rsidTr="002A443A">
        <w:tc>
          <w:tcPr>
            <w:tcW w:w="1342" w:type="pct"/>
          </w:tcPr>
          <w:p w14:paraId="6596D3EF" w14:textId="77777777" w:rsidR="00415724" w:rsidRPr="00415724" w:rsidRDefault="00415724" w:rsidP="009D4619">
            <w:pPr>
              <w:spacing w:before="0" w:after="160" w:line="259" w:lineRule="auto"/>
              <w:rPr>
                <w:bCs/>
                <w:sz w:val="22"/>
                <w:szCs w:val="22"/>
              </w:rPr>
            </w:pPr>
            <w:r w:rsidRPr="00BE63CA">
              <w:rPr>
                <w:b/>
                <w:bCs/>
                <w:sz w:val="22"/>
                <w:szCs w:val="22"/>
              </w:rPr>
              <w:t>Dado Geoespacial</w:t>
            </w:r>
          </w:p>
        </w:tc>
        <w:tc>
          <w:tcPr>
            <w:tcW w:w="3658" w:type="pct"/>
          </w:tcPr>
          <w:p w14:paraId="664D77BA" w14:textId="7A69D6EA" w:rsidR="00415724" w:rsidRPr="00415724" w:rsidRDefault="00415724" w:rsidP="009D4619">
            <w:pPr>
              <w:spacing w:before="0" w:after="160" w:line="259" w:lineRule="auto"/>
              <w:rPr>
                <w:bCs/>
                <w:sz w:val="22"/>
                <w:szCs w:val="22"/>
              </w:rPr>
            </w:pPr>
            <w:r w:rsidRPr="00BE63CA">
              <w:rPr>
                <w:bCs/>
                <w:sz w:val="22"/>
                <w:szCs w:val="22"/>
              </w:rPr>
              <w:t>Informação que localiza espacialmente um objeto ou fenômeno, incluindo coordenadas geográficas (latitude/longitude) ou outros identificadores de posição territorial. No CAF, registra a localização dos imóveis rurais.</w:t>
            </w:r>
          </w:p>
        </w:tc>
      </w:tr>
      <w:tr w:rsidR="00415724" w:rsidRPr="00415724" w14:paraId="62BABFEF" w14:textId="77777777" w:rsidTr="002A443A">
        <w:tc>
          <w:tcPr>
            <w:tcW w:w="1342" w:type="pct"/>
          </w:tcPr>
          <w:p w14:paraId="51644DCE" w14:textId="77777777" w:rsidR="00415724" w:rsidRPr="00415724" w:rsidRDefault="00415724" w:rsidP="009D4619">
            <w:pPr>
              <w:spacing w:before="0" w:after="160" w:line="259" w:lineRule="auto"/>
              <w:rPr>
                <w:bCs/>
                <w:sz w:val="22"/>
                <w:szCs w:val="22"/>
              </w:rPr>
            </w:pPr>
            <w:r w:rsidRPr="00BE63CA">
              <w:rPr>
                <w:b/>
                <w:bCs/>
                <w:sz w:val="22"/>
                <w:szCs w:val="22"/>
              </w:rPr>
              <w:t>Georreferenciamento</w:t>
            </w:r>
          </w:p>
        </w:tc>
        <w:tc>
          <w:tcPr>
            <w:tcW w:w="3658" w:type="pct"/>
          </w:tcPr>
          <w:p w14:paraId="1009CAEE" w14:textId="4966D0B5" w:rsidR="00415724" w:rsidRPr="00415724" w:rsidRDefault="00415724" w:rsidP="009D4619">
            <w:pPr>
              <w:spacing w:before="0" w:after="160" w:line="259" w:lineRule="auto"/>
              <w:rPr>
                <w:bCs/>
                <w:sz w:val="22"/>
                <w:szCs w:val="22"/>
              </w:rPr>
            </w:pPr>
            <w:r w:rsidRPr="00BE63CA">
              <w:rPr>
                <w:bCs/>
                <w:sz w:val="22"/>
                <w:szCs w:val="22"/>
              </w:rPr>
              <w:t>Processo de atribuição de coordenadas geográficas (latitude/longitude) a pontos, áreas ou objetos territoriais, permitindo localização precisa em mapas e cruzamento com outras bases geoespaciais.</w:t>
            </w:r>
          </w:p>
        </w:tc>
      </w:tr>
      <w:tr w:rsidR="00415724" w:rsidRPr="00415724" w14:paraId="1C967B4A" w14:textId="77777777" w:rsidTr="002A443A">
        <w:tc>
          <w:tcPr>
            <w:tcW w:w="1342" w:type="pct"/>
          </w:tcPr>
          <w:p w14:paraId="31622BDC" w14:textId="77777777" w:rsidR="00415724" w:rsidRPr="00415724" w:rsidRDefault="00415724" w:rsidP="009D4619">
            <w:pPr>
              <w:spacing w:before="0" w:after="160" w:line="259" w:lineRule="auto"/>
              <w:rPr>
                <w:bCs/>
                <w:sz w:val="22"/>
                <w:szCs w:val="22"/>
              </w:rPr>
            </w:pPr>
            <w:r w:rsidRPr="00BE63CA">
              <w:rPr>
                <w:b/>
                <w:bCs/>
                <w:sz w:val="22"/>
                <w:szCs w:val="22"/>
              </w:rPr>
              <w:lastRenderedPageBreak/>
              <w:t>Imóvel Rural</w:t>
            </w:r>
          </w:p>
        </w:tc>
        <w:tc>
          <w:tcPr>
            <w:tcW w:w="3658" w:type="pct"/>
          </w:tcPr>
          <w:p w14:paraId="1E397050" w14:textId="086199C8" w:rsidR="00415724" w:rsidRPr="00415724" w:rsidRDefault="00415724" w:rsidP="009D4619">
            <w:pPr>
              <w:spacing w:before="0" w:after="160" w:line="259" w:lineRule="auto"/>
              <w:rPr>
                <w:bCs/>
                <w:sz w:val="22"/>
                <w:szCs w:val="22"/>
              </w:rPr>
            </w:pPr>
            <w:r w:rsidRPr="00BE63CA">
              <w:rPr>
                <w:bCs/>
                <w:sz w:val="22"/>
                <w:szCs w:val="22"/>
              </w:rPr>
              <w:t>Propriedade ou posse de terra destinada à agricultura familiar, registrada no CAF com localização geoespacial através de coordenadas geográficas e área em hectares. A base do CAF contém 3.171.656 imóveis rurais.</w:t>
            </w:r>
          </w:p>
        </w:tc>
      </w:tr>
      <w:tr w:rsidR="00415724" w:rsidRPr="00415724" w14:paraId="03B2C6B0" w14:textId="77777777" w:rsidTr="002A443A">
        <w:tc>
          <w:tcPr>
            <w:tcW w:w="1342" w:type="pct"/>
          </w:tcPr>
          <w:p w14:paraId="540491A2" w14:textId="77777777" w:rsidR="00415724" w:rsidRPr="00415724" w:rsidRDefault="00415724" w:rsidP="009D4619">
            <w:pPr>
              <w:spacing w:before="0" w:after="160" w:line="259" w:lineRule="auto"/>
              <w:rPr>
                <w:bCs/>
                <w:sz w:val="22"/>
                <w:szCs w:val="22"/>
              </w:rPr>
            </w:pPr>
            <w:r w:rsidRPr="00BE63CA">
              <w:rPr>
                <w:b/>
                <w:bCs/>
                <w:sz w:val="22"/>
                <w:szCs w:val="22"/>
              </w:rPr>
              <w:t>Integridade Geoespacial</w:t>
            </w:r>
          </w:p>
        </w:tc>
        <w:tc>
          <w:tcPr>
            <w:tcW w:w="3658" w:type="pct"/>
          </w:tcPr>
          <w:p w14:paraId="4E53E631" w14:textId="235541F5" w:rsidR="00415724" w:rsidRPr="00415724" w:rsidRDefault="00415724" w:rsidP="009D4619">
            <w:pPr>
              <w:spacing w:before="0" w:after="160" w:line="259" w:lineRule="auto"/>
              <w:rPr>
                <w:bCs/>
                <w:sz w:val="22"/>
                <w:szCs w:val="22"/>
              </w:rPr>
            </w:pPr>
            <w:r w:rsidRPr="00BE63CA">
              <w:rPr>
                <w:bCs/>
                <w:sz w:val="22"/>
                <w:szCs w:val="22"/>
              </w:rPr>
              <w:t>Propriedade dos dados cartográficos de estar corretos, sem duplicações, sobreposições indevidas ou conflitos espaciais, mantendo coerência territorial e unicidade de localização.</w:t>
            </w:r>
          </w:p>
        </w:tc>
      </w:tr>
      <w:tr w:rsidR="00415724" w:rsidRPr="00415724" w14:paraId="68948CF0" w14:textId="77777777" w:rsidTr="002A443A">
        <w:tc>
          <w:tcPr>
            <w:tcW w:w="1342" w:type="pct"/>
          </w:tcPr>
          <w:p w14:paraId="7C7CFC17" w14:textId="77777777" w:rsidR="00415724" w:rsidRPr="00415724" w:rsidRDefault="00415724" w:rsidP="009D4619">
            <w:pPr>
              <w:spacing w:before="0" w:after="160" w:line="259" w:lineRule="auto"/>
              <w:rPr>
                <w:bCs/>
                <w:sz w:val="22"/>
                <w:szCs w:val="22"/>
              </w:rPr>
            </w:pPr>
            <w:r w:rsidRPr="00BE63CA">
              <w:rPr>
                <w:b/>
                <w:bCs/>
                <w:sz w:val="22"/>
                <w:szCs w:val="22"/>
              </w:rPr>
              <w:t>Latitude</w:t>
            </w:r>
          </w:p>
        </w:tc>
        <w:tc>
          <w:tcPr>
            <w:tcW w:w="3658" w:type="pct"/>
          </w:tcPr>
          <w:p w14:paraId="61DFFA5C" w14:textId="18D0259B" w:rsidR="00415724" w:rsidRPr="00415724" w:rsidRDefault="00415724" w:rsidP="009D4619">
            <w:pPr>
              <w:spacing w:before="0" w:after="160" w:line="259" w:lineRule="auto"/>
              <w:rPr>
                <w:bCs/>
                <w:sz w:val="22"/>
                <w:szCs w:val="22"/>
              </w:rPr>
            </w:pPr>
            <w:r w:rsidRPr="00BE63CA">
              <w:rPr>
                <w:bCs/>
                <w:sz w:val="22"/>
                <w:szCs w:val="22"/>
              </w:rPr>
              <w:t>Coordenada geográfica que mede a distância angular, em graus, de um ponto em relação ao Equador. Varia de -90° (Polo Sul) a +90° (Polo Norte). No Brasil, valores típicos entre -34° e +5°.</w:t>
            </w:r>
          </w:p>
        </w:tc>
      </w:tr>
      <w:tr w:rsidR="00415724" w:rsidRPr="00415724" w14:paraId="391BDDFC" w14:textId="77777777" w:rsidTr="002A443A">
        <w:tc>
          <w:tcPr>
            <w:tcW w:w="1342" w:type="pct"/>
          </w:tcPr>
          <w:p w14:paraId="25EFB426" w14:textId="77777777" w:rsidR="00415724" w:rsidRPr="00415724" w:rsidRDefault="00415724" w:rsidP="009D4619">
            <w:pPr>
              <w:spacing w:before="0" w:after="160" w:line="259" w:lineRule="auto"/>
              <w:rPr>
                <w:bCs/>
                <w:sz w:val="22"/>
                <w:szCs w:val="22"/>
              </w:rPr>
            </w:pPr>
            <w:r w:rsidRPr="00BE63CA">
              <w:rPr>
                <w:b/>
                <w:bCs/>
                <w:sz w:val="22"/>
                <w:szCs w:val="22"/>
              </w:rPr>
              <w:t>Longitude</w:t>
            </w:r>
          </w:p>
        </w:tc>
        <w:tc>
          <w:tcPr>
            <w:tcW w:w="3658" w:type="pct"/>
          </w:tcPr>
          <w:p w14:paraId="77DECAED" w14:textId="043F575F" w:rsidR="00415724" w:rsidRPr="00415724" w:rsidRDefault="00415724" w:rsidP="009D4619">
            <w:pPr>
              <w:spacing w:before="0" w:after="160" w:line="259" w:lineRule="auto"/>
              <w:rPr>
                <w:bCs/>
                <w:sz w:val="22"/>
                <w:szCs w:val="22"/>
              </w:rPr>
            </w:pPr>
            <w:r w:rsidRPr="00BE63CA">
              <w:rPr>
                <w:bCs/>
                <w:sz w:val="22"/>
                <w:szCs w:val="22"/>
              </w:rPr>
              <w:t>Coordenada geográfica que mede a distância angular, em graus, de um ponto em relação ao Meridiano de Greenwich. Varia de -180° a +180°. No Brasil, valores típicos entre -74° e -35°.</w:t>
            </w:r>
          </w:p>
        </w:tc>
      </w:tr>
      <w:tr w:rsidR="00415724" w:rsidRPr="00415724" w14:paraId="3F051CBF" w14:textId="77777777" w:rsidTr="002A443A">
        <w:tc>
          <w:tcPr>
            <w:tcW w:w="1342" w:type="pct"/>
          </w:tcPr>
          <w:p w14:paraId="7D1FD7FF" w14:textId="77777777" w:rsidR="00415724" w:rsidRPr="00415724" w:rsidRDefault="00415724" w:rsidP="009D4619">
            <w:pPr>
              <w:spacing w:before="0" w:after="160" w:line="259" w:lineRule="auto"/>
              <w:rPr>
                <w:bCs/>
                <w:sz w:val="22"/>
                <w:szCs w:val="22"/>
              </w:rPr>
            </w:pPr>
            <w:r w:rsidRPr="00BE63CA">
              <w:rPr>
                <w:b/>
                <w:bCs/>
                <w:sz w:val="22"/>
                <w:szCs w:val="22"/>
              </w:rPr>
              <w:t>Parcela</w:t>
            </w:r>
          </w:p>
        </w:tc>
        <w:tc>
          <w:tcPr>
            <w:tcW w:w="3658" w:type="pct"/>
          </w:tcPr>
          <w:p w14:paraId="49AE4E78" w14:textId="0D078380" w:rsidR="00415724" w:rsidRPr="00415724" w:rsidRDefault="00415724" w:rsidP="009D4619">
            <w:pPr>
              <w:spacing w:before="0" w:after="160" w:line="259" w:lineRule="auto"/>
              <w:rPr>
                <w:bCs/>
                <w:sz w:val="22"/>
                <w:szCs w:val="22"/>
              </w:rPr>
            </w:pPr>
            <w:r w:rsidRPr="00BE63CA">
              <w:rPr>
                <w:bCs/>
                <w:sz w:val="22"/>
                <w:szCs w:val="22"/>
              </w:rPr>
              <w:t>Unidade territorial contígua de terra que constitui um imóvel rural, identificável através de seu perímetro e localização geoespacial.</w:t>
            </w:r>
          </w:p>
        </w:tc>
      </w:tr>
    </w:tbl>
    <w:p w14:paraId="15002282" w14:textId="77777777" w:rsidR="00BE63CA" w:rsidRPr="00BE63CA" w:rsidRDefault="00BE63CA" w:rsidP="009D4619">
      <w:pPr>
        <w:spacing w:after="160" w:line="259" w:lineRule="auto"/>
        <w:rPr>
          <w:bCs/>
        </w:rPr>
      </w:pPr>
      <w:r w:rsidRPr="00BE63CA">
        <w:rPr>
          <w:bCs/>
        </w:rPr>
        <w:t>Qualidade Cartográfica</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55"/>
      </w:tblGrid>
      <w:tr w:rsidR="00754652" w:rsidRPr="00754652" w14:paraId="3F106026" w14:textId="77777777" w:rsidTr="002A443A">
        <w:tc>
          <w:tcPr>
            <w:tcW w:w="1342" w:type="pct"/>
          </w:tcPr>
          <w:p w14:paraId="2A6EA13A" w14:textId="77777777" w:rsidR="00754652" w:rsidRPr="00754652" w:rsidRDefault="00754652" w:rsidP="009D4619">
            <w:pPr>
              <w:spacing w:before="0" w:after="160" w:line="259" w:lineRule="auto"/>
              <w:rPr>
                <w:bCs/>
                <w:sz w:val="22"/>
                <w:szCs w:val="22"/>
              </w:rPr>
            </w:pPr>
            <w:r w:rsidRPr="00BE63CA">
              <w:rPr>
                <w:b/>
                <w:bCs/>
                <w:sz w:val="22"/>
                <w:szCs w:val="22"/>
              </w:rPr>
              <w:t>Acurácia Geoespacial</w:t>
            </w:r>
          </w:p>
        </w:tc>
        <w:tc>
          <w:tcPr>
            <w:tcW w:w="3658" w:type="pct"/>
          </w:tcPr>
          <w:p w14:paraId="712BF985" w14:textId="1DD8AAD8" w:rsidR="00754652" w:rsidRPr="00754652" w:rsidRDefault="00754652" w:rsidP="009D4619">
            <w:pPr>
              <w:spacing w:before="0" w:after="160" w:line="259" w:lineRule="auto"/>
              <w:rPr>
                <w:bCs/>
                <w:sz w:val="22"/>
                <w:szCs w:val="22"/>
              </w:rPr>
            </w:pPr>
            <w:r w:rsidRPr="00BE63CA">
              <w:rPr>
                <w:bCs/>
                <w:sz w:val="22"/>
                <w:szCs w:val="22"/>
              </w:rPr>
              <w:t>Conformidade geral entre dados cartográficos (coordenadas, áreas, perímetros) registrados e a realidade territorial que representam. Dimensão crítica de qualidade para dados do CAF.</w:t>
            </w:r>
          </w:p>
        </w:tc>
      </w:tr>
      <w:tr w:rsidR="00754652" w:rsidRPr="00754652" w14:paraId="6A00D001" w14:textId="77777777" w:rsidTr="002A443A">
        <w:tc>
          <w:tcPr>
            <w:tcW w:w="1342" w:type="pct"/>
          </w:tcPr>
          <w:p w14:paraId="72455CF4" w14:textId="77777777" w:rsidR="00754652" w:rsidRPr="00754652" w:rsidRDefault="00754652" w:rsidP="009D4619">
            <w:pPr>
              <w:spacing w:before="0" w:after="160" w:line="259" w:lineRule="auto"/>
              <w:rPr>
                <w:bCs/>
                <w:sz w:val="22"/>
                <w:szCs w:val="22"/>
              </w:rPr>
            </w:pPr>
            <w:r w:rsidRPr="00BE63CA">
              <w:rPr>
                <w:b/>
                <w:bCs/>
                <w:sz w:val="22"/>
                <w:szCs w:val="22"/>
              </w:rPr>
              <w:t>Acurácia Posicional</w:t>
            </w:r>
          </w:p>
        </w:tc>
        <w:tc>
          <w:tcPr>
            <w:tcW w:w="3658" w:type="pct"/>
          </w:tcPr>
          <w:p w14:paraId="6A0C03F5" w14:textId="1C1EEAE0" w:rsidR="00754652" w:rsidRPr="00754652" w:rsidRDefault="00754652" w:rsidP="009D4619">
            <w:pPr>
              <w:spacing w:before="0" w:after="160" w:line="259" w:lineRule="auto"/>
              <w:rPr>
                <w:bCs/>
                <w:sz w:val="22"/>
                <w:szCs w:val="22"/>
              </w:rPr>
            </w:pPr>
            <w:r w:rsidRPr="00BE63CA">
              <w:rPr>
                <w:bCs/>
                <w:sz w:val="22"/>
                <w:szCs w:val="22"/>
              </w:rPr>
              <w:t>Grau de proximidade entre as coordenadas geográficas registradas e as coordenadas verdadeiras da localização do imóvel. Pode ser medida em metros de desvio ou percentual de erro.</w:t>
            </w:r>
          </w:p>
        </w:tc>
      </w:tr>
      <w:tr w:rsidR="00754652" w:rsidRPr="00754652" w14:paraId="4A212F80" w14:textId="77777777" w:rsidTr="002A443A">
        <w:tc>
          <w:tcPr>
            <w:tcW w:w="1342" w:type="pct"/>
          </w:tcPr>
          <w:p w14:paraId="3C3895D3" w14:textId="77777777" w:rsidR="00754652" w:rsidRPr="00754652" w:rsidRDefault="00754652" w:rsidP="009D4619">
            <w:pPr>
              <w:spacing w:before="0" w:after="160" w:line="259" w:lineRule="auto"/>
              <w:rPr>
                <w:bCs/>
                <w:sz w:val="22"/>
                <w:szCs w:val="22"/>
              </w:rPr>
            </w:pPr>
            <w:r w:rsidRPr="00BE63CA">
              <w:rPr>
                <w:b/>
                <w:bCs/>
                <w:sz w:val="22"/>
                <w:szCs w:val="22"/>
              </w:rPr>
              <w:t>Consistência de Coordenadas</w:t>
            </w:r>
          </w:p>
        </w:tc>
        <w:tc>
          <w:tcPr>
            <w:tcW w:w="3658" w:type="pct"/>
          </w:tcPr>
          <w:p w14:paraId="61D882DC" w14:textId="69255503" w:rsidR="00754652" w:rsidRPr="00754652" w:rsidRDefault="00754652" w:rsidP="009D4619">
            <w:pPr>
              <w:spacing w:before="0" w:after="160" w:line="259" w:lineRule="auto"/>
              <w:rPr>
                <w:bCs/>
                <w:sz w:val="22"/>
                <w:szCs w:val="22"/>
              </w:rPr>
            </w:pPr>
            <w:r w:rsidRPr="00BE63CA">
              <w:rPr>
                <w:bCs/>
                <w:sz w:val="22"/>
                <w:szCs w:val="22"/>
              </w:rPr>
              <w:t>Verificação de que coordenadas estejam dentro dos intervalos válidos do sistema de coordenadas geográficas e do território brasileiro. Inclui validação algorítmica de limites.</w:t>
            </w:r>
          </w:p>
        </w:tc>
      </w:tr>
      <w:tr w:rsidR="00754652" w:rsidRPr="00754652" w14:paraId="14ED3F48" w14:textId="77777777" w:rsidTr="002A443A">
        <w:tc>
          <w:tcPr>
            <w:tcW w:w="1342" w:type="pct"/>
          </w:tcPr>
          <w:p w14:paraId="76282BD2" w14:textId="77777777" w:rsidR="00754652" w:rsidRPr="00754652" w:rsidRDefault="00754652" w:rsidP="009D4619">
            <w:pPr>
              <w:spacing w:before="0" w:after="160" w:line="259" w:lineRule="auto"/>
              <w:rPr>
                <w:bCs/>
                <w:sz w:val="22"/>
                <w:szCs w:val="22"/>
              </w:rPr>
            </w:pPr>
            <w:r w:rsidRPr="00BE63CA">
              <w:rPr>
                <w:b/>
                <w:bCs/>
                <w:sz w:val="22"/>
                <w:szCs w:val="22"/>
              </w:rPr>
              <w:t>Coordenadas Implausíveis</w:t>
            </w:r>
          </w:p>
        </w:tc>
        <w:tc>
          <w:tcPr>
            <w:tcW w:w="3658" w:type="pct"/>
          </w:tcPr>
          <w:p w14:paraId="7E260DD2" w14:textId="583B326C" w:rsidR="00754652" w:rsidRPr="00754652" w:rsidRDefault="00754652" w:rsidP="009D4619">
            <w:pPr>
              <w:spacing w:before="0" w:after="160" w:line="259" w:lineRule="auto"/>
              <w:rPr>
                <w:bCs/>
                <w:sz w:val="22"/>
                <w:szCs w:val="22"/>
              </w:rPr>
            </w:pPr>
            <w:r w:rsidRPr="00BE63CA">
              <w:rPr>
                <w:bCs/>
                <w:sz w:val="22"/>
                <w:szCs w:val="22"/>
              </w:rPr>
              <w:t>Coordenadas que, embora possam ser matematicamente válidas, não correspondem à localização real do imóvel ou estão fora de contexto territorial apropriado. Exempl</w:t>
            </w:r>
            <w:r w:rsidRPr="00754652">
              <w:rPr>
                <w:bCs/>
                <w:sz w:val="22"/>
                <w:szCs w:val="22"/>
              </w:rPr>
              <w:t xml:space="preserve">o: </w:t>
            </w:r>
            <w:r w:rsidRPr="00BE63CA">
              <w:rPr>
                <w:bCs/>
                <w:sz w:val="22"/>
                <w:szCs w:val="22"/>
              </w:rPr>
              <w:t>coordenadas que localizam imóvel no oceano.</w:t>
            </w:r>
          </w:p>
        </w:tc>
      </w:tr>
      <w:tr w:rsidR="00754652" w:rsidRPr="00754652" w14:paraId="0D73B26A" w14:textId="77777777" w:rsidTr="002A443A">
        <w:tc>
          <w:tcPr>
            <w:tcW w:w="1342" w:type="pct"/>
          </w:tcPr>
          <w:p w14:paraId="6CA168B9" w14:textId="77777777" w:rsidR="00754652" w:rsidRPr="00754652" w:rsidRDefault="00754652" w:rsidP="009D4619">
            <w:pPr>
              <w:spacing w:before="0" w:after="160" w:line="259" w:lineRule="auto"/>
              <w:rPr>
                <w:bCs/>
                <w:sz w:val="22"/>
                <w:szCs w:val="22"/>
              </w:rPr>
            </w:pPr>
            <w:r w:rsidRPr="00BE63CA">
              <w:rPr>
                <w:b/>
                <w:bCs/>
                <w:sz w:val="22"/>
                <w:szCs w:val="22"/>
              </w:rPr>
              <w:t>Erro Algorítmico (Sintático)</w:t>
            </w:r>
          </w:p>
        </w:tc>
        <w:tc>
          <w:tcPr>
            <w:tcW w:w="3658" w:type="pct"/>
          </w:tcPr>
          <w:p w14:paraId="073B6A8F" w14:textId="720A4D5F" w:rsidR="00754652" w:rsidRPr="00754652" w:rsidRDefault="00754652" w:rsidP="009D4619">
            <w:pPr>
              <w:spacing w:before="0" w:after="160" w:line="259" w:lineRule="auto"/>
              <w:rPr>
                <w:bCs/>
                <w:sz w:val="22"/>
                <w:szCs w:val="22"/>
              </w:rPr>
            </w:pPr>
            <w:r w:rsidRPr="00BE63CA">
              <w:rPr>
                <w:bCs/>
                <w:sz w:val="22"/>
                <w:szCs w:val="22"/>
              </w:rPr>
              <w:t>Violação de regras matemáticas básicas do sistema de coordenadas geográficas, como latitude fora do intervalo [-90, 90] ou longitude fora de [-180, 180]. Erro detectável por validação automatizada.</w:t>
            </w:r>
          </w:p>
        </w:tc>
      </w:tr>
      <w:tr w:rsidR="00754652" w:rsidRPr="00754652" w14:paraId="53923D48" w14:textId="77777777" w:rsidTr="002A443A">
        <w:tc>
          <w:tcPr>
            <w:tcW w:w="1342" w:type="pct"/>
          </w:tcPr>
          <w:p w14:paraId="2A904468" w14:textId="77777777" w:rsidR="00754652" w:rsidRPr="00754652" w:rsidRDefault="00754652" w:rsidP="009D4619">
            <w:pPr>
              <w:spacing w:before="0" w:after="160" w:line="259" w:lineRule="auto"/>
              <w:rPr>
                <w:bCs/>
                <w:sz w:val="22"/>
                <w:szCs w:val="22"/>
              </w:rPr>
            </w:pPr>
            <w:r w:rsidRPr="00BE63CA">
              <w:rPr>
                <w:b/>
                <w:bCs/>
                <w:sz w:val="22"/>
                <w:szCs w:val="22"/>
              </w:rPr>
              <w:t>Erro de Digitação Manual</w:t>
            </w:r>
          </w:p>
        </w:tc>
        <w:tc>
          <w:tcPr>
            <w:tcW w:w="3658" w:type="pct"/>
          </w:tcPr>
          <w:p w14:paraId="7B9D1096" w14:textId="1047242F" w:rsidR="00754652" w:rsidRPr="00754652" w:rsidRDefault="00754652" w:rsidP="009D4619">
            <w:pPr>
              <w:spacing w:before="0" w:after="160" w:line="259" w:lineRule="auto"/>
              <w:rPr>
                <w:bCs/>
                <w:sz w:val="22"/>
                <w:szCs w:val="22"/>
              </w:rPr>
            </w:pPr>
            <w:r w:rsidRPr="00BE63CA">
              <w:rPr>
                <w:bCs/>
                <w:sz w:val="22"/>
                <w:szCs w:val="22"/>
              </w:rPr>
              <w:t>Erros introduzidos quando coordenadas geográficas são inseridas manualmente por digitação, típicos do sistema CAF anterior à interface Leaflet. Incluem inversão de dígitos, omissão de sinal negativo.</w:t>
            </w:r>
          </w:p>
        </w:tc>
      </w:tr>
      <w:tr w:rsidR="00754652" w:rsidRPr="00754652" w14:paraId="5CBDACC8" w14:textId="77777777" w:rsidTr="002A443A">
        <w:tc>
          <w:tcPr>
            <w:tcW w:w="1342" w:type="pct"/>
          </w:tcPr>
          <w:p w14:paraId="2C45D77D" w14:textId="77777777" w:rsidR="00754652" w:rsidRPr="00754652" w:rsidRDefault="00754652" w:rsidP="009D4619">
            <w:pPr>
              <w:spacing w:before="0" w:after="160" w:line="259" w:lineRule="auto"/>
              <w:rPr>
                <w:bCs/>
                <w:sz w:val="22"/>
                <w:szCs w:val="22"/>
              </w:rPr>
            </w:pPr>
            <w:r w:rsidRPr="00BE63CA">
              <w:rPr>
                <w:b/>
                <w:bCs/>
                <w:sz w:val="22"/>
                <w:szCs w:val="22"/>
              </w:rPr>
              <w:t>Erro Geoespacial (Semântico)</w:t>
            </w:r>
          </w:p>
        </w:tc>
        <w:tc>
          <w:tcPr>
            <w:tcW w:w="3658" w:type="pct"/>
          </w:tcPr>
          <w:p w14:paraId="0E689235" w14:textId="1443DD7E" w:rsidR="00754652" w:rsidRPr="00754652" w:rsidRDefault="00754652" w:rsidP="009D4619">
            <w:pPr>
              <w:spacing w:before="0" w:after="160" w:line="259" w:lineRule="auto"/>
              <w:rPr>
                <w:bCs/>
                <w:sz w:val="22"/>
                <w:szCs w:val="22"/>
              </w:rPr>
            </w:pPr>
            <w:r w:rsidRPr="00BE63CA">
              <w:rPr>
                <w:bCs/>
                <w:sz w:val="22"/>
                <w:szCs w:val="22"/>
              </w:rPr>
              <w:t>Desvio entre coordenadas registradas e a localização real do imóvel, mesmo que tecnicamente válidas matematicamente. Exemplo</w:t>
            </w:r>
            <w:r>
              <w:rPr>
                <w:bCs/>
                <w:sz w:val="22"/>
                <w:szCs w:val="22"/>
              </w:rPr>
              <w:t xml:space="preserve">: </w:t>
            </w:r>
            <w:r w:rsidRPr="00BE63CA">
              <w:rPr>
                <w:bCs/>
                <w:sz w:val="22"/>
                <w:szCs w:val="22"/>
              </w:rPr>
              <w:t>coordenadas que localizam imóvel em município diferente do declarado.</w:t>
            </w:r>
          </w:p>
        </w:tc>
      </w:tr>
      <w:tr w:rsidR="00754652" w:rsidRPr="00754652" w14:paraId="2A1B4CFE" w14:textId="77777777" w:rsidTr="002A443A">
        <w:tc>
          <w:tcPr>
            <w:tcW w:w="1342" w:type="pct"/>
          </w:tcPr>
          <w:p w14:paraId="390A32A5" w14:textId="77777777" w:rsidR="00754652" w:rsidRPr="00754652" w:rsidRDefault="00754652" w:rsidP="009D4619">
            <w:pPr>
              <w:spacing w:before="0" w:after="160" w:line="259" w:lineRule="auto"/>
              <w:rPr>
                <w:bCs/>
                <w:sz w:val="22"/>
                <w:szCs w:val="22"/>
              </w:rPr>
            </w:pPr>
            <w:r w:rsidRPr="00BE63CA">
              <w:rPr>
                <w:b/>
                <w:bCs/>
                <w:sz w:val="22"/>
                <w:szCs w:val="22"/>
              </w:rPr>
              <w:t>Precisão Decimal</w:t>
            </w:r>
          </w:p>
        </w:tc>
        <w:tc>
          <w:tcPr>
            <w:tcW w:w="3658" w:type="pct"/>
          </w:tcPr>
          <w:p w14:paraId="5745C173" w14:textId="0A94EA04" w:rsidR="00754652" w:rsidRPr="00754652" w:rsidRDefault="00754652" w:rsidP="009D4619">
            <w:pPr>
              <w:spacing w:before="0" w:after="160" w:line="259" w:lineRule="auto"/>
              <w:rPr>
                <w:bCs/>
                <w:sz w:val="22"/>
                <w:szCs w:val="22"/>
              </w:rPr>
            </w:pPr>
            <w:r w:rsidRPr="00BE63CA">
              <w:rPr>
                <w:bCs/>
                <w:sz w:val="22"/>
                <w:szCs w:val="22"/>
              </w:rPr>
              <w:t>Número de casas decimais em coordenadas geográficas que determina o grau de exatidão posicional. Exemplo</w:t>
            </w:r>
            <w:r>
              <w:rPr>
                <w:bCs/>
                <w:sz w:val="22"/>
                <w:szCs w:val="22"/>
              </w:rPr>
              <w:t xml:space="preserve">: </w:t>
            </w:r>
            <w:r w:rsidRPr="00BE63CA">
              <w:rPr>
                <w:bCs/>
                <w:sz w:val="22"/>
                <w:szCs w:val="22"/>
              </w:rPr>
              <w:t>6 casas decimais proporcionam precisão de aproximadamente 10 centímetros.</w:t>
            </w:r>
          </w:p>
        </w:tc>
      </w:tr>
    </w:tbl>
    <w:p w14:paraId="1A91E2D8" w14:textId="77777777" w:rsidR="00BE63CA" w:rsidRPr="00BE63CA" w:rsidRDefault="00BE63CA" w:rsidP="009D4619">
      <w:pPr>
        <w:spacing w:after="160" w:line="259" w:lineRule="auto"/>
        <w:rPr>
          <w:bCs/>
        </w:rPr>
      </w:pPr>
      <w:r w:rsidRPr="00BE63CA">
        <w:rPr>
          <w:bCs/>
        </w:rPr>
        <w:t>Anomalias Cartográficas</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F1766A" w:rsidRPr="002A443A" w14:paraId="05C46E73" w14:textId="77777777" w:rsidTr="008A682C">
        <w:tc>
          <w:tcPr>
            <w:tcW w:w="1343" w:type="pct"/>
          </w:tcPr>
          <w:p w14:paraId="519A0029" w14:textId="77777777" w:rsidR="00F1766A" w:rsidRPr="002A443A" w:rsidRDefault="00F1766A" w:rsidP="009D4619">
            <w:pPr>
              <w:spacing w:before="0" w:after="160" w:line="259" w:lineRule="auto"/>
              <w:rPr>
                <w:bCs/>
                <w:sz w:val="22"/>
                <w:szCs w:val="22"/>
              </w:rPr>
            </w:pPr>
            <w:r w:rsidRPr="00BE63CA">
              <w:rPr>
                <w:b/>
                <w:bCs/>
                <w:sz w:val="22"/>
                <w:szCs w:val="22"/>
              </w:rPr>
              <w:lastRenderedPageBreak/>
              <w:t>Deterioração da Qualidade Cartográfica</w:t>
            </w:r>
          </w:p>
        </w:tc>
        <w:tc>
          <w:tcPr>
            <w:tcW w:w="3657" w:type="pct"/>
          </w:tcPr>
          <w:p w14:paraId="1C04F8AB" w14:textId="33C76E38" w:rsidR="00F1766A" w:rsidRPr="002A443A" w:rsidRDefault="00F1766A" w:rsidP="009D4619">
            <w:pPr>
              <w:spacing w:before="0" w:after="160" w:line="259" w:lineRule="auto"/>
              <w:rPr>
                <w:bCs/>
                <w:sz w:val="22"/>
                <w:szCs w:val="22"/>
              </w:rPr>
            </w:pPr>
            <w:r w:rsidRPr="00BE63CA">
              <w:rPr>
                <w:bCs/>
                <w:sz w:val="22"/>
                <w:szCs w:val="22"/>
              </w:rPr>
              <w:t>Aumento na taxa de erros em dados geoespaciais ao longo do tempo ou após mudanças tecnológicas. No CAF, identificou-se deterioração de +40,6% na taxa de erro global após implementação do CAF 3.0.</w:t>
            </w:r>
          </w:p>
        </w:tc>
      </w:tr>
      <w:tr w:rsidR="00F1766A" w:rsidRPr="002A443A" w14:paraId="3F81C54B" w14:textId="77777777" w:rsidTr="008A682C">
        <w:tc>
          <w:tcPr>
            <w:tcW w:w="1343" w:type="pct"/>
          </w:tcPr>
          <w:p w14:paraId="5BCDD957" w14:textId="77777777" w:rsidR="00F1766A" w:rsidRPr="002A443A" w:rsidRDefault="00F1766A" w:rsidP="009D4619">
            <w:pPr>
              <w:spacing w:before="0" w:after="160" w:line="259" w:lineRule="auto"/>
              <w:rPr>
                <w:bCs/>
                <w:sz w:val="22"/>
                <w:szCs w:val="22"/>
              </w:rPr>
            </w:pPr>
            <w:r w:rsidRPr="00BE63CA">
              <w:rPr>
                <w:b/>
                <w:bCs/>
                <w:sz w:val="22"/>
                <w:szCs w:val="22"/>
              </w:rPr>
              <w:t>Duplicação Espacial</w:t>
            </w:r>
          </w:p>
        </w:tc>
        <w:tc>
          <w:tcPr>
            <w:tcW w:w="3657" w:type="pct"/>
          </w:tcPr>
          <w:p w14:paraId="0317B4DA" w14:textId="04DC29D9" w:rsidR="00F1766A" w:rsidRPr="002A443A" w:rsidRDefault="00F1766A" w:rsidP="009D4619">
            <w:pPr>
              <w:spacing w:before="0" w:after="160" w:line="259" w:lineRule="auto"/>
              <w:rPr>
                <w:bCs/>
                <w:sz w:val="22"/>
                <w:szCs w:val="22"/>
              </w:rPr>
            </w:pPr>
            <w:r w:rsidRPr="00BE63CA">
              <w:rPr>
                <w:bCs/>
                <w:sz w:val="22"/>
                <w:szCs w:val="22"/>
              </w:rPr>
              <w:t>Existência de múltiplos registros cadastrais que compartilham exatamente as mesmas coordenadas geográficas, comprometendo a unicidade e rastreabilidade espacial dos beneficiários.</w:t>
            </w:r>
          </w:p>
        </w:tc>
      </w:tr>
      <w:tr w:rsidR="00F1766A" w:rsidRPr="002A443A" w14:paraId="6E71D86D" w14:textId="77777777" w:rsidTr="008A682C">
        <w:tc>
          <w:tcPr>
            <w:tcW w:w="1343" w:type="pct"/>
          </w:tcPr>
          <w:p w14:paraId="707AADA1" w14:textId="77777777" w:rsidR="00F1766A" w:rsidRPr="002A443A" w:rsidRDefault="00F1766A" w:rsidP="009D4619">
            <w:pPr>
              <w:spacing w:before="0" w:after="160" w:line="259" w:lineRule="auto"/>
              <w:rPr>
                <w:bCs/>
                <w:sz w:val="22"/>
                <w:szCs w:val="22"/>
              </w:rPr>
            </w:pPr>
            <w:r w:rsidRPr="00BE63CA">
              <w:rPr>
                <w:b/>
                <w:bCs/>
                <w:sz w:val="22"/>
                <w:szCs w:val="22"/>
              </w:rPr>
              <w:t>Inflação Cadastral</w:t>
            </w:r>
          </w:p>
        </w:tc>
        <w:tc>
          <w:tcPr>
            <w:tcW w:w="3657" w:type="pct"/>
          </w:tcPr>
          <w:p w14:paraId="2D63F319" w14:textId="0D3E1299" w:rsidR="00F1766A" w:rsidRPr="002A443A" w:rsidRDefault="00F1766A" w:rsidP="009D4619">
            <w:pPr>
              <w:spacing w:before="0" w:after="160" w:line="259" w:lineRule="auto"/>
              <w:rPr>
                <w:bCs/>
                <w:sz w:val="22"/>
                <w:szCs w:val="22"/>
              </w:rPr>
            </w:pPr>
            <w:r w:rsidRPr="00BE63CA">
              <w:rPr>
                <w:bCs/>
                <w:sz w:val="22"/>
                <w:szCs w:val="22"/>
              </w:rPr>
              <w:t>Fenômeno em que a área total cadastrada em um município supera a área territorial oficial daquele município segundo o IBGE, indicando inconsistência sistêmica de dados. Identificada em 632 municípios (11,43%).</w:t>
            </w:r>
          </w:p>
        </w:tc>
      </w:tr>
      <w:tr w:rsidR="00F1766A" w:rsidRPr="002A443A" w14:paraId="4B1166AD" w14:textId="77777777" w:rsidTr="008A682C">
        <w:tc>
          <w:tcPr>
            <w:tcW w:w="1343" w:type="pct"/>
          </w:tcPr>
          <w:p w14:paraId="2088BF57" w14:textId="77777777" w:rsidR="00F1766A" w:rsidRPr="002A443A" w:rsidRDefault="00F1766A" w:rsidP="009D4619">
            <w:pPr>
              <w:spacing w:before="0" w:after="160" w:line="259" w:lineRule="auto"/>
              <w:rPr>
                <w:bCs/>
                <w:sz w:val="22"/>
                <w:szCs w:val="22"/>
              </w:rPr>
            </w:pPr>
            <w:r w:rsidRPr="00BE63CA">
              <w:rPr>
                <w:b/>
                <w:bCs/>
                <w:sz w:val="22"/>
                <w:szCs w:val="22"/>
              </w:rPr>
              <w:t>Rastreabilidade Espacial</w:t>
            </w:r>
          </w:p>
        </w:tc>
        <w:tc>
          <w:tcPr>
            <w:tcW w:w="3657" w:type="pct"/>
          </w:tcPr>
          <w:p w14:paraId="39213C41" w14:textId="215C23DE" w:rsidR="00F1766A" w:rsidRPr="002A443A" w:rsidRDefault="00F1766A" w:rsidP="009D4619">
            <w:pPr>
              <w:spacing w:before="0" w:after="160" w:line="259" w:lineRule="auto"/>
              <w:rPr>
                <w:bCs/>
                <w:sz w:val="22"/>
                <w:szCs w:val="22"/>
              </w:rPr>
            </w:pPr>
            <w:r w:rsidRPr="00BE63CA">
              <w:rPr>
                <w:bCs/>
                <w:sz w:val="22"/>
                <w:szCs w:val="22"/>
              </w:rPr>
              <w:t>Capacidade de identificar de forma única cada imóvel rural pela sua localização geoespacial. Comprometida quando múltiplos registros compartilham as mesmas coordenadas geográficas.</w:t>
            </w:r>
          </w:p>
        </w:tc>
      </w:tr>
      <w:tr w:rsidR="00F1766A" w:rsidRPr="002A443A" w14:paraId="59A44595" w14:textId="77777777" w:rsidTr="008A682C">
        <w:tc>
          <w:tcPr>
            <w:tcW w:w="1343" w:type="pct"/>
          </w:tcPr>
          <w:p w14:paraId="759CC540" w14:textId="77777777" w:rsidR="00F1766A" w:rsidRPr="002A443A" w:rsidRDefault="00F1766A" w:rsidP="009D4619">
            <w:pPr>
              <w:spacing w:before="0" w:after="160" w:line="259" w:lineRule="auto"/>
              <w:rPr>
                <w:bCs/>
                <w:sz w:val="22"/>
                <w:szCs w:val="22"/>
              </w:rPr>
            </w:pPr>
            <w:r w:rsidRPr="00BE63CA">
              <w:rPr>
                <w:b/>
                <w:bCs/>
                <w:sz w:val="22"/>
                <w:szCs w:val="22"/>
              </w:rPr>
              <w:t>Sobreposição de Áreas</w:t>
            </w:r>
          </w:p>
        </w:tc>
        <w:tc>
          <w:tcPr>
            <w:tcW w:w="3657" w:type="pct"/>
          </w:tcPr>
          <w:p w14:paraId="1A481041" w14:textId="66D8BC89" w:rsidR="00F1766A" w:rsidRPr="002A443A" w:rsidRDefault="00F1766A" w:rsidP="009D4619">
            <w:pPr>
              <w:spacing w:before="0" w:after="160" w:line="259" w:lineRule="auto"/>
              <w:rPr>
                <w:bCs/>
                <w:sz w:val="22"/>
                <w:szCs w:val="22"/>
              </w:rPr>
            </w:pPr>
            <w:r w:rsidRPr="00BE63CA">
              <w:rPr>
                <w:bCs/>
                <w:sz w:val="22"/>
                <w:szCs w:val="22"/>
              </w:rPr>
              <w:t>Situação em que duas ou mais parcelas cadastradas compartilham total ou parcialmente o mesmo espaço territorial, criando conflito de posse/propriedade e impossibilitando validação de áreas.</w:t>
            </w:r>
          </w:p>
        </w:tc>
      </w:tr>
    </w:tbl>
    <w:p w14:paraId="3FA5FC31" w14:textId="77777777" w:rsidR="00BE63CA" w:rsidRPr="00BE63CA" w:rsidRDefault="00BE63CA" w:rsidP="009D4619">
      <w:pPr>
        <w:spacing w:after="160" w:line="259" w:lineRule="auto"/>
        <w:rPr>
          <w:bCs/>
        </w:rPr>
      </w:pPr>
      <w:r w:rsidRPr="00BE63CA">
        <w:rPr>
          <w:bCs/>
        </w:rPr>
        <w:t>Sistemas de Referência</w:t>
      </w:r>
    </w:p>
    <w:tbl>
      <w:tblPr>
        <w:tblStyle w:val="Tabelacomgrade"/>
        <w:tblW w:w="4932" w:type="pc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953"/>
      </w:tblGrid>
      <w:tr w:rsidR="002A443A" w:rsidRPr="002A443A" w14:paraId="1DD8E3CF" w14:textId="77777777" w:rsidTr="002A443A">
        <w:tc>
          <w:tcPr>
            <w:tcW w:w="1343" w:type="pct"/>
          </w:tcPr>
          <w:p w14:paraId="124DD450" w14:textId="77777777" w:rsidR="002A443A" w:rsidRPr="002A443A" w:rsidRDefault="002A443A" w:rsidP="009D4619">
            <w:pPr>
              <w:spacing w:before="0" w:after="160" w:line="259" w:lineRule="auto"/>
              <w:rPr>
                <w:bCs/>
                <w:sz w:val="22"/>
                <w:szCs w:val="22"/>
              </w:rPr>
            </w:pPr>
            <w:r w:rsidRPr="00BE63CA">
              <w:rPr>
                <w:b/>
                <w:bCs/>
                <w:sz w:val="22"/>
                <w:szCs w:val="22"/>
              </w:rPr>
              <w:t>Cadastro Ambiental Rural (CAR)</w:t>
            </w:r>
          </w:p>
        </w:tc>
        <w:tc>
          <w:tcPr>
            <w:tcW w:w="3657" w:type="pct"/>
          </w:tcPr>
          <w:p w14:paraId="4ED6B48A" w14:textId="66132DE4" w:rsidR="002A443A" w:rsidRPr="002A443A" w:rsidRDefault="002A443A" w:rsidP="009D4619">
            <w:pPr>
              <w:spacing w:before="0" w:after="160" w:line="259" w:lineRule="auto"/>
              <w:rPr>
                <w:bCs/>
                <w:sz w:val="22"/>
                <w:szCs w:val="22"/>
              </w:rPr>
            </w:pPr>
            <w:r w:rsidRPr="00BE63CA">
              <w:rPr>
                <w:bCs/>
                <w:sz w:val="22"/>
                <w:szCs w:val="22"/>
              </w:rPr>
              <w:t>Sistema de cadastro de imóveis rurais com finalidade ambiental, gerido pelo Ministério da Gestão e Inovação em Serviços Públicos (MGI), contendo dados geoespaciais de propriedades rurais para fins de regularização ambiental.</w:t>
            </w:r>
          </w:p>
        </w:tc>
      </w:tr>
      <w:tr w:rsidR="002A443A" w:rsidRPr="002A443A" w14:paraId="2681395D" w14:textId="77777777" w:rsidTr="002A443A">
        <w:tc>
          <w:tcPr>
            <w:tcW w:w="1343" w:type="pct"/>
          </w:tcPr>
          <w:p w14:paraId="24A82F3A" w14:textId="77777777" w:rsidR="002A443A" w:rsidRPr="002A443A" w:rsidRDefault="002A443A" w:rsidP="009D4619">
            <w:pPr>
              <w:spacing w:before="0" w:after="160" w:line="259" w:lineRule="auto"/>
              <w:rPr>
                <w:bCs/>
                <w:sz w:val="22"/>
                <w:szCs w:val="22"/>
              </w:rPr>
            </w:pPr>
            <w:r w:rsidRPr="00BE63CA">
              <w:rPr>
                <w:b/>
                <w:bCs/>
                <w:sz w:val="22"/>
                <w:szCs w:val="22"/>
              </w:rPr>
              <w:t>Interface Leaflet</w:t>
            </w:r>
          </w:p>
        </w:tc>
        <w:tc>
          <w:tcPr>
            <w:tcW w:w="3657" w:type="pct"/>
          </w:tcPr>
          <w:p w14:paraId="6328924B" w14:textId="08D47C17" w:rsidR="002A443A" w:rsidRPr="002A443A" w:rsidRDefault="002A443A" w:rsidP="009D4619">
            <w:pPr>
              <w:spacing w:before="0" w:after="160" w:line="259" w:lineRule="auto"/>
              <w:rPr>
                <w:bCs/>
                <w:sz w:val="22"/>
                <w:szCs w:val="22"/>
              </w:rPr>
            </w:pPr>
            <w:r w:rsidRPr="00BE63CA">
              <w:rPr>
                <w:bCs/>
                <w:sz w:val="22"/>
                <w:szCs w:val="22"/>
              </w:rPr>
              <w:t>Biblioteca JavaScript de código aberto para mapas interativos, implementada no CAF em 15/8/2025. Permite seleção de localização de imóvel rural mediante clique direto em mapa visual, substituindo a digitação manual de coordenadas.</w:t>
            </w:r>
          </w:p>
        </w:tc>
      </w:tr>
      <w:tr w:rsidR="002A443A" w:rsidRPr="002A443A" w14:paraId="724392B9" w14:textId="77777777" w:rsidTr="002A443A">
        <w:tc>
          <w:tcPr>
            <w:tcW w:w="1343" w:type="pct"/>
          </w:tcPr>
          <w:p w14:paraId="468270C3" w14:textId="77777777" w:rsidR="002A443A" w:rsidRPr="002A443A" w:rsidRDefault="002A443A" w:rsidP="009D4619">
            <w:pPr>
              <w:spacing w:before="0" w:after="160" w:line="259" w:lineRule="auto"/>
              <w:rPr>
                <w:bCs/>
                <w:sz w:val="22"/>
                <w:szCs w:val="22"/>
              </w:rPr>
            </w:pPr>
            <w:r w:rsidRPr="00BE63CA">
              <w:rPr>
                <w:b/>
                <w:bCs/>
                <w:sz w:val="22"/>
                <w:szCs w:val="22"/>
              </w:rPr>
              <w:t>Malha do IBGE</w:t>
            </w:r>
          </w:p>
        </w:tc>
        <w:tc>
          <w:tcPr>
            <w:tcW w:w="3657" w:type="pct"/>
          </w:tcPr>
          <w:p w14:paraId="152CC9BA" w14:textId="5AA94649" w:rsidR="002A443A" w:rsidRPr="002A443A" w:rsidRDefault="002A443A" w:rsidP="009D4619">
            <w:pPr>
              <w:spacing w:before="0" w:after="160" w:line="259" w:lineRule="auto"/>
              <w:rPr>
                <w:bCs/>
                <w:sz w:val="22"/>
                <w:szCs w:val="22"/>
              </w:rPr>
            </w:pPr>
            <w:r w:rsidRPr="00BE63CA">
              <w:rPr>
                <w:bCs/>
                <w:sz w:val="22"/>
                <w:szCs w:val="22"/>
              </w:rPr>
              <w:t>Base geográfica oficial do Instituto Brasileiro de Geografia e Estatística que contém os limites territoriais de municípios, estados e regiões do Brasil. Utilizada como referência para validação de áreas municipais.</w:t>
            </w:r>
          </w:p>
        </w:tc>
      </w:tr>
      <w:tr w:rsidR="002A443A" w:rsidRPr="002A443A" w14:paraId="5805354F" w14:textId="77777777" w:rsidTr="002A443A">
        <w:tc>
          <w:tcPr>
            <w:tcW w:w="1343" w:type="pct"/>
          </w:tcPr>
          <w:p w14:paraId="2560BF37" w14:textId="77777777" w:rsidR="002A443A" w:rsidRPr="002A443A" w:rsidRDefault="002A443A" w:rsidP="009D4619">
            <w:pPr>
              <w:spacing w:before="0" w:after="160" w:line="259" w:lineRule="auto"/>
              <w:rPr>
                <w:bCs/>
                <w:sz w:val="22"/>
                <w:szCs w:val="22"/>
              </w:rPr>
            </w:pPr>
            <w:r w:rsidRPr="00BE63CA">
              <w:rPr>
                <w:b/>
                <w:bCs/>
                <w:sz w:val="22"/>
                <w:szCs w:val="22"/>
              </w:rPr>
              <w:t>SICAR</w:t>
            </w:r>
          </w:p>
        </w:tc>
        <w:tc>
          <w:tcPr>
            <w:tcW w:w="3657" w:type="pct"/>
          </w:tcPr>
          <w:p w14:paraId="0B946C23" w14:textId="2AFA46BF" w:rsidR="002A443A" w:rsidRPr="002A443A" w:rsidRDefault="002A443A" w:rsidP="009D4619">
            <w:pPr>
              <w:spacing w:before="0" w:after="160" w:line="259" w:lineRule="auto"/>
              <w:rPr>
                <w:bCs/>
                <w:sz w:val="22"/>
                <w:szCs w:val="22"/>
              </w:rPr>
            </w:pPr>
            <w:r w:rsidRPr="00BE63CA">
              <w:rPr>
                <w:bCs/>
                <w:sz w:val="22"/>
                <w:szCs w:val="22"/>
              </w:rPr>
              <w:t>Sistema Nacional de Cadastro Ambiental Rural que integra o CAR, gerido pela rede de órgãos ambientais estaduais. Contém dados geoespaciais de propriedades rurais para fins de monitoramento ambiental.</w:t>
            </w:r>
          </w:p>
        </w:tc>
      </w:tr>
      <w:tr w:rsidR="00434EA7" w:rsidRPr="002A443A" w14:paraId="6786397E" w14:textId="77777777" w:rsidTr="002A443A">
        <w:tc>
          <w:tcPr>
            <w:tcW w:w="1343" w:type="pct"/>
          </w:tcPr>
          <w:p w14:paraId="3DA681DE" w14:textId="0C69E420" w:rsidR="00434EA7" w:rsidRPr="00BE63CA" w:rsidRDefault="00434EA7" w:rsidP="009D4619">
            <w:pPr>
              <w:spacing w:before="0" w:after="160" w:line="259" w:lineRule="auto"/>
              <w:rPr>
                <w:b/>
                <w:bCs/>
                <w:sz w:val="22"/>
                <w:szCs w:val="22"/>
              </w:rPr>
            </w:pPr>
            <w:r>
              <w:rPr>
                <w:b/>
                <w:bCs/>
                <w:sz w:val="22"/>
                <w:szCs w:val="22"/>
              </w:rPr>
              <w:t>SIRC</w:t>
            </w:r>
          </w:p>
        </w:tc>
        <w:tc>
          <w:tcPr>
            <w:tcW w:w="3657" w:type="pct"/>
          </w:tcPr>
          <w:p w14:paraId="37D0FCFD" w14:textId="4FD8DAF7" w:rsidR="00434EA7" w:rsidRPr="00BE63CA" w:rsidRDefault="00C53D52" w:rsidP="009D4619">
            <w:pPr>
              <w:spacing w:before="0" w:after="160" w:line="259" w:lineRule="auto"/>
              <w:rPr>
                <w:bCs/>
                <w:sz w:val="22"/>
                <w:szCs w:val="22"/>
              </w:rPr>
            </w:pPr>
            <w:r w:rsidRPr="00C53D52">
              <w:rPr>
                <w:bCs/>
                <w:sz w:val="22"/>
                <w:szCs w:val="22"/>
              </w:rPr>
              <w:t>Sistema Nacional de Informações de Registro Civil</w:t>
            </w:r>
            <w:r>
              <w:rPr>
                <w:bCs/>
                <w:sz w:val="22"/>
                <w:szCs w:val="22"/>
              </w:rPr>
              <w:t xml:space="preserve">, </w:t>
            </w:r>
            <w:r w:rsidRPr="00C53D52">
              <w:rPr>
                <w:bCs/>
                <w:sz w:val="22"/>
                <w:szCs w:val="22"/>
              </w:rPr>
              <w:t>Sistema instituído pelo Decreto nº 8.270/2014 que centraliza as informações de nascimento, casamento, óbito e natimorto, substituindo o antigo SISOBI. É a base oficial vigente para verificação de óbitos e integridade de dados civis</w:t>
            </w:r>
            <w:r>
              <w:rPr>
                <w:bCs/>
                <w:sz w:val="22"/>
                <w:szCs w:val="22"/>
              </w:rPr>
              <w:t>.</w:t>
            </w:r>
          </w:p>
        </w:tc>
      </w:tr>
      <w:tr w:rsidR="00C53D52" w:rsidRPr="002A443A" w14:paraId="3FA8ABB3" w14:textId="77777777" w:rsidTr="002A443A">
        <w:tc>
          <w:tcPr>
            <w:tcW w:w="1343" w:type="pct"/>
          </w:tcPr>
          <w:p w14:paraId="5761E560" w14:textId="430DE657" w:rsidR="00C53D52" w:rsidRPr="00BE63CA" w:rsidRDefault="00C53D52" w:rsidP="009D4619">
            <w:pPr>
              <w:spacing w:before="0" w:after="160" w:line="259" w:lineRule="auto"/>
              <w:rPr>
                <w:b/>
                <w:bCs/>
                <w:sz w:val="22"/>
                <w:szCs w:val="22"/>
              </w:rPr>
            </w:pPr>
            <w:r>
              <w:rPr>
                <w:b/>
                <w:bCs/>
                <w:sz w:val="22"/>
                <w:szCs w:val="22"/>
              </w:rPr>
              <w:t>SISOBI</w:t>
            </w:r>
          </w:p>
        </w:tc>
        <w:tc>
          <w:tcPr>
            <w:tcW w:w="3657" w:type="pct"/>
          </w:tcPr>
          <w:p w14:paraId="61A986E3" w14:textId="016EB2CD" w:rsidR="00C53D52" w:rsidRPr="00BE63CA" w:rsidRDefault="009B2012" w:rsidP="009D4619">
            <w:pPr>
              <w:spacing w:before="0" w:after="160" w:line="259" w:lineRule="auto"/>
              <w:rPr>
                <w:bCs/>
                <w:sz w:val="22"/>
                <w:szCs w:val="22"/>
              </w:rPr>
            </w:pPr>
            <w:r>
              <w:rPr>
                <w:bCs/>
                <w:sz w:val="22"/>
                <w:szCs w:val="22"/>
              </w:rPr>
              <w:t>Sistema de Controle de Óbitos.</w:t>
            </w:r>
          </w:p>
        </w:tc>
      </w:tr>
      <w:tr w:rsidR="002A443A" w:rsidRPr="002A443A" w14:paraId="32122DD2" w14:textId="77777777" w:rsidTr="002A443A">
        <w:tc>
          <w:tcPr>
            <w:tcW w:w="1343" w:type="pct"/>
          </w:tcPr>
          <w:p w14:paraId="5ADAF32F" w14:textId="77777777" w:rsidR="002A443A" w:rsidRPr="002A443A" w:rsidRDefault="002A443A" w:rsidP="009D4619">
            <w:pPr>
              <w:spacing w:before="0" w:after="160" w:line="259" w:lineRule="auto"/>
              <w:rPr>
                <w:bCs/>
                <w:sz w:val="22"/>
                <w:szCs w:val="22"/>
              </w:rPr>
            </w:pPr>
            <w:r w:rsidRPr="00BE63CA">
              <w:rPr>
                <w:b/>
                <w:bCs/>
                <w:sz w:val="22"/>
                <w:szCs w:val="22"/>
              </w:rPr>
              <w:t>Sistema de Gestão Fundiária (SIGEF)</w:t>
            </w:r>
          </w:p>
        </w:tc>
        <w:tc>
          <w:tcPr>
            <w:tcW w:w="3657" w:type="pct"/>
          </w:tcPr>
          <w:p w14:paraId="1CB049F6" w14:textId="5E78DA43" w:rsidR="002A443A" w:rsidRPr="002A443A" w:rsidRDefault="002A443A" w:rsidP="009D4619">
            <w:pPr>
              <w:spacing w:before="0" w:after="160" w:line="259" w:lineRule="auto"/>
              <w:rPr>
                <w:bCs/>
                <w:sz w:val="22"/>
                <w:szCs w:val="22"/>
              </w:rPr>
            </w:pPr>
            <w:r w:rsidRPr="00BE63CA">
              <w:rPr>
                <w:bCs/>
                <w:sz w:val="22"/>
                <w:szCs w:val="22"/>
              </w:rPr>
              <w:t>Sistema oficial do Instituto Nacional de Colonização e Reforma Agrária (INCRA) que registra e georreferencia imóveis rurais com precisão técnica elevada. Fonte potencial para validação cruzada de dados do CAF.</w:t>
            </w:r>
          </w:p>
        </w:tc>
      </w:tr>
    </w:tbl>
    <w:p w14:paraId="348BE7C2" w14:textId="3DBCE299" w:rsidR="00BE63CA" w:rsidRPr="00BE63CA" w:rsidRDefault="00BE63CA" w:rsidP="009D4619">
      <w:pPr>
        <w:spacing w:before="0" w:after="160" w:line="259" w:lineRule="auto"/>
        <w:rPr>
          <w:bCs/>
        </w:rPr>
      </w:pPr>
    </w:p>
    <w:p w14:paraId="2143D4C7" w14:textId="77777777" w:rsidR="00584740" w:rsidRDefault="00584740" w:rsidP="009D4619">
      <w:pPr>
        <w:spacing w:before="0" w:after="160" w:line="259" w:lineRule="auto"/>
        <w:rPr>
          <w:bCs/>
        </w:rPr>
      </w:pPr>
    </w:p>
    <w:p w14:paraId="5657F1AE" w14:textId="202B7A69" w:rsidR="004468D2" w:rsidRDefault="004468D2" w:rsidP="009D4619">
      <w:pPr>
        <w:spacing w:before="0" w:after="160" w:line="259" w:lineRule="auto"/>
        <w:rPr>
          <w:rFonts w:eastAsia="Times New Roman"/>
          <w:b/>
          <w:bCs/>
          <w:szCs w:val="20"/>
          <w:lang w:eastAsia="pt-BR"/>
        </w:rPr>
      </w:pPr>
      <w:r>
        <w:rPr>
          <w:bCs/>
        </w:rPr>
        <w:br w:type="page"/>
      </w:r>
    </w:p>
    <w:p w14:paraId="55BBAD77" w14:textId="12A89D98" w:rsidR="0039504F" w:rsidRDefault="00112FEF" w:rsidP="009D4619">
      <w:pPr>
        <w:pStyle w:val="Ttulo1"/>
        <w:numPr>
          <w:ilvl w:val="0"/>
          <w:numId w:val="0"/>
        </w:numPr>
        <w:tabs>
          <w:tab w:val="clear" w:pos="567"/>
        </w:tabs>
        <w:jc w:val="center"/>
      </w:pPr>
      <w:bookmarkStart w:id="153" w:name="_Toc225527043"/>
      <w:r>
        <w:rPr>
          <w:bCs/>
        </w:rPr>
        <w:lastRenderedPageBreak/>
        <w:t>Apêndice</w:t>
      </w:r>
      <w:r w:rsidRPr="001D3DE7">
        <w:rPr>
          <w:bCs/>
        </w:rPr>
        <w:t xml:space="preserve"> </w:t>
      </w:r>
      <w:r w:rsidR="004468D2">
        <w:rPr>
          <w:bCs/>
        </w:rPr>
        <w:t>V</w:t>
      </w:r>
      <w:r w:rsidR="00F9483C">
        <w:rPr>
          <w:bCs/>
        </w:rPr>
        <w:t>II</w:t>
      </w:r>
      <w:r w:rsidR="0039504F" w:rsidRPr="001D3DE7">
        <w:rPr>
          <w:bCs/>
        </w:rPr>
        <w:t xml:space="preserve"> </w:t>
      </w:r>
      <w:r w:rsidR="000D1226">
        <w:rPr>
          <w:bCs/>
        </w:rPr>
        <w:t>–</w:t>
      </w:r>
      <w:r w:rsidR="0039504F" w:rsidRPr="001D3DE7">
        <w:rPr>
          <w:bCs/>
        </w:rPr>
        <w:t xml:space="preserve"> Listas de Siglas</w:t>
      </w:r>
      <w:r w:rsidR="00D94769">
        <w:rPr>
          <w:bCs/>
        </w:rPr>
        <w:t>,</w:t>
      </w:r>
      <w:r w:rsidR="0039504F" w:rsidRPr="001D3DE7">
        <w:rPr>
          <w:bCs/>
        </w:rPr>
        <w:t xml:space="preserve"> de Figuras</w:t>
      </w:r>
      <w:bookmarkEnd w:id="4"/>
      <w:bookmarkEnd w:id="5"/>
      <w:bookmarkEnd w:id="6"/>
      <w:bookmarkEnd w:id="7"/>
      <w:bookmarkEnd w:id="8"/>
      <w:bookmarkEnd w:id="9"/>
      <w:r w:rsidR="00D94769">
        <w:rPr>
          <w:bCs/>
        </w:rPr>
        <w:t xml:space="preserve"> e de Tabelas</w:t>
      </w:r>
      <w:bookmarkEnd w:id="10"/>
      <w:bookmarkEnd w:id="11"/>
      <w:bookmarkEnd w:id="12"/>
      <w:bookmarkEnd w:id="153"/>
    </w:p>
    <w:p w14:paraId="1BFA8719" w14:textId="77777777" w:rsidR="0039504F" w:rsidRDefault="0039504F" w:rsidP="009D4619">
      <w:pPr>
        <w:rPr>
          <w:lang w:eastAsia="pt-BR"/>
        </w:rPr>
      </w:pPr>
    </w:p>
    <w:p w14:paraId="751D8DE4" w14:textId="06C32B44" w:rsidR="0039504F" w:rsidRPr="001B1DE6" w:rsidRDefault="0039504F" w:rsidP="009D4619">
      <w:pPr>
        <w:jc w:val="center"/>
        <w:rPr>
          <w:b/>
          <w:bCs/>
        </w:rPr>
      </w:pPr>
      <w:r w:rsidRPr="001B1DE6">
        <w:rPr>
          <w:b/>
          <w:bCs/>
        </w:rPr>
        <w:t>Lista de Siglas</w:t>
      </w:r>
    </w:p>
    <w:tbl>
      <w:tblPr>
        <w:tblStyle w:val="Tabelacomgrade"/>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7220"/>
      </w:tblGrid>
      <w:tr w:rsidR="00807679" w:rsidRPr="00807679" w14:paraId="7863CE90" w14:textId="77777777" w:rsidTr="00273142">
        <w:tc>
          <w:tcPr>
            <w:tcW w:w="1250" w:type="pct"/>
          </w:tcPr>
          <w:p w14:paraId="1172D5BD" w14:textId="77777777" w:rsidR="00807679" w:rsidRPr="00807679" w:rsidRDefault="00807679" w:rsidP="009D4619">
            <w:pPr>
              <w:rPr>
                <w:lang w:eastAsia="pt-BR"/>
              </w:rPr>
            </w:pPr>
            <w:r w:rsidRPr="00807679">
              <w:rPr>
                <w:lang w:eastAsia="pt-BR"/>
              </w:rPr>
              <w:t>ADPF</w:t>
            </w:r>
          </w:p>
        </w:tc>
        <w:tc>
          <w:tcPr>
            <w:tcW w:w="3750" w:type="pct"/>
          </w:tcPr>
          <w:p w14:paraId="7D7E7BE4" w14:textId="6CC7115F" w:rsidR="00807679" w:rsidRPr="00807679" w:rsidRDefault="00807679" w:rsidP="009D4619">
            <w:pPr>
              <w:rPr>
                <w:lang w:eastAsia="pt-BR"/>
              </w:rPr>
            </w:pPr>
            <w:r w:rsidRPr="00807679">
              <w:rPr>
                <w:lang w:eastAsia="pt-BR"/>
              </w:rPr>
              <w:t>Arguição de Descumprimento de Preceito Fundamental</w:t>
            </w:r>
          </w:p>
        </w:tc>
      </w:tr>
      <w:tr w:rsidR="00807679" w:rsidRPr="00807679" w14:paraId="3F103FBF" w14:textId="77777777" w:rsidTr="00273142">
        <w:tc>
          <w:tcPr>
            <w:tcW w:w="1250" w:type="pct"/>
          </w:tcPr>
          <w:p w14:paraId="1A50DA13" w14:textId="77777777" w:rsidR="00807679" w:rsidRPr="00807679" w:rsidRDefault="00807679" w:rsidP="009D4619">
            <w:pPr>
              <w:rPr>
                <w:lang w:eastAsia="pt-BR"/>
              </w:rPr>
            </w:pPr>
            <w:r w:rsidRPr="00807679">
              <w:rPr>
                <w:lang w:eastAsia="pt-BR"/>
              </w:rPr>
              <w:t>APF</w:t>
            </w:r>
          </w:p>
        </w:tc>
        <w:tc>
          <w:tcPr>
            <w:tcW w:w="3750" w:type="pct"/>
          </w:tcPr>
          <w:p w14:paraId="2ACABF0E" w14:textId="740632E2" w:rsidR="00807679" w:rsidRPr="00807679" w:rsidRDefault="00F72BA3" w:rsidP="009D4619">
            <w:pPr>
              <w:rPr>
                <w:lang w:eastAsia="pt-BR"/>
              </w:rPr>
            </w:pPr>
            <w:r w:rsidRPr="00807679">
              <w:rPr>
                <w:lang w:eastAsia="pt-BR"/>
              </w:rPr>
              <w:t>Administração Pública Federal</w:t>
            </w:r>
          </w:p>
        </w:tc>
      </w:tr>
      <w:tr w:rsidR="00807679" w:rsidRPr="00807679" w14:paraId="4DAB1EF3" w14:textId="77777777" w:rsidTr="00273142">
        <w:tc>
          <w:tcPr>
            <w:tcW w:w="1250" w:type="pct"/>
          </w:tcPr>
          <w:p w14:paraId="7166AAD5" w14:textId="77777777" w:rsidR="00807679" w:rsidRPr="00807679" w:rsidRDefault="00807679" w:rsidP="009D4619">
            <w:pPr>
              <w:rPr>
                <w:lang w:eastAsia="pt-BR"/>
              </w:rPr>
            </w:pPr>
            <w:r w:rsidRPr="00807679">
              <w:rPr>
                <w:lang w:eastAsia="pt-BR"/>
              </w:rPr>
              <w:t>ATER</w:t>
            </w:r>
          </w:p>
        </w:tc>
        <w:tc>
          <w:tcPr>
            <w:tcW w:w="3750" w:type="pct"/>
          </w:tcPr>
          <w:p w14:paraId="0AB49B01" w14:textId="021EB8EC" w:rsidR="00807679" w:rsidRPr="00807679" w:rsidRDefault="00F72BA3" w:rsidP="009D4619">
            <w:pPr>
              <w:rPr>
                <w:lang w:eastAsia="pt-BR"/>
              </w:rPr>
            </w:pPr>
            <w:r w:rsidRPr="00807679">
              <w:rPr>
                <w:lang w:eastAsia="pt-BR"/>
              </w:rPr>
              <w:t>Assistência Técnica e Extensão Rural</w:t>
            </w:r>
          </w:p>
        </w:tc>
      </w:tr>
      <w:tr w:rsidR="00807679" w:rsidRPr="00807679" w14:paraId="1C48A509" w14:textId="77777777" w:rsidTr="00273142">
        <w:tc>
          <w:tcPr>
            <w:tcW w:w="1250" w:type="pct"/>
          </w:tcPr>
          <w:p w14:paraId="38CF22D9" w14:textId="67867028" w:rsidR="00807679" w:rsidRPr="00807679" w:rsidRDefault="00F72BA3" w:rsidP="009D4619">
            <w:pPr>
              <w:rPr>
                <w:lang w:eastAsia="pt-BR"/>
              </w:rPr>
            </w:pPr>
            <w:r w:rsidRPr="00807679">
              <w:rPr>
                <w:lang w:eastAsia="pt-BR"/>
              </w:rPr>
              <w:t>AudSustentabilidade</w:t>
            </w:r>
          </w:p>
        </w:tc>
        <w:tc>
          <w:tcPr>
            <w:tcW w:w="3750" w:type="pct"/>
          </w:tcPr>
          <w:p w14:paraId="7D78BF1D" w14:textId="05A9923D" w:rsidR="00807679" w:rsidRPr="00807679" w:rsidRDefault="00F72BA3" w:rsidP="009D4619">
            <w:pPr>
              <w:rPr>
                <w:lang w:eastAsia="pt-BR"/>
              </w:rPr>
            </w:pPr>
            <w:r w:rsidRPr="00807679">
              <w:rPr>
                <w:lang w:eastAsia="pt-BR"/>
              </w:rPr>
              <w:t>Unidade de Auditoria Especializada em Sustentabilidade do TCU</w:t>
            </w:r>
          </w:p>
        </w:tc>
      </w:tr>
      <w:tr w:rsidR="00807679" w:rsidRPr="00807679" w14:paraId="67B8A0DA" w14:textId="77777777" w:rsidTr="00273142">
        <w:tc>
          <w:tcPr>
            <w:tcW w:w="1250" w:type="pct"/>
          </w:tcPr>
          <w:p w14:paraId="29F01A85" w14:textId="386EC14E" w:rsidR="00807679" w:rsidRPr="00807679" w:rsidRDefault="00F72BA3" w:rsidP="009D4619">
            <w:pPr>
              <w:rPr>
                <w:lang w:eastAsia="pt-BR"/>
              </w:rPr>
            </w:pPr>
            <w:r w:rsidRPr="00807679">
              <w:rPr>
                <w:lang w:eastAsia="pt-BR"/>
              </w:rPr>
              <w:t>AudTI</w:t>
            </w:r>
          </w:p>
        </w:tc>
        <w:tc>
          <w:tcPr>
            <w:tcW w:w="3750" w:type="pct"/>
          </w:tcPr>
          <w:p w14:paraId="7B362865" w14:textId="27C3B218" w:rsidR="00807679" w:rsidRPr="00807679" w:rsidRDefault="00F72BA3" w:rsidP="009D4619">
            <w:pPr>
              <w:rPr>
                <w:lang w:eastAsia="pt-BR"/>
              </w:rPr>
            </w:pPr>
            <w:r w:rsidRPr="00807679">
              <w:rPr>
                <w:lang w:eastAsia="pt-BR"/>
              </w:rPr>
              <w:t>Unidade de Auditoria Especializada em Tecnologia da Informação do TCU</w:t>
            </w:r>
          </w:p>
        </w:tc>
      </w:tr>
      <w:tr w:rsidR="00807679" w:rsidRPr="00807679" w14:paraId="6D5EE8CA" w14:textId="77777777" w:rsidTr="00273142">
        <w:tc>
          <w:tcPr>
            <w:tcW w:w="1250" w:type="pct"/>
          </w:tcPr>
          <w:p w14:paraId="30FFB645" w14:textId="58180728" w:rsidR="00807679" w:rsidRPr="00807679" w:rsidRDefault="00F72BA3" w:rsidP="009D4619">
            <w:pPr>
              <w:rPr>
                <w:lang w:eastAsia="pt-BR"/>
              </w:rPr>
            </w:pPr>
            <w:r w:rsidRPr="00807679">
              <w:rPr>
                <w:lang w:eastAsia="pt-BR"/>
              </w:rPr>
              <w:t>CAF</w:t>
            </w:r>
          </w:p>
        </w:tc>
        <w:tc>
          <w:tcPr>
            <w:tcW w:w="3750" w:type="pct"/>
          </w:tcPr>
          <w:p w14:paraId="5D003E32" w14:textId="6D5CAF25" w:rsidR="00807679" w:rsidRPr="00807679" w:rsidRDefault="00F72BA3" w:rsidP="009D4619">
            <w:pPr>
              <w:rPr>
                <w:lang w:eastAsia="pt-BR"/>
              </w:rPr>
            </w:pPr>
            <w:r w:rsidRPr="00807679">
              <w:rPr>
                <w:lang w:eastAsia="pt-BR"/>
              </w:rPr>
              <w:t>Cadastro Nacional da Agricultura Familiar</w:t>
            </w:r>
          </w:p>
        </w:tc>
      </w:tr>
      <w:tr w:rsidR="00807679" w:rsidRPr="00807679" w14:paraId="783E36A2" w14:textId="77777777" w:rsidTr="00273142">
        <w:tc>
          <w:tcPr>
            <w:tcW w:w="1250" w:type="pct"/>
          </w:tcPr>
          <w:p w14:paraId="6D158B69" w14:textId="356E9F23" w:rsidR="00807679" w:rsidRPr="00807679" w:rsidRDefault="00F72BA3" w:rsidP="009D4619">
            <w:pPr>
              <w:rPr>
                <w:lang w:eastAsia="pt-BR"/>
              </w:rPr>
            </w:pPr>
            <w:r w:rsidRPr="00807679">
              <w:rPr>
                <w:lang w:eastAsia="pt-BR"/>
              </w:rPr>
              <w:t>CAR</w:t>
            </w:r>
          </w:p>
        </w:tc>
        <w:tc>
          <w:tcPr>
            <w:tcW w:w="3750" w:type="pct"/>
          </w:tcPr>
          <w:p w14:paraId="6E922910" w14:textId="3B8CA554" w:rsidR="00807679" w:rsidRPr="00807679" w:rsidRDefault="00F72BA3" w:rsidP="009D4619">
            <w:pPr>
              <w:rPr>
                <w:lang w:eastAsia="pt-BR"/>
              </w:rPr>
            </w:pPr>
            <w:r w:rsidRPr="00807679">
              <w:rPr>
                <w:lang w:eastAsia="pt-BR"/>
              </w:rPr>
              <w:t>Cadastro Ambiental Rural</w:t>
            </w:r>
          </w:p>
        </w:tc>
      </w:tr>
      <w:tr w:rsidR="00807679" w:rsidRPr="00807679" w14:paraId="4B7FE549" w14:textId="77777777" w:rsidTr="00273142">
        <w:tc>
          <w:tcPr>
            <w:tcW w:w="1250" w:type="pct"/>
          </w:tcPr>
          <w:p w14:paraId="05C2CD61" w14:textId="68905F52" w:rsidR="00807679" w:rsidRPr="00807679" w:rsidRDefault="00F72BA3" w:rsidP="009D4619">
            <w:pPr>
              <w:rPr>
                <w:lang w:eastAsia="pt-BR"/>
              </w:rPr>
            </w:pPr>
            <w:r w:rsidRPr="00807679">
              <w:rPr>
                <w:lang w:eastAsia="pt-BR"/>
              </w:rPr>
              <w:t>CEP</w:t>
            </w:r>
          </w:p>
        </w:tc>
        <w:tc>
          <w:tcPr>
            <w:tcW w:w="3750" w:type="pct"/>
          </w:tcPr>
          <w:p w14:paraId="1D4DC4B4" w14:textId="391385E2" w:rsidR="00807679" w:rsidRPr="00807679" w:rsidRDefault="00F72BA3" w:rsidP="009D4619">
            <w:pPr>
              <w:rPr>
                <w:lang w:eastAsia="pt-BR"/>
              </w:rPr>
            </w:pPr>
            <w:r w:rsidRPr="00807679">
              <w:rPr>
                <w:lang w:eastAsia="pt-BR"/>
              </w:rPr>
              <w:t>Código de Endereçamento Postal</w:t>
            </w:r>
          </w:p>
        </w:tc>
      </w:tr>
      <w:tr w:rsidR="001B43E7" w:rsidRPr="00807679" w14:paraId="6E569AB8" w14:textId="77777777" w:rsidTr="00273142">
        <w:tc>
          <w:tcPr>
            <w:tcW w:w="1250" w:type="pct"/>
          </w:tcPr>
          <w:p w14:paraId="4C8020E1" w14:textId="515E07EE" w:rsidR="001B43E7" w:rsidRPr="00807679" w:rsidRDefault="001B43E7" w:rsidP="009D4619">
            <w:pPr>
              <w:rPr>
                <w:lang w:eastAsia="pt-BR"/>
              </w:rPr>
            </w:pPr>
            <w:r>
              <w:rPr>
                <w:lang w:eastAsia="pt-BR"/>
              </w:rPr>
              <w:t>CI/CD</w:t>
            </w:r>
          </w:p>
        </w:tc>
        <w:tc>
          <w:tcPr>
            <w:tcW w:w="3750" w:type="pct"/>
          </w:tcPr>
          <w:p w14:paraId="6A7A3BD7" w14:textId="56CBF47B" w:rsidR="001B43E7" w:rsidRPr="00807679" w:rsidRDefault="001B43E7" w:rsidP="009D4619">
            <w:pPr>
              <w:rPr>
                <w:lang w:eastAsia="pt-BR"/>
              </w:rPr>
            </w:pPr>
            <w:r>
              <w:rPr>
                <w:lang w:eastAsia="pt-BR"/>
              </w:rPr>
              <w:t>Continuous Integration/Continuous Deployment</w:t>
            </w:r>
          </w:p>
        </w:tc>
      </w:tr>
      <w:tr w:rsidR="00807679" w:rsidRPr="00807679" w14:paraId="38EA8BE6" w14:textId="77777777" w:rsidTr="00273142">
        <w:tc>
          <w:tcPr>
            <w:tcW w:w="1250" w:type="pct"/>
          </w:tcPr>
          <w:p w14:paraId="048C0EB2" w14:textId="3F774437" w:rsidR="00807679" w:rsidRPr="00807679" w:rsidRDefault="00F72BA3" w:rsidP="009D4619">
            <w:pPr>
              <w:rPr>
                <w:lang w:eastAsia="pt-BR"/>
              </w:rPr>
            </w:pPr>
            <w:r w:rsidRPr="00807679">
              <w:rPr>
                <w:lang w:eastAsia="pt-BR"/>
              </w:rPr>
              <w:t>CMDRS</w:t>
            </w:r>
          </w:p>
        </w:tc>
        <w:tc>
          <w:tcPr>
            <w:tcW w:w="3750" w:type="pct"/>
          </w:tcPr>
          <w:p w14:paraId="0C1C68BB" w14:textId="2405C195" w:rsidR="00807679" w:rsidRPr="00807679" w:rsidRDefault="00F72BA3" w:rsidP="009D4619">
            <w:pPr>
              <w:rPr>
                <w:lang w:eastAsia="pt-BR"/>
              </w:rPr>
            </w:pPr>
            <w:r w:rsidRPr="00807679">
              <w:rPr>
                <w:lang w:eastAsia="pt-BR"/>
              </w:rPr>
              <w:t>Conselho Municipal de Desenvolvimento Rural Sustentável</w:t>
            </w:r>
          </w:p>
        </w:tc>
      </w:tr>
      <w:tr w:rsidR="00807679" w:rsidRPr="00807679" w14:paraId="0B22A70B" w14:textId="77777777" w:rsidTr="00273142">
        <w:tc>
          <w:tcPr>
            <w:tcW w:w="1250" w:type="pct"/>
          </w:tcPr>
          <w:p w14:paraId="1905D8B7" w14:textId="3BFFA814" w:rsidR="00807679" w:rsidRPr="00807679" w:rsidRDefault="00F72BA3" w:rsidP="009D4619">
            <w:pPr>
              <w:rPr>
                <w:lang w:eastAsia="pt-BR"/>
              </w:rPr>
            </w:pPr>
            <w:r w:rsidRPr="00807679">
              <w:rPr>
                <w:lang w:eastAsia="pt-BR"/>
              </w:rPr>
              <w:t>CNAE</w:t>
            </w:r>
          </w:p>
        </w:tc>
        <w:tc>
          <w:tcPr>
            <w:tcW w:w="3750" w:type="pct"/>
          </w:tcPr>
          <w:p w14:paraId="10579603" w14:textId="3C8CC03C" w:rsidR="00807679" w:rsidRPr="00807679" w:rsidRDefault="00F72BA3" w:rsidP="009D4619">
            <w:pPr>
              <w:rPr>
                <w:lang w:eastAsia="pt-BR"/>
              </w:rPr>
            </w:pPr>
            <w:r w:rsidRPr="00807679">
              <w:rPr>
                <w:lang w:eastAsia="pt-BR"/>
              </w:rPr>
              <w:t>Classificação Nacional de Atividades Econômicas</w:t>
            </w:r>
          </w:p>
        </w:tc>
      </w:tr>
      <w:tr w:rsidR="00807679" w:rsidRPr="00807679" w14:paraId="7AC5111F" w14:textId="77777777" w:rsidTr="00273142">
        <w:tc>
          <w:tcPr>
            <w:tcW w:w="1250" w:type="pct"/>
          </w:tcPr>
          <w:p w14:paraId="4B6EFC14" w14:textId="4BAFB77C" w:rsidR="00807679" w:rsidRPr="00807679" w:rsidRDefault="00F72BA3" w:rsidP="009D4619">
            <w:pPr>
              <w:rPr>
                <w:lang w:eastAsia="pt-BR"/>
              </w:rPr>
            </w:pPr>
            <w:r w:rsidRPr="00807679">
              <w:rPr>
                <w:lang w:eastAsia="pt-BR"/>
              </w:rPr>
              <w:t>CNIS</w:t>
            </w:r>
          </w:p>
        </w:tc>
        <w:tc>
          <w:tcPr>
            <w:tcW w:w="3750" w:type="pct"/>
          </w:tcPr>
          <w:p w14:paraId="7BC9761C" w14:textId="675291ED" w:rsidR="00807679" w:rsidRPr="00807679" w:rsidRDefault="00F72BA3" w:rsidP="009D4619">
            <w:pPr>
              <w:rPr>
                <w:lang w:eastAsia="pt-BR"/>
              </w:rPr>
            </w:pPr>
            <w:r w:rsidRPr="00807679">
              <w:rPr>
                <w:lang w:eastAsia="pt-BR"/>
              </w:rPr>
              <w:t>Cadastro Nacional de Informações Sociais</w:t>
            </w:r>
          </w:p>
        </w:tc>
      </w:tr>
      <w:tr w:rsidR="00807679" w:rsidRPr="00807679" w14:paraId="3F35F957" w14:textId="77777777" w:rsidTr="00273142">
        <w:tc>
          <w:tcPr>
            <w:tcW w:w="1250" w:type="pct"/>
          </w:tcPr>
          <w:p w14:paraId="752EC353" w14:textId="7B441A32" w:rsidR="00807679" w:rsidRPr="00807679" w:rsidRDefault="00F72BA3" w:rsidP="009D4619">
            <w:pPr>
              <w:rPr>
                <w:lang w:eastAsia="pt-BR"/>
              </w:rPr>
            </w:pPr>
            <w:r w:rsidRPr="00807679">
              <w:rPr>
                <w:lang w:eastAsia="pt-BR"/>
              </w:rPr>
              <w:t>CNPJ</w:t>
            </w:r>
          </w:p>
        </w:tc>
        <w:tc>
          <w:tcPr>
            <w:tcW w:w="3750" w:type="pct"/>
          </w:tcPr>
          <w:p w14:paraId="1E084B1A" w14:textId="62ECFD37" w:rsidR="00807679" w:rsidRPr="00807679" w:rsidRDefault="00F72BA3" w:rsidP="009D4619">
            <w:pPr>
              <w:rPr>
                <w:lang w:eastAsia="pt-BR"/>
              </w:rPr>
            </w:pPr>
            <w:r w:rsidRPr="00807679">
              <w:rPr>
                <w:lang w:eastAsia="pt-BR"/>
              </w:rPr>
              <w:t>Cadastro Nacional da Pessoa Jurídica</w:t>
            </w:r>
          </w:p>
        </w:tc>
      </w:tr>
      <w:tr w:rsidR="00807679" w:rsidRPr="00522426" w14:paraId="69628DA4" w14:textId="77777777" w:rsidTr="00273142">
        <w:tc>
          <w:tcPr>
            <w:tcW w:w="1250" w:type="pct"/>
          </w:tcPr>
          <w:p w14:paraId="14AB50BB" w14:textId="6B0DB787" w:rsidR="00807679" w:rsidRPr="00807679" w:rsidRDefault="00F72BA3" w:rsidP="009D4619">
            <w:pPr>
              <w:rPr>
                <w:lang w:eastAsia="pt-BR"/>
              </w:rPr>
            </w:pPr>
            <w:r w:rsidRPr="00807679">
              <w:rPr>
                <w:lang w:eastAsia="pt-BR"/>
              </w:rPr>
              <w:t>COBIT</w:t>
            </w:r>
          </w:p>
        </w:tc>
        <w:tc>
          <w:tcPr>
            <w:tcW w:w="3750" w:type="pct"/>
          </w:tcPr>
          <w:p w14:paraId="0B44CC69" w14:textId="14DD77DD" w:rsidR="00807679" w:rsidRPr="00D3538A" w:rsidRDefault="00F72BA3" w:rsidP="009D4619">
            <w:pPr>
              <w:rPr>
                <w:lang w:val="en-US" w:eastAsia="pt-BR"/>
              </w:rPr>
            </w:pPr>
            <w:r w:rsidRPr="00D3538A">
              <w:rPr>
                <w:lang w:val="en-US" w:eastAsia="pt-BR"/>
              </w:rPr>
              <w:t>Control Objectives for Information and Related Technologies</w:t>
            </w:r>
          </w:p>
        </w:tc>
      </w:tr>
      <w:tr w:rsidR="00807679" w:rsidRPr="00807679" w14:paraId="4347A32E" w14:textId="77777777" w:rsidTr="00273142">
        <w:tc>
          <w:tcPr>
            <w:tcW w:w="1250" w:type="pct"/>
          </w:tcPr>
          <w:p w14:paraId="04E0C0F2" w14:textId="4B499C22" w:rsidR="00807679" w:rsidRPr="00807679" w:rsidRDefault="00F72BA3" w:rsidP="009D4619">
            <w:pPr>
              <w:rPr>
                <w:lang w:eastAsia="pt-BR"/>
              </w:rPr>
            </w:pPr>
            <w:r w:rsidRPr="00807679">
              <w:rPr>
                <w:lang w:eastAsia="pt-BR"/>
              </w:rPr>
              <w:t>CONARQ</w:t>
            </w:r>
          </w:p>
        </w:tc>
        <w:tc>
          <w:tcPr>
            <w:tcW w:w="3750" w:type="pct"/>
          </w:tcPr>
          <w:p w14:paraId="3D56BAC3" w14:textId="794FF0DD" w:rsidR="00807679" w:rsidRPr="00807679" w:rsidRDefault="00F72BA3" w:rsidP="009D4619">
            <w:pPr>
              <w:rPr>
                <w:lang w:eastAsia="pt-BR"/>
              </w:rPr>
            </w:pPr>
            <w:r w:rsidRPr="00807679">
              <w:rPr>
                <w:lang w:eastAsia="pt-BR"/>
              </w:rPr>
              <w:t>Conselho Nacional de Arquivos</w:t>
            </w:r>
          </w:p>
        </w:tc>
      </w:tr>
      <w:tr w:rsidR="00807679" w:rsidRPr="00807679" w14:paraId="40AF1EF2" w14:textId="77777777" w:rsidTr="00273142">
        <w:tc>
          <w:tcPr>
            <w:tcW w:w="1250" w:type="pct"/>
          </w:tcPr>
          <w:p w14:paraId="2E4BFB78" w14:textId="4ECD68C5" w:rsidR="00807679" w:rsidRPr="00807679" w:rsidRDefault="00A1701E" w:rsidP="009D4619">
            <w:pPr>
              <w:rPr>
                <w:lang w:eastAsia="pt-BR"/>
              </w:rPr>
            </w:pPr>
            <w:r w:rsidRPr="00807679">
              <w:rPr>
                <w:lang w:eastAsia="pt-BR"/>
              </w:rPr>
              <w:t>COP 30</w:t>
            </w:r>
          </w:p>
        </w:tc>
        <w:tc>
          <w:tcPr>
            <w:tcW w:w="3750" w:type="pct"/>
          </w:tcPr>
          <w:p w14:paraId="33FB09AE" w14:textId="78306621" w:rsidR="00807679" w:rsidRPr="00807679" w:rsidRDefault="00A1701E" w:rsidP="009D4619">
            <w:pPr>
              <w:rPr>
                <w:lang w:eastAsia="pt-BR"/>
              </w:rPr>
            </w:pPr>
            <w:r w:rsidRPr="00807679">
              <w:rPr>
                <w:lang w:eastAsia="pt-BR"/>
              </w:rPr>
              <w:t>30ª Conferência das Partes da Convenção-Quadro das Nações Unidas sobre Mudança do Clima</w:t>
            </w:r>
          </w:p>
        </w:tc>
      </w:tr>
      <w:tr w:rsidR="00807679" w:rsidRPr="00522426" w14:paraId="0C667A27" w14:textId="77777777" w:rsidTr="00273142">
        <w:tc>
          <w:tcPr>
            <w:tcW w:w="1250" w:type="pct"/>
          </w:tcPr>
          <w:p w14:paraId="1942EF60" w14:textId="749FF692" w:rsidR="00807679" w:rsidRPr="00807679" w:rsidRDefault="00A1701E" w:rsidP="009D4619">
            <w:pPr>
              <w:rPr>
                <w:lang w:eastAsia="pt-BR"/>
              </w:rPr>
            </w:pPr>
            <w:r w:rsidRPr="00807679">
              <w:rPr>
                <w:lang w:eastAsia="pt-BR"/>
              </w:rPr>
              <w:t>COSS</w:t>
            </w:r>
          </w:p>
        </w:tc>
        <w:tc>
          <w:tcPr>
            <w:tcW w:w="3750" w:type="pct"/>
          </w:tcPr>
          <w:p w14:paraId="37E5F7F6" w14:textId="2D68C917" w:rsidR="00807679" w:rsidRPr="00D3538A" w:rsidRDefault="00A1701E" w:rsidP="009D4619">
            <w:pPr>
              <w:rPr>
                <w:lang w:val="en-US" w:eastAsia="pt-BR"/>
              </w:rPr>
            </w:pPr>
            <w:r w:rsidRPr="00D3538A">
              <w:rPr>
                <w:lang w:val="en-US" w:eastAsia="pt-BR"/>
              </w:rPr>
              <w:t>Centre for Open Societal Systems</w:t>
            </w:r>
          </w:p>
        </w:tc>
      </w:tr>
      <w:tr w:rsidR="00807679" w:rsidRPr="00807679" w14:paraId="18AF1422" w14:textId="77777777" w:rsidTr="00273142">
        <w:tc>
          <w:tcPr>
            <w:tcW w:w="1250" w:type="pct"/>
          </w:tcPr>
          <w:p w14:paraId="5268DF37" w14:textId="2EB52684" w:rsidR="00807679" w:rsidRPr="00807679" w:rsidRDefault="00A1701E" w:rsidP="009D4619">
            <w:pPr>
              <w:rPr>
                <w:lang w:eastAsia="pt-BR"/>
              </w:rPr>
            </w:pPr>
            <w:r w:rsidRPr="00807679">
              <w:rPr>
                <w:lang w:eastAsia="pt-BR"/>
              </w:rPr>
              <w:t>CPF</w:t>
            </w:r>
          </w:p>
        </w:tc>
        <w:tc>
          <w:tcPr>
            <w:tcW w:w="3750" w:type="pct"/>
          </w:tcPr>
          <w:p w14:paraId="1C4831E6" w14:textId="5E8FAF53" w:rsidR="00807679" w:rsidRPr="00807679" w:rsidRDefault="00A1701E" w:rsidP="009D4619">
            <w:pPr>
              <w:rPr>
                <w:lang w:eastAsia="pt-BR"/>
              </w:rPr>
            </w:pPr>
            <w:r w:rsidRPr="00807679">
              <w:rPr>
                <w:lang w:eastAsia="pt-BR"/>
              </w:rPr>
              <w:t>Cadastro de Pessoas Físicas</w:t>
            </w:r>
          </w:p>
        </w:tc>
      </w:tr>
      <w:tr w:rsidR="00807679" w:rsidRPr="00522426" w14:paraId="26BFCFCC" w14:textId="77777777" w:rsidTr="00273142">
        <w:tc>
          <w:tcPr>
            <w:tcW w:w="1250" w:type="pct"/>
          </w:tcPr>
          <w:p w14:paraId="0FA40C16" w14:textId="2B1DD355" w:rsidR="00807679" w:rsidRPr="00807679" w:rsidRDefault="00A1701E" w:rsidP="009D4619">
            <w:pPr>
              <w:rPr>
                <w:lang w:eastAsia="pt-BR"/>
              </w:rPr>
            </w:pPr>
            <w:r w:rsidRPr="00807679">
              <w:rPr>
                <w:lang w:eastAsia="pt-BR"/>
              </w:rPr>
              <w:t>DAMA-DMBOK</w:t>
            </w:r>
          </w:p>
        </w:tc>
        <w:tc>
          <w:tcPr>
            <w:tcW w:w="3750" w:type="pct"/>
          </w:tcPr>
          <w:p w14:paraId="23705028" w14:textId="4A22C635" w:rsidR="00807679" w:rsidRPr="00D3538A" w:rsidRDefault="00A1701E" w:rsidP="009D4619">
            <w:pPr>
              <w:rPr>
                <w:lang w:val="en-US" w:eastAsia="pt-BR"/>
              </w:rPr>
            </w:pPr>
            <w:r w:rsidRPr="00D3538A">
              <w:rPr>
                <w:lang w:val="en-US" w:eastAsia="pt-BR"/>
              </w:rPr>
              <w:t>Data Management Body of Knowledge</w:t>
            </w:r>
          </w:p>
        </w:tc>
      </w:tr>
      <w:tr w:rsidR="00807679" w:rsidRPr="00807679" w14:paraId="45FD3AF3" w14:textId="77777777" w:rsidTr="00273142">
        <w:tc>
          <w:tcPr>
            <w:tcW w:w="1250" w:type="pct"/>
          </w:tcPr>
          <w:p w14:paraId="2793809B" w14:textId="59C5AC3B" w:rsidR="00807679" w:rsidRPr="00807679" w:rsidRDefault="00A1701E" w:rsidP="009D4619">
            <w:pPr>
              <w:rPr>
                <w:lang w:eastAsia="pt-BR"/>
              </w:rPr>
            </w:pPr>
            <w:r w:rsidRPr="00807679">
              <w:rPr>
                <w:lang w:eastAsia="pt-BR"/>
              </w:rPr>
              <w:t>DAP</w:t>
            </w:r>
          </w:p>
        </w:tc>
        <w:tc>
          <w:tcPr>
            <w:tcW w:w="3750" w:type="pct"/>
          </w:tcPr>
          <w:p w14:paraId="60B97653" w14:textId="684D79AF" w:rsidR="00807679" w:rsidRPr="00807679" w:rsidRDefault="00A1701E" w:rsidP="009D4619">
            <w:pPr>
              <w:rPr>
                <w:lang w:eastAsia="pt-BR"/>
              </w:rPr>
            </w:pPr>
            <w:r w:rsidRPr="00807679">
              <w:rPr>
                <w:lang w:eastAsia="pt-BR"/>
              </w:rPr>
              <w:t>Declaração de Aptidão ao Pronaf</w:t>
            </w:r>
          </w:p>
        </w:tc>
      </w:tr>
      <w:tr w:rsidR="00807679" w:rsidRPr="00807679" w14:paraId="1C22B6DD" w14:textId="77777777" w:rsidTr="00273142">
        <w:tc>
          <w:tcPr>
            <w:tcW w:w="1250" w:type="pct"/>
          </w:tcPr>
          <w:p w14:paraId="1ECB4C3A" w14:textId="004FB79E" w:rsidR="00807679" w:rsidRPr="00807679" w:rsidRDefault="00B07A87" w:rsidP="009D4619">
            <w:pPr>
              <w:rPr>
                <w:lang w:eastAsia="pt-BR"/>
              </w:rPr>
            </w:pPr>
            <w:r w:rsidRPr="00807679">
              <w:rPr>
                <w:lang w:eastAsia="pt-BR"/>
              </w:rPr>
              <w:t>DETER</w:t>
            </w:r>
          </w:p>
        </w:tc>
        <w:tc>
          <w:tcPr>
            <w:tcW w:w="3750" w:type="pct"/>
          </w:tcPr>
          <w:p w14:paraId="78381FA3" w14:textId="10050D11" w:rsidR="00807679" w:rsidRPr="00807679" w:rsidRDefault="00B07A87" w:rsidP="009D4619">
            <w:pPr>
              <w:rPr>
                <w:lang w:eastAsia="pt-BR"/>
              </w:rPr>
            </w:pPr>
            <w:r w:rsidRPr="00807679">
              <w:rPr>
                <w:lang w:eastAsia="pt-BR"/>
              </w:rPr>
              <w:t>Sistema de Detecção de Desmatamento em Tempo Real</w:t>
            </w:r>
          </w:p>
        </w:tc>
      </w:tr>
      <w:tr w:rsidR="00807679" w:rsidRPr="00807679" w14:paraId="72C8A104" w14:textId="77777777" w:rsidTr="00273142">
        <w:tc>
          <w:tcPr>
            <w:tcW w:w="1250" w:type="pct"/>
          </w:tcPr>
          <w:p w14:paraId="7ACDFF7E" w14:textId="1AD51C88" w:rsidR="00807679" w:rsidRPr="00807679" w:rsidRDefault="00B07A87" w:rsidP="009D4619">
            <w:pPr>
              <w:rPr>
                <w:lang w:eastAsia="pt-BR"/>
              </w:rPr>
            </w:pPr>
            <w:r w:rsidRPr="00807679">
              <w:rPr>
                <w:lang w:eastAsia="pt-BR"/>
              </w:rPr>
              <w:t>DNE</w:t>
            </w:r>
          </w:p>
        </w:tc>
        <w:tc>
          <w:tcPr>
            <w:tcW w:w="3750" w:type="pct"/>
          </w:tcPr>
          <w:p w14:paraId="4BCF825A" w14:textId="422A5A57" w:rsidR="00807679" w:rsidRPr="00807679" w:rsidRDefault="00DF547A" w:rsidP="009D4619">
            <w:pPr>
              <w:rPr>
                <w:lang w:eastAsia="pt-BR"/>
              </w:rPr>
            </w:pPr>
            <w:r w:rsidRPr="00807679">
              <w:rPr>
                <w:lang w:eastAsia="pt-BR"/>
              </w:rPr>
              <w:t>Diretório Nacional de Endereços</w:t>
            </w:r>
          </w:p>
        </w:tc>
      </w:tr>
      <w:tr w:rsidR="00807679" w:rsidRPr="00807679" w14:paraId="2788C2A1" w14:textId="77777777" w:rsidTr="00273142">
        <w:tc>
          <w:tcPr>
            <w:tcW w:w="1250" w:type="pct"/>
          </w:tcPr>
          <w:p w14:paraId="15D60CFE" w14:textId="6401FD3C" w:rsidR="00807679" w:rsidRPr="00807679" w:rsidRDefault="00DF547A" w:rsidP="009D4619">
            <w:pPr>
              <w:rPr>
                <w:lang w:eastAsia="pt-BR"/>
              </w:rPr>
            </w:pPr>
            <w:r w:rsidRPr="00807679">
              <w:rPr>
                <w:lang w:eastAsia="pt-BR"/>
              </w:rPr>
              <w:t>DPI</w:t>
            </w:r>
          </w:p>
        </w:tc>
        <w:tc>
          <w:tcPr>
            <w:tcW w:w="3750" w:type="pct"/>
          </w:tcPr>
          <w:p w14:paraId="4FBD2D89" w14:textId="1AFF9CA7" w:rsidR="00807679" w:rsidRPr="00807679" w:rsidRDefault="00DF547A" w:rsidP="009D4619">
            <w:pPr>
              <w:rPr>
                <w:lang w:eastAsia="pt-BR"/>
              </w:rPr>
            </w:pPr>
            <w:r w:rsidRPr="00807679">
              <w:rPr>
                <w:lang w:eastAsia="pt-BR"/>
              </w:rPr>
              <w:t>Dots Per Inch (Pontos por Polegada)</w:t>
            </w:r>
          </w:p>
        </w:tc>
      </w:tr>
      <w:tr w:rsidR="00807679" w:rsidRPr="00807679" w14:paraId="6D1C4657" w14:textId="77777777" w:rsidTr="00273142">
        <w:tc>
          <w:tcPr>
            <w:tcW w:w="1250" w:type="pct"/>
          </w:tcPr>
          <w:p w14:paraId="449F5682" w14:textId="305B5576" w:rsidR="00807679" w:rsidRPr="00807679" w:rsidRDefault="00DF547A" w:rsidP="009D4619">
            <w:pPr>
              <w:rPr>
                <w:lang w:eastAsia="pt-BR"/>
              </w:rPr>
            </w:pPr>
            <w:r w:rsidRPr="00807679">
              <w:rPr>
                <w:lang w:eastAsia="pt-BR"/>
              </w:rPr>
              <w:t>DRN</w:t>
            </w:r>
          </w:p>
        </w:tc>
        <w:tc>
          <w:tcPr>
            <w:tcW w:w="3750" w:type="pct"/>
          </w:tcPr>
          <w:p w14:paraId="2FC67FA9" w14:textId="46100138" w:rsidR="00807679" w:rsidRPr="00807679" w:rsidRDefault="00DF547A" w:rsidP="009D4619">
            <w:pPr>
              <w:rPr>
                <w:lang w:eastAsia="pt-BR"/>
              </w:rPr>
            </w:pPr>
            <w:r w:rsidRPr="00807679">
              <w:rPr>
                <w:lang w:eastAsia="pt-BR"/>
              </w:rPr>
              <w:t>Documento de Regras de Negócio</w:t>
            </w:r>
          </w:p>
        </w:tc>
      </w:tr>
      <w:tr w:rsidR="00807679" w:rsidRPr="00807679" w14:paraId="162B6AB9" w14:textId="77777777" w:rsidTr="00273142">
        <w:tc>
          <w:tcPr>
            <w:tcW w:w="1250" w:type="pct"/>
          </w:tcPr>
          <w:p w14:paraId="7157217C" w14:textId="77777777" w:rsidR="00807679" w:rsidRPr="00807679" w:rsidRDefault="00807679" w:rsidP="009D4619">
            <w:pPr>
              <w:rPr>
                <w:lang w:eastAsia="pt-BR"/>
              </w:rPr>
            </w:pPr>
            <w:r w:rsidRPr="00807679">
              <w:rPr>
                <w:lang w:eastAsia="pt-BR"/>
              </w:rPr>
              <w:t>FUNAI</w:t>
            </w:r>
          </w:p>
        </w:tc>
        <w:tc>
          <w:tcPr>
            <w:tcW w:w="3750" w:type="pct"/>
          </w:tcPr>
          <w:p w14:paraId="36AC970C" w14:textId="3782175B" w:rsidR="00807679" w:rsidRPr="00807679" w:rsidRDefault="00DF547A" w:rsidP="009D4619">
            <w:pPr>
              <w:rPr>
                <w:lang w:eastAsia="pt-BR"/>
              </w:rPr>
            </w:pPr>
            <w:r w:rsidRPr="00807679">
              <w:rPr>
                <w:lang w:eastAsia="pt-BR"/>
              </w:rPr>
              <w:t>Fundação Nacional dos Povos Indígenas</w:t>
            </w:r>
          </w:p>
        </w:tc>
      </w:tr>
      <w:tr w:rsidR="00DF547A" w:rsidRPr="00807679" w14:paraId="45919CC4" w14:textId="77777777" w:rsidTr="00273142">
        <w:tc>
          <w:tcPr>
            <w:tcW w:w="1250" w:type="pct"/>
          </w:tcPr>
          <w:p w14:paraId="1AA9FA00" w14:textId="57E2A20C" w:rsidR="00DF547A" w:rsidRPr="00807679" w:rsidRDefault="00DF547A" w:rsidP="009D4619">
            <w:pPr>
              <w:rPr>
                <w:lang w:eastAsia="pt-BR"/>
              </w:rPr>
            </w:pPr>
            <w:r w:rsidRPr="00807679">
              <w:rPr>
                <w:lang w:eastAsia="pt-BR"/>
              </w:rPr>
              <w:t>IBAMA</w:t>
            </w:r>
          </w:p>
        </w:tc>
        <w:tc>
          <w:tcPr>
            <w:tcW w:w="3750" w:type="pct"/>
          </w:tcPr>
          <w:p w14:paraId="05E88DB9" w14:textId="2DE8045D" w:rsidR="00DF547A" w:rsidRPr="00807679" w:rsidRDefault="00DF547A" w:rsidP="009D4619">
            <w:pPr>
              <w:rPr>
                <w:lang w:eastAsia="pt-BR"/>
              </w:rPr>
            </w:pPr>
            <w:r w:rsidRPr="00807679">
              <w:rPr>
                <w:lang w:eastAsia="pt-BR"/>
              </w:rPr>
              <w:t>Instituto Brasileiro do Meio Ambiente e dos Recursos Naturais Renováveis</w:t>
            </w:r>
          </w:p>
        </w:tc>
      </w:tr>
      <w:tr w:rsidR="00DF547A" w:rsidRPr="00807679" w14:paraId="3639E80A" w14:textId="77777777" w:rsidTr="00273142">
        <w:tc>
          <w:tcPr>
            <w:tcW w:w="1250" w:type="pct"/>
          </w:tcPr>
          <w:p w14:paraId="7E37EBA2" w14:textId="57EA053E" w:rsidR="00DF547A" w:rsidRPr="00807679" w:rsidRDefault="00DF547A" w:rsidP="009D4619">
            <w:pPr>
              <w:rPr>
                <w:lang w:eastAsia="pt-BR"/>
              </w:rPr>
            </w:pPr>
            <w:r w:rsidRPr="00807679">
              <w:rPr>
                <w:lang w:eastAsia="pt-BR"/>
              </w:rPr>
              <w:t>IBGE</w:t>
            </w:r>
          </w:p>
        </w:tc>
        <w:tc>
          <w:tcPr>
            <w:tcW w:w="3750" w:type="pct"/>
          </w:tcPr>
          <w:p w14:paraId="42579D4A" w14:textId="2763CAD6" w:rsidR="00DF547A" w:rsidRPr="00807679" w:rsidRDefault="00DF547A" w:rsidP="009D4619">
            <w:pPr>
              <w:rPr>
                <w:lang w:eastAsia="pt-BR"/>
              </w:rPr>
            </w:pPr>
            <w:r w:rsidRPr="00807679">
              <w:rPr>
                <w:lang w:eastAsia="pt-BR"/>
              </w:rPr>
              <w:t>Instituto Brasileiro de Geografia e Estatística</w:t>
            </w:r>
          </w:p>
        </w:tc>
      </w:tr>
      <w:tr w:rsidR="00DF547A" w:rsidRPr="00807679" w14:paraId="2588B45D" w14:textId="77777777" w:rsidTr="00273142">
        <w:tc>
          <w:tcPr>
            <w:tcW w:w="1250" w:type="pct"/>
          </w:tcPr>
          <w:p w14:paraId="66879E66" w14:textId="5ADFD0EF" w:rsidR="00DF547A" w:rsidRPr="00807679" w:rsidRDefault="00DF547A" w:rsidP="009D4619">
            <w:pPr>
              <w:rPr>
                <w:lang w:eastAsia="pt-BR"/>
              </w:rPr>
            </w:pPr>
            <w:r w:rsidRPr="00807679">
              <w:rPr>
                <w:lang w:eastAsia="pt-BR"/>
              </w:rPr>
              <w:t>IC</w:t>
            </w:r>
          </w:p>
        </w:tc>
        <w:tc>
          <w:tcPr>
            <w:tcW w:w="3750" w:type="pct"/>
          </w:tcPr>
          <w:p w14:paraId="7BD495EE" w14:textId="1DCAFC98" w:rsidR="00DF547A" w:rsidRPr="00807679" w:rsidRDefault="00DF547A" w:rsidP="009D4619">
            <w:pPr>
              <w:rPr>
                <w:lang w:eastAsia="pt-BR"/>
              </w:rPr>
            </w:pPr>
            <w:r w:rsidRPr="00807679">
              <w:rPr>
                <w:lang w:eastAsia="pt-BR"/>
              </w:rPr>
              <w:t>Intervalo de Confiança</w:t>
            </w:r>
          </w:p>
        </w:tc>
      </w:tr>
      <w:tr w:rsidR="00DF547A" w:rsidRPr="00807679" w14:paraId="445E96DC" w14:textId="77777777" w:rsidTr="00273142">
        <w:tc>
          <w:tcPr>
            <w:tcW w:w="1250" w:type="pct"/>
          </w:tcPr>
          <w:p w14:paraId="087C12A7" w14:textId="2704586A" w:rsidR="00DF547A" w:rsidRPr="00807679" w:rsidRDefault="00DF547A" w:rsidP="009D4619">
            <w:pPr>
              <w:rPr>
                <w:lang w:eastAsia="pt-BR"/>
              </w:rPr>
            </w:pPr>
            <w:r w:rsidRPr="00807679">
              <w:rPr>
                <w:lang w:eastAsia="pt-BR"/>
              </w:rPr>
              <w:t>ICMBio</w:t>
            </w:r>
          </w:p>
        </w:tc>
        <w:tc>
          <w:tcPr>
            <w:tcW w:w="3750" w:type="pct"/>
          </w:tcPr>
          <w:p w14:paraId="1AE4535B" w14:textId="0205961C" w:rsidR="00DF547A" w:rsidRPr="00807679" w:rsidRDefault="00DF547A" w:rsidP="009D4619">
            <w:pPr>
              <w:rPr>
                <w:lang w:eastAsia="pt-BR"/>
              </w:rPr>
            </w:pPr>
            <w:r w:rsidRPr="00807679">
              <w:rPr>
                <w:lang w:eastAsia="pt-BR"/>
              </w:rPr>
              <w:t>Instituto Chico Mendes de Conservação da Biodiversidade</w:t>
            </w:r>
          </w:p>
        </w:tc>
      </w:tr>
      <w:tr w:rsidR="00DF547A" w:rsidRPr="00807679" w14:paraId="7F801017" w14:textId="77777777" w:rsidTr="00273142">
        <w:tc>
          <w:tcPr>
            <w:tcW w:w="1250" w:type="pct"/>
          </w:tcPr>
          <w:p w14:paraId="25E050E5" w14:textId="77777777" w:rsidR="00DF547A" w:rsidRPr="00807679" w:rsidRDefault="00DF547A" w:rsidP="009D4619">
            <w:pPr>
              <w:rPr>
                <w:lang w:eastAsia="pt-BR"/>
              </w:rPr>
            </w:pPr>
            <w:r w:rsidRPr="00807679">
              <w:rPr>
                <w:lang w:eastAsia="pt-BR"/>
              </w:rPr>
              <w:t>IEC</w:t>
            </w:r>
          </w:p>
        </w:tc>
        <w:tc>
          <w:tcPr>
            <w:tcW w:w="3750" w:type="pct"/>
          </w:tcPr>
          <w:p w14:paraId="298C1EA3" w14:textId="17E6D405" w:rsidR="00DF547A" w:rsidRPr="00807679" w:rsidRDefault="00370EF5" w:rsidP="009D4619">
            <w:pPr>
              <w:rPr>
                <w:lang w:eastAsia="pt-BR"/>
              </w:rPr>
            </w:pPr>
            <w:r w:rsidRPr="00807679">
              <w:rPr>
                <w:lang w:eastAsia="pt-BR"/>
              </w:rPr>
              <w:t>International Electrotechnical Commission</w:t>
            </w:r>
          </w:p>
        </w:tc>
      </w:tr>
      <w:tr w:rsidR="00DF547A" w:rsidRPr="00807679" w14:paraId="7647D8D7" w14:textId="77777777" w:rsidTr="00273142">
        <w:tc>
          <w:tcPr>
            <w:tcW w:w="1250" w:type="pct"/>
          </w:tcPr>
          <w:p w14:paraId="782AA5E6" w14:textId="77777777" w:rsidR="00DF547A" w:rsidRPr="00807679" w:rsidRDefault="00DF547A" w:rsidP="009D4619">
            <w:pPr>
              <w:rPr>
                <w:lang w:eastAsia="pt-BR"/>
              </w:rPr>
            </w:pPr>
            <w:r w:rsidRPr="00807679">
              <w:rPr>
                <w:lang w:eastAsia="pt-BR"/>
              </w:rPr>
              <w:lastRenderedPageBreak/>
              <w:t>iGovSisp</w:t>
            </w:r>
          </w:p>
        </w:tc>
        <w:tc>
          <w:tcPr>
            <w:tcW w:w="3750" w:type="pct"/>
          </w:tcPr>
          <w:p w14:paraId="172B617E" w14:textId="32900AA0" w:rsidR="00DF547A" w:rsidRPr="00807679" w:rsidRDefault="00370EF5" w:rsidP="009D4619">
            <w:pPr>
              <w:rPr>
                <w:lang w:eastAsia="pt-BR"/>
              </w:rPr>
            </w:pPr>
            <w:r w:rsidRPr="00807679">
              <w:rPr>
                <w:lang w:eastAsia="pt-BR"/>
              </w:rPr>
              <w:t>Índice de Governança do Sistema de Administração dos Recursos de TI</w:t>
            </w:r>
          </w:p>
        </w:tc>
      </w:tr>
      <w:tr w:rsidR="00DF547A" w:rsidRPr="00807679" w14:paraId="2B4E4CD4" w14:textId="77777777" w:rsidTr="00273142">
        <w:tc>
          <w:tcPr>
            <w:tcW w:w="1250" w:type="pct"/>
          </w:tcPr>
          <w:p w14:paraId="22659134" w14:textId="77777777" w:rsidR="00DF547A" w:rsidRPr="00807679" w:rsidRDefault="00DF547A" w:rsidP="009D4619">
            <w:pPr>
              <w:rPr>
                <w:lang w:eastAsia="pt-BR"/>
              </w:rPr>
            </w:pPr>
            <w:r w:rsidRPr="00807679">
              <w:rPr>
                <w:lang w:eastAsia="pt-BR"/>
              </w:rPr>
              <w:t>INCRA</w:t>
            </w:r>
          </w:p>
        </w:tc>
        <w:tc>
          <w:tcPr>
            <w:tcW w:w="3750" w:type="pct"/>
          </w:tcPr>
          <w:p w14:paraId="2D803A6E" w14:textId="4AB18690" w:rsidR="00DF547A" w:rsidRPr="00807679" w:rsidRDefault="00370EF5" w:rsidP="009D4619">
            <w:pPr>
              <w:rPr>
                <w:lang w:eastAsia="pt-BR"/>
              </w:rPr>
            </w:pPr>
            <w:r w:rsidRPr="00807679">
              <w:rPr>
                <w:lang w:eastAsia="pt-BR"/>
              </w:rPr>
              <w:t>Instituto Nacional de Colonização e Reforma Agrária</w:t>
            </w:r>
          </w:p>
        </w:tc>
      </w:tr>
      <w:tr w:rsidR="00DF547A" w:rsidRPr="00807679" w14:paraId="5270D3DD" w14:textId="77777777" w:rsidTr="00273142">
        <w:tc>
          <w:tcPr>
            <w:tcW w:w="1250" w:type="pct"/>
          </w:tcPr>
          <w:p w14:paraId="4D0E8B18" w14:textId="77777777" w:rsidR="00DF547A" w:rsidRPr="00807679" w:rsidRDefault="00DF547A" w:rsidP="009D4619">
            <w:pPr>
              <w:rPr>
                <w:lang w:eastAsia="pt-BR"/>
              </w:rPr>
            </w:pPr>
            <w:r w:rsidRPr="00807679">
              <w:rPr>
                <w:lang w:eastAsia="pt-BR"/>
              </w:rPr>
              <w:t>INPE</w:t>
            </w:r>
          </w:p>
        </w:tc>
        <w:tc>
          <w:tcPr>
            <w:tcW w:w="3750" w:type="pct"/>
          </w:tcPr>
          <w:p w14:paraId="41FAED5D" w14:textId="64CE3A82" w:rsidR="00DF547A" w:rsidRPr="00807679" w:rsidRDefault="00370EF5" w:rsidP="009D4619">
            <w:pPr>
              <w:rPr>
                <w:lang w:eastAsia="pt-BR"/>
              </w:rPr>
            </w:pPr>
            <w:r w:rsidRPr="00807679">
              <w:rPr>
                <w:lang w:eastAsia="pt-BR"/>
              </w:rPr>
              <w:t>Instituto Nacional de Pesquisas Espaciais</w:t>
            </w:r>
          </w:p>
        </w:tc>
      </w:tr>
      <w:tr w:rsidR="00DF547A" w:rsidRPr="00807679" w14:paraId="77234B71" w14:textId="77777777" w:rsidTr="00273142">
        <w:tc>
          <w:tcPr>
            <w:tcW w:w="1250" w:type="pct"/>
          </w:tcPr>
          <w:p w14:paraId="63E5F7A1" w14:textId="77777777" w:rsidR="00DF547A" w:rsidRPr="00807679" w:rsidRDefault="00DF547A" w:rsidP="009D4619">
            <w:pPr>
              <w:rPr>
                <w:lang w:eastAsia="pt-BR"/>
              </w:rPr>
            </w:pPr>
            <w:r w:rsidRPr="00807679">
              <w:rPr>
                <w:lang w:eastAsia="pt-BR"/>
              </w:rPr>
              <w:t>ISO</w:t>
            </w:r>
          </w:p>
        </w:tc>
        <w:tc>
          <w:tcPr>
            <w:tcW w:w="3750" w:type="pct"/>
          </w:tcPr>
          <w:p w14:paraId="0859C691" w14:textId="0D7E3ACB" w:rsidR="00DF547A" w:rsidRPr="00807679" w:rsidRDefault="00370EF5" w:rsidP="009D4619">
            <w:pPr>
              <w:rPr>
                <w:lang w:eastAsia="pt-BR"/>
              </w:rPr>
            </w:pPr>
            <w:r w:rsidRPr="00807679">
              <w:rPr>
                <w:lang w:eastAsia="pt-BR"/>
              </w:rPr>
              <w:t>International Organization for Standardization</w:t>
            </w:r>
          </w:p>
        </w:tc>
      </w:tr>
      <w:tr w:rsidR="00DF547A" w:rsidRPr="00807679" w14:paraId="298400C3" w14:textId="77777777" w:rsidTr="00273142">
        <w:tc>
          <w:tcPr>
            <w:tcW w:w="1250" w:type="pct"/>
          </w:tcPr>
          <w:p w14:paraId="06D10A4C" w14:textId="77777777" w:rsidR="00DF547A" w:rsidRPr="00807679" w:rsidRDefault="00DF547A" w:rsidP="009D4619">
            <w:pPr>
              <w:rPr>
                <w:lang w:eastAsia="pt-BR"/>
              </w:rPr>
            </w:pPr>
            <w:r w:rsidRPr="00807679">
              <w:rPr>
                <w:lang w:eastAsia="pt-BR"/>
              </w:rPr>
              <w:t>LAI</w:t>
            </w:r>
          </w:p>
        </w:tc>
        <w:tc>
          <w:tcPr>
            <w:tcW w:w="3750" w:type="pct"/>
          </w:tcPr>
          <w:p w14:paraId="1C84B0EC" w14:textId="566B32B7" w:rsidR="00DF547A" w:rsidRPr="00807679" w:rsidRDefault="00370EF5" w:rsidP="009D4619">
            <w:pPr>
              <w:rPr>
                <w:lang w:eastAsia="pt-BR"/>
              </w:rPr>
            </w:pPr>
            <w:r w:rsidRPr="00807679">
              <w:rPr>
                <w:lang w:eastAsia="pt-BR"/>
              </w:rPr>
              <w:t>Lei de Acesso à Informação (Lei nº 12.527/2011)</w:t>
            </w:r>
          </w:p>
        </w:tc>
      </w:tr>
      <w:tr w:rsidR="00DF547A" w:rsidRPr="00807679" w14:paraId="41448598" w14:textId="77777777" w:rsidTr="00273142">
        <w:tc>
          <w:tcPr>
            <w:tcW w:w="1250" w:type="pct"/>
          </w:tcPr>
          <w:p w14:paraId="4B90F992" w14:textId="77777777" w:rsidR="00DF547A" w:rsidRPr="00807679" w:rsidRDefault="00DF547A" w:rsidP="009D4619">
            <w:pPr>
              <w:rPr>
                <w:lang w:eastAsia="pt-BR"/>
              </w:rPr>
            </w:pPr>
            <w:r w:rsidRPr="00807679">
              <w:rPr>
                <w:lang w:eastAsia="pt-BR"/>
              </w:rPr>
              <w:t>LAR</w:t>
            </w:r>
          </w:p>
        </w:tc>
        <w:tc>
          <w:tcPr>
            <w:tcW w:w="3750" w:type="pct"/>
          </w:tcPr>
          <w:p w14:paraId="13C32A90" w14:textId="148784DF" w:rsidR="00DF547A" w:rsidRPr="00807679" w:rsidRDefault="00370EF5" w:rsidP="009D4619">
            <w:pPr>
              <w:rPr>
                <w:lang w:eastAsia="pt-BR"/>
              </w:rPr>
            </w:pPr>
            <w:r w:rsidRPr="00807679">
              <w:rPr>
                <w:lang w:eastAsia="pt-BR"/>
              </w:rPr>
              <w:t>Lista de Alto Risco da Administração Pública Federal</w:t>
            </w:r>
          </w:p>
        </w:tc>
      </w:tr>
      <w:tr w:rsidR="00DF547A" w:rsidRPr="00807679" w14:paraId="602CE486" w14:textId="77777777" w:rsidTr="00273142">
        <w:tc>
          <w:tcPr>
            <w:tcW w:w="1250" w:type="pct"/>
          </w:tcPr>
          <w:p w14:paraId="17CCD5D2" w14:textId="77777777" w:rsidR="00DF547A" w:rsidRPr="00807679" w:rsidRDefault="00DF547A" w:rsidP="009D4619">
            <w:pPr>
              <w:rPr>
                <w:lang w:eastAsia="pt-BR"/>
              </w:rPr>
            </w:pPr>
            <w:r w:rsidRPr="00807679">
              <w:rPr>
                <w:lang w:eastAsia="pt-BR"/>
              </w:rPr>
              <w:t>LGPD</w:t>
            </w:r>
          </w:p>
        </w:tc>
        <w:tc>
          <w:tcPr>
            <w:tcW w:w="3750" w:type="pct"/>
          </w:tcPr>
          <w:p w14:paraId="2833A425" w14:textId="00E34F26" w:rsidR="00DF547A" w:rsidRPr="00807679" w:rsidRDefault="00370EF5" w:rsidP="009D4619">
            <w:pPr>
              <w:rPr>
                <w:lang w:eastAsia="pt-BR"/>
              </w:rPr>
            </w:pPr>
            <w:r w:rsidRPr="00807679">
              <w:rPr>
                <w:lang w:eastAsia="pt-BR"/>
              </w:rPr>
              <w:t>Lei Geral de Proteção de Dados Pessoais (Lei nº 13.709/2018)</w:t>
            </w:r>
          </w:p>
        </w:tc>
      </w:tr>
      <w:tr w:rsidR="00E51EF6" w:rsidRPr="00807679" w14:paraId="629E1F9F" w14:textId="77777777" w:rsidTr="00273142">
        <w:tc>
          <w:tcPr>
            <w:tcW w:w="1250" w:type="pct"/>
          </w:tcPr>
          <w:p w14:paraId="53F36C3B" w14:textId="402A2A86" w:rsidR="00E51EF6" w:rsidRPr="00807679" w:rsidRDefault="00E51EF6" w:rsidP="009D4619">
            <w:pPr>
              <w:rPr>
                <w:lang w:eastAsia="pt-BR"/>
              </w:rPr>
            </w:pPr>
            <w:r>
              <w:rPr>
                <w:lang w:eastAsia="pt-BR"/>
              </w:rPr>
              <w:t>MC</w:t>
            </w:r>
          </w:p>
        </w:tc>
        <w:tc>
          <w:tcPr>
            <w:tcW w:w="3750" w:type="pct"/>
          </w:tcPr>
          <w:p w14:paraId="3C8C04BA" w14:textId="1E82E838" w:rsidR="00E51EF6" w:rsidRPr="00807679" w:rsidRDefault="00E51EF6" w:rsidP="00E51EF6">
            <w:pPr>
              <w:rPr>
                <w:lang w:eastAsia="pt-BR"/>
              </w:rPr>
            </w:pPr>
            <w:r>
              <w:rPr>
                <w:lang w:eastAsia="pt-BR"/>
              </w:rPr>
              <w:t>Memória de Cálculo</w:t>
            </w:r>
          </w:p>
        </w:tc>
      </w:tr>
      <w:tr w:rsidR="00DF547A" w:rsidRPr="00807679" w14:paraId="4FB5F57E" w14:textId="77777777" w:rsidTr="00273142">
        <w:tc>
          <w:tcPr>
            <w:tcW w:w="1250" w:type="pct"/>
          </w:tcPr>
          <w:p w14:paraId="1E4EC145" w14:textId="77777777" w:rsidR="00DF547A" w:rsidRPr="00807679" w:rsidRDefault="00DF547A" w:rsidP="009D4619">
            <w:pPr>
              <w:rPr>
                <w:lang w:eastAsia="pt-BR"/>
              </w:rPr>
            </w:pPr>
            <w:r w:rsidRPr="00807679">
              <w:rPr>
                <w:lang w:eastAsia="pt-BR"/>
              </w:rPr>
              <w:t>MDA</w:t>
            </w:r>
          </w:p>
        </w:tc>
        <w:tc>
          <w:tcPr>
            <w:tcW w:w="3750" w:type="pct"/>
          </w:tcPr>
          <w:p w14:paraId="4E593794" w14:textId="65B581D2" w:rsidR="00E51EF6" w:rsidRPr="00807679" w:rsidRDefault="00370EF5" w:rsidP="00E51EF6">
            <w:pPr>
              <w:rPr>
                <w:lang w:eastAsia="pt-BR"/>
              </w:rPr>
            </w:pPr>
            <w:r w:rsidRPr="00807679">
              <w:rPr>
                <w:lang w:eastAsia="pt-BR"/>
              </w:rPr>
              <w:t>Ministério do Desenvolvimento Agrário e Agricultura Familiar</w:t>
            </w:r>
          </w:p>
        </w:tc>
      </w:tr>
      <w:tr w:rsidR="00DF547A" w:rsidRPr="00807679" w14:paraId="120EDE5B" w14:textId="77777777" w:rsidTr="00273142">
        <w:tc>
          <w:tcPr>
            <w:tcW w:w="1250" w:type="pct"/>
          </w:tcPr>
          <w:p w14:paraId="0FE592AB" w14:textId="77777777" w:rsidR="00DF547A" w:rsidRPr="00807679" w:rsidRDefault="00DF547A" w:rsidP="009D4619">
            <w:pPr>
              <w:rPr>
                <w:lang w:eastAsia="pt-BR"/>
              </w:rPr>
            </w:pPr>
            <w:r w:rsidRPr="00807679">
              <w:rPr>
                <w:lang w:eastAsia="pt-BR"/>
              </w:rPr>
              <w:t>MGI</w:t>
            </w:r>
          </w:p>
        </w:tc>
        <w:tc>
          <w:tcPr>
            <w:tcW w:w="3750" w:type="pct"/>
          </w:tcPr>
          <w:p w14:paraId="753875DF" w14:textId="4908C71E" w:rsidR="00DF547A" w:rsidRPr="00807679" w:rsidRDefault="00370EF5" w:rsidP="009D4619">
            <w:pPr>
              <w:rPr>
                <w:lang w:eastAsia="pt-BR"/>
              </w:rPr>
            </w:pPr>
            <w:r w:rsidRPr="00807679">
              <w:rPr>
                <w:lang w:eastAsia="pt-BR"/>
              </w:rPr>
              <w:t>Ministério da Gestão e da Inovação em Serviços Públicos</w:t>
            </w:r>
          </w:p>
        </w:tc>
      </w:tr>
      <w:tr w:rsidR="00DF547A" w:rsidRPr="00807679" w14:paraId="3A9572DB" w14:textId="77777777" w:rsidTr="00273142">
        <w:tc>
          <w:tcPr>
            <w:tcW w:w="1250" w:type="pct"/>
          </w:tcPr>
          <w:p w14:paraId="664A45BD" w14:textId="77777777" w:rsidR="00DF547A" w:rsidRPr="00807679" w:rsidRDefault="00DF547A" w:rsidP="009D4619">
            <w:pPr>
              <w:rPr>
                <w:lang w:eastAsia="pt-BR"/>
              </w:rPr>
            </w:pPr>
            <w:r w:rsidRPr="00807679">
              <w:rPr>
                <w:lang w:eastAsia="pt-BR"/>
              </w:rPr>
              <w:t>NAT</w:t>
            </w:r>
          </w:p>
        </w:tc>
        <w:tc>
          <w:tcPr>
            <w:tcW w:w="3750" w:type="pct"/>
          </w:tcPr>
          <w:p w14:paraId="4A625CF8" w14:textId="1A79A94F" w:rsidR="00DF547A" w:rsidRPr="00807679" w:rsidRDefault="00370EF5" w:rsidP="009D4619">
            <w:pPr>
              <w:rPr>
                <w:lang w:eastAsia="pt-BR"/>
              </w:rPr>
            </w:pPr>
            <w:r w:rsidRPr="00807679">
              <w:rPr>
                <w:lang w:eastAsia="pt-BR"/>
              </w:rPr>
              <w:t>Normas de Auditoria do Tribunal de Contas da União</w:t>
            </w:r>
          </w:p>
        </w:tc>
      </w:tr>
      <w:tr w:rsidR="00DF547A" w:rsidRPr="00807679" w14:paraId="2AB16CB0" w14:textId="77777777" w:rsidTr="00273142">
        <w:tc>
          <w:tcPr>
            <w:tcW w:w="1250" w:type="pct"/>
          </w:tcPr>
          <w:p w14:paraId="743EA935" w14:textId="77777777" w:rsidR="00DF547A" w:rsidRPr="00807679" w:rsidRDefault="00DF547A" w:rsidP="009D4619">
            <w:pPr>
              <w:rPr>
                <w:lang w:eastAsia="pt-BR"/>
              </w:rPr>
            </w:pPr>
            <w:r w:rsidRPr="00807679">
              <w:rPr>
                <w:lang w:eastAsia="pt-BR"/>
              </w:rPr>
              <w:t>NORAD</w:t>
            </w:r>
          </w:p>
        </w:tc>
        <w:tc>
          <w:tcPr>
            <w:tcW w:w="3750" w:type="pct"/>
          </w:tcPr>
          <w:p w14:paraId="22EE4A9F" w14:textId="4EB8B304" w:rsidR="00DF547A" w:rsidRPr="00807679" w:rsidRDefault="00370EF5" w:rsidP="009D4619">
            <w:pPr>
              <w:rPr>
                <w:lang w:eastAsia="pt-BR"/>
              </w:rPr>
            </w:pPr>
            <w:r w:rsidRPr="00807679">
              <w:rPr>
                <w:lang w:eastAsia="pt-BR"/>
              </w:rPr>
              <w:t>Agência Norueguesa de Cooperação para o Desenvolvimento</w:t>
            </w:r>
          </w:p>
        </w:tc>
      </w:tr>
      <w:tr w:rsidR="00DF547A" w:rsidRPr="00807679" w14:paraId="66657640" w14:textId="77777777" w:rsidTr="00273142">
        <w:tc>
          <w:tcPr>
            <w:tcW w:w="1250" w:type="pct"/>
          </w:tcPr>
          <w:p w14:paraId="0B8C5759" w14:textId="77777777" w:rsidR="00DF547A" w:rsidRPr="00807679" w:rsidRDefault="00DF547A" w:rsidP="009D4619">
            <w:pPr>
              <w:rPr>
                <w:lang w:eastAsia="pt-BR"/>
              </w:rPr>
            </w:pPr>
            <w:r w:rsidRPr="00807679">
              <w:rPr>
                <w:lang w:eastAsia="pt-BR"/>
              </w:rPr>
              <w:t>OCR</w:t>
            </w:r>
          </w:p>
        </w:tc>
        <w:tc>
          <w:tcPr>
            <w:tcW w:w="3750" w:type="pct"/>
          </w:tcPr>
          <w:p w14:paraId="21FF9E37" w14:textId="13437B7C" w:rsidR="00DF547A" w:rsidRPr="00807679" w:rsidRDefault="00370EF5" w:rsidP="009D4619">
            <w:pPr>
              <w:rPr>
                <w:lang w:eastAsia="pt-BR"/>
              </w:rPr>
            </w:pPr>
            <w:r w:rsidRPr="00807679">
              <w:rPr>
                <w:lang w:eastAsia="pt-BR"/>
              </w:rPr>
              <w:t>Optical Character Recognition (Reconhecimento Óptico de Caracteres)</w:t>
            </w:r>
          </w:p>
        </w:tc>
      </w:tr>
      <w:tr w:rsidR="00DF547A" w:rsidRPr="00807679" w14:paraId="48E12227" w14:textId="77777777" w:rsidTr="00273142">
        <w:tc>
          <w:tcPr>
            <w:tcW w:w="1250" w:type="pct"/>
          </w:tcPr>
          <w:p w14:paraId="449A8CE0" w14:textId="77777777" w:rsidR="00DF547A" w:rsidRPr="00807679" w:rsidRDefault="00DF547A" w:rsidP="009D4619">
            <w:pPr>
              <w:rPr>
                <w:lang w:eastAsia="pt-BR"/>
              </w:rPr>
            </w:pPr>
            <w:r w:rsidRPr="00807679">
              <w:rPr>
                <w:lang w:eastAsia="pt-BR"/>
              </w:rPr>
              <w:t>OKR</w:t>
            </w:r>
          </w:p>
        </w:tc>
        <w:tc>
          <w:tcPr>
            <w:tcW w:w="3750" w:type="pct"/>
          </w:tcPr>
          <w:p w14:paraId="781B42DD" w14:textId="428EC7D1" w:rsidR="00DF547A" w:rsidRPr="00807679" w:rsidRDefault="00370EF5" w:rsidP="009D4619">
            <w:pPr>
              <w:rPr>
                <w:lang w:eastAsia="pt-BR"/>
              </w:rPr>
            </w:pPr>
            <w:r w:rsidRPr="00807679">
              <w:rPr>
                <w:lang w:eastAsia="pt-BR"/>
              </w:rPr>
              <w:t>Objectives and Key Results (Objetivos e Resultados-Chave)</w:t>
            </w:r>
          </w:p>
        </w:tc>
      </w:tr>
      <w:tr w:rsidR="00DF547A" w:rsidRPr="00807679" w14:paraId="0EB270C9" w14:textId="77777777" w:rsidTr="00273142">
        <w:tc>
          <w:tcPr>
            <w:tcW w:w="1250" w:type="pct"/>
          </w:tcPr>
          <w:p w14:paraId="0E25DE18" w14:textId="77777777" w:rsidR="00DF547A" w:rsidRPr="00807679" w:rsidRDefault="00DF547A" w:rsidP="009D4619">
            <w:pPr>
              <w:rPr>
                <w:lang w:eastAsia="pt-BR"/>
              </w:rPr>
            </w:pPr>
            <w:r w:rsidRPr="00807679">
              <w:rPr>
                <w:lang w:eastAsia="pt-BR"/>
              </w:rPr>
              <w:t>PAA</w:t>
            </w:r>
          </w:p>
        </w:tc>
        <w:tc>
          <w:tcPr>
            <w:tcW w:w="3750" w:type="pct"/>
          </w:tcPr>
          <w:p w14:paraId="5DC5F770" w14:textId="273C1EE0" w:rsidR="00DF547A" w:rsidRPr="00807679" w:rsidRDefault="00370EF5" w:rsidP="009D4619">
            <w:pPr>
              <w:rPr>
                <w:lang w:eastAsia="pt-BR"/>
              </w:rPr>
            </w:pPr>
            <w:r w:rsidRPr="00807679">
              <w:rPr>
                <w:lang w:eastAsia="pt-BR"/>
              </w:rPr>
              <w:t>Programa de Aquisição de Alimentos</w:t>
            </w:r>
          </w:p>
        </w:tc>
      </w:tr>
      <w:tr w:rsidR="00DF547A" w:rsidRPr="00807679" w14:paraId="48CC6288" w14:textId="77777777" w:rsidTr="00273142">
        <w:tc>
          <w:tcPr>
            <w:tcW w:w="1250" w:type="pct"/>
          </w:tcPr>
          <w:p w14:paraId="2771F07D" w14:textId="77777777" w:rsidR="00DF547A" w:rsidRPr="00807679" w:rsidRDefault="00DF547A" w:rsidP="009D4619">
            <w:pPr>
              <w:rPr>
                <w:lang w:eastAsia="pt-BR"/>
              </w:rPr>
            </w:pPr>
            <w:r w:rsidRPr="00807679">
              <w:rPr>
                <w:lang w:eastAsia="pt-BR"/>
              </w:rPr>
              <w:t>PNAE</w:t>
            </w:r>
          </w:p>
        </w:tc>
        <w:tc>
          <w:tcPr>
            <w:tcW w:w="3750" w:type="pct"/>
          </w:tcPr>
          <w:p w14:paraId="5923ADB8" w14:textId="55964CDA" w:rsidR="00DF547A" w:rsidRPr="00807679" w:rsidRDefault="00370EF5" w:rsidP="009D4619">
            <w:pPr>
              <w:rPr>
                <w:lang w:eastAsia="pt-BR"/>
              </w:rPr>
            </w:pPr>
            <w:r w:rsidRPr="00807679">
              <w:rPr>
                <w:lang w:eastAsia="pt-BR"/>
              </w:rPr>
              <w:t>Programa Nacional de Alimentação Escolar</w:t>
            </w:r>
          </w:p>
        </w:tc>
      </w:tr>
      <w:tr w:rsidR="00DF547A" w:rsidRPr="00807679" w14:paraId="028401CE" w14:textId="77777777" w:rsidTr="00273142">
        <w:tc>
          <w:tcPr>
            <w:tcW w:w="1250" w:type="pct"/>
          </w:tcPr>
          <w:p w14:paraId="2C6680A2" w14:textId="77777777" w:rsidR="00DF547A" w:rsidRPr="00807679" w:rsidRDefault="00DF547A" w:rsidP="009D4619">
            <w:pPr>
              <w:rPr>
                <w:lang w:eastAsia="pt-BR"/>
              </w:rPr>
            </w:pPr>
            <w:r w:rsidRPr="00807679">
              <w:rPr>
                <w:lang w:eastAsia="pt-BR"/>
              </w:rPr>
              <w:t>PNHR</w:t>
            </w:r>
          </w:p>
        </w:tc>
        <w:tc>
          <w:tcPr>
            <w:tcW w:w="3750" w:type="pct"/>
          </w:tcPr>
          <w:p w14:paraId="73619AFE" w14:textId="4B36A28D" w:rsidR="00DF547A" w:rsidRPr="00807679" w:rsidRDefault="00370EF5" w:rsidP="009D4619">
            <w:pPr>
              <w:rPr>
                <w:lang w:eastAsia="pt-BR"/>
              </w:rPr>
            </w:pPr>
            <w:r w:rsidRPr="00807679">
              <w:rPr>
                <w:lang w:eastAsia="pt-BR"/>
              </w:rPr>
              <w:t>Programa Nacional de Habitação Rural</w:t>
            </w:r>
          </w:p>
        </w:tc>
      </w:tr>
      <w:tr w:rsidR="00DF547A" w:rsidRPr="00807679" w14:paraId="5FB258D4" w14:textId="77777777" w:rsidTr="00273142">
        <w:tc>
          <w:tcPr>
            <w:tcW w:w="1250" w:type="pct"/>
          </w:tcPr>
          <w:p w14:paraId="15BCF0AF" w14:textId="77777777" w:rsidR="00DF547A" w:rsidRPr="00807679" w:rsidRDefault="00DF547A" w:rsidP="009D4619">
            <w:pPr>
              <w:rPr>
                <w:lang w:eastAsia="pt-BR"/>
              </w:rPr>
            </w:pPr>
            <w:r w:rsidRPr="00807679">
              <w:rPr>
                <w:lang w:eastAsia="pt-BR"/>
              </w:rPr>
              <w:t>PNRA</w:t>
            </w:r>
          </w:p>
        </w:tc>
        <w:tc>
          <w:tcPr>
            <w:tcW w:w="3750" w:type="pct"/>
          </w:tcPr>
          <w:p w14:paraId="0C6A28F8" w14:textId="54B5D290" w:rsidR="00DF547A" w:rsidRPr="00807679" w:rsidRDefault="00370EF5" w:rsidP="009D4619">
            <w:pPr>
              <w:rPr>
                <w:lang w:eastAsia="pt-BR"/>
              </w:rPr>
            </w:pPr>
            <w:r w:rsidRPr="00807679">
              <w:rPr>
                <w:lang w:eastAsia="pt-BR"/>
              </w:rPr>
              <w:t>Programa Nacional de Reforma Agrária</w:t>
            </w:r>
          </w:p>
        </w:tc>
      </w:tr>
      <w:tr w:rsidR="00DF547A" w:rsidRPr="00807679" w14:paraId="57DAD91D" w14:textId="77777777" w:rsidTr="00273142">
        <w:tc>
          <w:tcPr>
            <w:tcW w:w="1250" w:type="pct"/>
          </w:tcPr>
          <w:p w14:paraId="4C47F42A" w14:textId="77777777" w:rsidR="00DF547A" w:rsidRPr="00807679" w:rsidRDefault="00DF547A" w:rsidP="009D4619">
            <w:pPr>
              <w:rPr>
                <w:lang w:eastAsia="pt-BR"/>
              </w:rPr>
            </w:pPr>
            <w:r w:rsidRPr="00807679">
              <w:rPr>
                <w:lang w:eastAsia="pt-BR"/>
              </w:rPr>
              <w:t xml:space="preserve">Proagro </w:t>
            </w:r>
          </w:p>
        </w:tc>
        <w:tc>
          <w:tcPr>
            <w:tcW w:w="3750" w:type="pct"/>
          </w:tcPr>
          <w:p w14:paraId="7F6EC725" w14:textId="2E1169DD" w:rsidR="00DF547A" w:rsidRPr="00807679" w:rsidRDefault="005039E3" w:rsidP="009D4619">
            <w:pPr>
              <w:rPr>
                <w:lang w:eastAsia="pt-BR"/>
              </w:rPr>
            </w:pPr>
            <w:r w:rsidRPr="00807679">
              <w:rPr>
                <w:lang w:eastAsia="pt-BR"/>
              </w:rPr>
              <w:t>Programa de Garantia da Atividade Agropecuária da Agricultura Familiar</w:t>
            </w:r>
          </w:p>
        </w:tc>
      </w:tr>
      <w:tr w:rsidR="00DF547A" w:rsidRPr="00807679" w14:paraId="2A6ECFE4" w14:textId="77777777" w:rsidTr="00273142">
        <w:tc>
          <w:tcPr>
            <w:tcW w:w="1250" w:type="pct"/>
          </w:tcPr>
          <w:p w14:paraId="6035C895" w14:textId="77777777" w:rsidR="00DF547A" w:rsidRPr="00807679" w:rsidRDefault="00DF547A" w:rsidP="009D4619">
            <w:pPr>
              <w:rPr>
                <w:lang w:eastAsia="pt-BR"/>
              </w:rPr>
            </w:pPr>
            <w:r w:rsidRPr="00807679">
              <w:rPr>
                <w:lang w:eastAsia="pt-BR"/>
              </w:rPr>
              <w:t>PRONAF</w:t>
            </w:r>
          </w:p>
        </w:tc>
        <w:tc>
          <w:tcPr>
            <w:tcW w:w="3750" w:type="pct"/>
          </w:tcPr>
          <w:p w14:paraId="0A5CEFF9" w14:textId="7EC397D2" w:rsidR="00DF547A" w:rsidRPr="00807679" w:rsidRDefault="005039E3" w:rsidP="009D4619">
            <w:pPr>
              <w:rPr>
                <w:lang w:eastAsia="pt-BR"/>
              </w:rPr>
            </w:pPr>
            <w:r w:rsidRPr="00807679">
              <w:rPr>
                <w:lang w:eastAsia="pt-BR"/>
              </w:rPr>
              <w:t>Programa Nacional de Fortalecimento da Agricultura Familiar</w:t>
            </w:r>
          </w:p>
        </w:tc>
      </w:tr>
      <w:tr w:rsidR="00E51EF6" w:rsidRPr="00807679" w14:paraId="617374EC" w14:textId="77777777" w:rsidTr="00273142">
        <w:tc>
          <w:tcPr>
            <w:tcW w:w="1250" w:type="pct"/>
          </w:tcPr>
          <w:p w14:paraId="2C3E0BBF" w14:textId="7B6A79EF" w:rsidR="00E51EF6" w:rsidRPr="00807679" w:rsidRDefault="00E51EF6" w:rsidP="009D4619">
            <w:pPr>
              <w:rPr>
                <w:lang w:eastAsia="pt-BR"/>
              </w:rPr>
            </w:pPr>
            <w:r>
              <w:rPr>
                <w:lang w:eastAsia="pt-BR"/>
              </w:rPr>
              <w:t>PT</w:t>
            </w:r>
          </w:p>
        </w:tc>
        <w:tc>
          <w:tcPr>
            <w:tcW w:w="3750" w:type="pct"/>
          </w:tcPr>
          <w:p w14:paraId="63557B98" w14:textId="4FE2AB00" w:rsidR="00E51EF6" w:rsidRPr="00807679" w:rsidRDefault="00E51EF6" w:rsidP="009D4619">
            <w:pPr>
              <w:rPr>
                <w:lang w:eastAsia="pt-BR"/>
              </w:rPr>
            </w:pPr>
            <w:r>
              <w:rPr>
                <w:lang w:eastAsia="pt-BR"/>
              </w:rPr>
              <w:t>Papel de Trabalho</w:t>
            </w:r>
          </w:p>
        </w:tc>
      </w:tr>
      <w:tr w:rsidR="00DF547A" w:rsidRPr="00807679" w14:paraId="4F20F745" w14:textId="77777777" w:rsidTr="00273142">
        <w:tc>
          <w:tcPr>
            <w:tcW w:w="1250" w:type="pct"/>
          </w:tcPr>
          <w:p w14:paraId="2B9FBC01" w14:textId="77777777" w:rsidR="00DF547A" w:rsidRPr="00807679" w:rsidRDefault="00DF547A" w:rsidP="009D4619">
            <w:pPr>
              <w:rPr>
                <w:lang w:eastAsia="pt-BR"/>
              </w:rPr>
            </w:pPr>
            <w:r w:rsidRPr="00807679">
              <w:rPr>
                <w:lang w:eastAsia="pt-BR"/>
              </w:rPr>
              <w:t>QST</w:t>
            </w:r>
          </w:p>
        </w:tc>
        <w:tc>
          <w:tcPr>
            <w:tcW w:w="3750" w:type="pct"/>
          </w:tcPr>
          <w:p w14:paraId="29FC4CF4" w14:textId="0781920E" w:rsidR="00DF547A" w:rsidRPr="00807679" w:rsidRDefault="005039E3" w:rsidP="009D4619">
            <w:pPr>
              <w:rPr>
                <w:lang w:eastAsia="pt-BR"/>
              </w:rPr>
            </w:pPr>
            <w:r w:rsidRPr="00807679">
              <w:rPr>
                <w:lang w:eastAsia="pt-BR"/>
              </w:rPr>
              <w:t>Questão de Auditoria</w:t>
            </w:r>
          </w:p>
        </w:tc>
      </w:tr>
      <w:tr w:rsidR="00DF547A" w:rsidRPr="00807679" w14:paraId="03C33AE8" w14:textId="77777777" w:rsidTr="00273142">
        <w:tc>
          <w:tcPr>
            <w:tcW w:w="1250" w:type="pct"/>
          </w:tcPr>
          <w:p w14:paraId="573B4E35" w14:textId="77777777" w:rsidR="00DF547A" w:rsidRPr="00807679" w:rsidRDefault="00DF547A" w:rsidP="009D4619">
            <w:pPr>
              <w:rPr>
                <w:lang w:eastAsia="pt-BR"/>
              </w:rPr>
            </w:pPr>
            <w:r w:rsidRPr="00807679">
              <w:rPr>
                <w:lang w:eastAsia="pt-BR"/>
              </w:rPr>
              <w:t>RFB</w:t>
            </w:r>
          </w:p>
        </w:tc>
        <w:tc>
          <w:tcPr>
            <w:tcW w:w="3750" w:type="pct"/>
          </w:tcPr>
          <w:p w14:paraId="19343ADF" w14:textId="53993E9B" w:rsidR="00DF547A" w:rsidRPr="00807679" w:rsidRDefault="005039E3" w:rsidP="009D4619">
            <w:pPr>
              <w:rPr>
                <w:lang w:eastAsia="pt-BR"/>
              </w:rPr>
            </w:pPr>
            <w:r w:rsidRPr="00807679">
              <w:rPr>
                <w:lang w:eastAsia="pt-BR"/>
              </w:rPr>
              <w:t>Receita Federal do Brasil</w:t>
            </w:r>
          </w:p>
        </w:tc>
      </w:tr>
      <w:tr w:rsidR="00DF547A" w:rsidRPr="00807679" w14:paraId="427DA9EC" w14:textId="77777777" w:rsidTr="00273142">
        <w:tc>
          <w:tcPr>
            <w:tcW w:w="1250" w:type="pct"/>
          </w:tcPr>
          <w:p w14:paraId="5AA6200A" w14:textId="77777777" w:rsidR="00DF547A" w:rsidRPr="00807679" w:rsidRDefault="00DF547A" w:rsidP="009D4619">
            <w:pPr>
              <w:rPr>
                <w:lang w:eastAsia="pt-BR"/>
              </w:rPr>
            </w:pPr>
            <w:r w:rsidRPr="00807679">
              <w:rPr>
                <w:lang w:eastAsia="pt-BR"/>
              </w:rPr>
              <w:t>RG</w:t>
            </w:r>
          </w:p>
        </w:tc>
        <w:tc>
          <w:tcPr>
            <w:tcW w:w="3750" w:type="pct"/>
          </w:tcPr>
          <w:p w14:paraId="3227F8B9" w14:textId="6E6FE709" w:rsidR="00DF547A" w:rsidRPr="00807679" w:rsidRDefault="005039E3" w:rsidP="009D4619">
            <w:pPr>
              <w:rPr>
                <w:lang w:eastAsia="pt-BR"/>
              </w:rPr>
            </w:pPr>
            <w:r w:rsidRPr="00807679">
              <w:rPr>
                <w:lang w:eastAsia="pt-BR"/>
              </w:rPr>
              <w:t>Registro Geral (Carteira de Identidade)</w:t>
            </w:r>
          </w:p>
        </w:tc>
      </w:tr>
      <w:tr w:rsidR="00DF547A" w:rsidRPr="00807679" w14:paraId="7C173A19" w14:textId="77777777" w:rsidTr="00273142">
        <w:tc>
          <w:tcPr>
            <w:tcW w:w="1250" w:type="pct"/>
          </w:tcPr>
          <w:p w14:paraId="1CD228F6" w14:textId="77777777" w:rsidR="00DF547A" w:rsidRPr="00807679" w:rsidRDefault="00DF547A" w:rsidP="009D4619">
            <w:pPr>
              <w:rPr>
                <w:lang w:eastAsia="pt-BR"/>
              </w:rPr>
            </w:pPr>
            <w:r w:rsidRPr="00807679">
              <w:rPr>
                <w:lang w:eastAsia="pt-BR"/>
              </w:rPr>
              <w:t>SecexEstado</w:t>
            </w:r>
          </w:p>
        </w:tc>
        <w:tc>
          <w:tcPr>
            <w:tcW w:w="3750" w:type="pct"/>
          </w:tcPr>
          <w:p w14:paraId="457A3384" w14:textId="3E493569" w:rsidR="00DF547A" w:rsidRPr="00807679" w:rsidRDefault="005039E3" w:rsidP="009D4619">
            <w:pPr>
              <w:rPr>
                <w:lang w:eastAsia="pt-BR"/>
              </w:rPr>
            </w:pPr>
            <w:r w:rsidRPr="00807679">
              <w:rPr>
                <w:lang w:eastAsia="pt-BR"/>
              </w:rPr>
              <w:t>Secretaria de Controle Externo de Governança, Inovação e Transformação Digital do Estado do TCU</w:t>
            </w:r>
          </w:p>
        </w:tc>
      </w:tr>
      <w:tr w:rsidR="00DF547A" w:rsidRPr="00807679" w14:paraId="270F0EFE" w14:textId="77777777" w:rsidTr="00273142">
        <w:tc>
          <w:tcPr>
            <w:tcW w:w="1250" w:type="pct"/>
          </w:tcPr>
          <w:p w14:paraId="30EF098F" w14:textId="77777777" w:rsidR="00DF547A" w:rsidRPr="00807679" w:rsidRDefault="00DF547A" w:rsidP="009D4619">
            <w:pPr>
              <w:rPr>
                <w:lang w:eastAsia="pt-BR"/>
              </w:rPr>
            </w:pPr>
            <w:r w:rsidRPr="00807679">
              <w:rPr>
                <w:lang w:eastAsia="pt-BR"/>
              </w:rPr>
              <w:t>SICAR</w:t>
            </w:r>
          </w:p>
        </w:tc>
        <w:tc>
          <w:tcPr>
            <w:tcW w:w="3750" w:type="pct"/>
          </w:tcPr>
          <w:p w14:paraId="5D4E7C9A" w14:textId="3D870270" w:rsidR="00DF547A" w:rsidRPr="00807679" w:rsidRDefault="00DF547A" w:rsidP="009D4619">
            <w:pPr>
              <w:rPr>
                <w:lang w:eastAsia="pt-BR"/>
              </w:rPr>
            </w:pPr>
            <w:r w:rsidRPr="00807679">
              <w:rPr>
                <w:lang w:eastAsia="pt-BR"/>
              </w:rPr>
              <w:t xml:space="preserve"> </w:t>
            </w:r>
            <w:r w:rsidR="005039E3" w:rsidRPr="00807679">
              <w:rPr>
                <w:lang w:eastAsia="pt-BR"/>
              </w:rPr>
              <w:t>Sistema Nacional de Cadastro Ambiental Rural</w:t>
            </w:r>
          </w:p>
        </w:tc>
      </w:tr>
      <w:tr w:rsidR="00DF547A" w:rsidRPr="00807679" w14:paraId="289A2896" w14:textId="77777777" w:rsidTr="00273142">
        <w:tc>
          <w:tcPr>
            <w:tcW w:w="1250" w:type="pct"/>
          </w:tcPr>
          <w:p w14:paraId="537C3038" w14:textId="77777777" w:rsidR="00DF547A" w:rsidRPr="00807679" w:rsidRDefault="00DF547A" w:rsidP="009D4619">
            <w:pPr>
              <w:rPr>
                <w:lang w:eastAsia="pt-BR"/>
              </w:rPr>
            </w:pPr>
            <w:r w:rsidRPr="00807679">
              <w:rPr>
                <w:lang w:eastAsia="pt-BR"/>
              </w:rPr>
              <w:t>SIGEF</w:t>
            </w:r>
          </w:p>
        </w:tc>
        <w:tc>
          <w:tcPr>
            <w:tcW w:w="3750" w:type="pct"/>
          </w:tcPr>
          <w:p w14:paraId="5E52C69C" w14:textId="6C3194AC" w:rsidR="00DF547A" w:rsidRPr="00807679" w:rsidRDefault="005039E3" w:rsidP="009D4619">
            <w:pPr>
              <w:rPr>
                <w:lang w:eastAsia="pt-BR"/>
              </w:rPr>
            </w:pPr>
            <w:r w:rsidRPr="00807679">
              <w:rPr>
                <w:lang w:eastAsia="pt-BR"/>
              </w:rPr>
              <w:t>Sistema de Gestão Fundiária</w:t>
            </w:r>
          </w:p>
        </w:tc>
      </w:tr>
      <w:tr w:rsidR="00DF547A" w:rsidRPr="00807679" w14:paraId="4EEF2D44" w14:textId="77777777" w:rsidTr="00273142">
        <w:tc>
          <w:tcPr>
            <w:tcW w:w="1250" w:type="pct"/>
          </w:tcPr>
          <w:p w14:paraId="6CFCEE03" w14:textId="77777777" w:rsidR="00DF547A" w:rsidRPr="00807679" w:rsidRDefault="00DF547A" w:rsidP="009D4619">
            <w:pPr>
              <w:rPr>
                <w:lang w:eastAsia="pt-BR"/>
              </w:rPr>
            </w:pPr>
            <w:r w:rsidRPr="00807679">
              <w:rPr>
                <w:lang w:eastAsia="pt-BR"/>
              </w:rPr>
              <w:t>SIPRA</w:t>
            </w:r>
          </w:p>
        </w:tc>
        <w:tc>
          <w:tcPr>
            <w:tcW w:w="3750" w:type="pct"/>
          </w:tcPr>
          <w:p w14:paraId="3E43ED30" w14:textId="6AB38A3C" w:rsidR="00DF547A" w:rsidRPr="00807679" w:rsidRDefault="005039E3" w:rsidP="009D4619">
            <w:pPr>
              <w:rPr>
                <w:lang w:eastAsia="pt-BR"/>
              </w:rPr>
            </w:pPr>
            <w:r w:rsidRPr="00807679">
              <w:rPr>
                <w:lang w:eastAsia="pt-BR"/>
              </w:rPr>
              <w:t>Sistema de Informações de Projetos de Reforma Agrária</w:t>
            </w:r>
          </w:p>
        </w:tc>
      </w:tr>
      <w:tr w:rsidR="00DF547A" w:rsidRPr="00807679" w14:paraId="50B6CE03" w14:textId="77777777" w:rsidTr="00273142">
        <w:tc>
          <w:tcPr>
            <w:tcW w:w="1250" w:type="pct"/>
          </w:tcPr>
          <w:p w14:paraId="38EE71F2" w14:textId="77777777" w:rsidR="00DF547A" w:rsidRPr="00807679" w:rsidRDefault="00DF547A" w:rsidP="009D4619">
            <w:pPr>
              <w:rPr>
                <w:lang w:eastAsia="pt-BR"/>
              </w:rPr>
            </w:pPr>
            <w:r w:rsidRPr="00807679">
              <w:rPr>
                <w:lang w:eastAsia="pt-BR"/>
              </w:rPr>
              <w:t>SISP</w:t>
            </w:r>
          </w:p>
        </w:tc>
        <w:tc>
          <w:tcPr>
            <w:tcW w:w="3750" w:type="pct"/>
          </w:tcPr>
          <w:p w14:paraId="2E962283" w14:textId="340CF433" w:rsidR="00DF547A" w:rsidRPr="00807679" w:rsidRDefault="005039E3" w:rsidP="009D4619">
            <w:pPr>
              <w:rPr>
                <w:lang w:eastAsia="pt-BR"/>
              </w:rPr>
            </w:pPr>
            <w:r w:rsidRPr="00807679">
              <w:rPr>
                <w:lang w:eastAsia="pt-BR"/>
              </w:rPr>
              <w:t>Sistema de Administração dos Recursos de Tecnologia da Informação</w:t>
            </w:r>
          </w:p>
        </w:tc>
      </w:tr>
      <w:tr w:rsidR="009B2012" w:rsidRPr="00807679" w14:paraId="3668F942" w14:textId="77777777" w:rsidTr="00273142">
        <w:tc>
          <w:tcPr>
            <w:tcW w:w="1250" w:type="pct"/>
          </w:tcPr>
          <w:p w14:paraId="6EF7E405" w14:textId="176254F4" w:rsidR="009B2012" w:rsidRPr="00807679" w:rsidRDefault="009B2012" w:rsidP="009D4619">
            <w:pPr>
              <w:rPr>
                <w:lang w:eastAsia="pt-BR"/>
              </w:rPr>
            </w:pPr>
            <w:r>
              <w:rPr>
                <w:lang w:eastAsia="pt-BR"/>
              </w:rPr>
              <w:t>SIRC</w:t>
            </w:r>
          </w:p>
        </w:tc>
        <w:tc>
          <w:tcPr>
            <w:tcW w:w="3750" w:type="pct"/>
          </w:tcPr>
          <w:p w14:paraId="36F37F57" w14:textId="109ACE42" w:rsidR="009B2012" w:rsidRPr="00807679" w:rsidRDefault="00357284" w:rsidP="009D4619">
            <w:pPr>
              <w:rPr>
                <w:lang w:eastAsia="pt-BR"/>
              </w:rPr>
            </w:pPr>
            <w:r w:rsidRPr="00357284">
              <w:rPr>
                <w:lang w:eastAsia="pt-BR"/>
              </w:rPr>
              <w:t>Sistema Nacional de Informações de Registro Civil</w:t>
            </w:r>
          </w:p>
        </w:tc>
      </w:tr>
      <w:tr w:rsidR="00DF547A" w:rsidRPr="00807679" w14:paraId="7A7D5A95" w14:textId="77777777" w:rsidTr="00273142">
        <w:tc>
          <w:tcPr>
            <w:tcW w:w="1250" w:type="pct"/>
          </w:tcPr>
          <w:p w14:paraId="3A04860C" w14:textId="43E72E37" w:rsidR="00DF547A" w:rsidRPr="00807679" w:rsidRDefault="00DF547A" w:rsidP="009D4619">
            <w:pPr>
              <w:rPr>
                <w:lang w:eastAsia="pt-BR"/>
              </w:rPr>
            </w:pPr>
            <w:r w:rsidRPr="00807679">
              <w:rPr>
                <w:lang w:eastAsia="pt-BR"/>
              </w:rPr>
              <w:t>SISOBI</w:t>
            </w:r>
          </w:p>
        </w:tc>
        <w:tc>
          <w:tcPr>
            <w:tcW w:w="3750" w:type="pct"/>
          </w:tcPr>
          <w:p w14:paraId="5A9753F9" w14:textId="77777777" w:rsidR="00DF547A" w:rsidRPr="00807679" w:rsidRDefault="00DF547A" w:rsidP="009D4619">
            <w:pPr>
              <w:rPr>
                <w:lang w:eastAsia="pt-BR"/>
              </w:rPr>
            </w:pPr>
            <w:r w:rsidRPr="00807679">
              <w:rPr>
                <w:lang w:eastAsia="pt-BR"/>
              </w:rPr>
              <w:t>Sistema de Controle de Óbitos</w:t>
            </w:r>
          </w:p>
        </w:tc>
      </w:tr>
      <w:tr w:rsidR="00DF547A" w:rsidRPr="00807679" w14:paraId="4CC3CAF8" w14:textId="77777777" w:rsidTr="00273142">
        <w:tc>
          <w:tcPr>
            <w:tcW w:w="1250" w:type="pct"/>
          </w:tcPr>
          <w:p w14:paraId="3609123F" w14:textId="77777777" w:rsidR="00DF547A" w:rsidRPr="00807679" w:rsidRDefault="00DF547A" w:rsidP="009D4619">
            <w:pPr>
              <w:rPr>
                <w:lang w:eastAsia="pt-BR"/>
              </w:rPr>
            </w:pPr>
            <w:r w:rsidRPr="00807679">
              <w:rPr>
                <w:lang w:eastAsia="pt-BR"/>
              </w:rPr>
              <w:t>SNCR</w:t>
            </w:r>
          </w:p>
        </w:tc>
        <w:tc>
          <w:tcPr>
            <w:tcW w:w="3750" w:type="pct"/>
          </w:tcPr>
          <w:p w14:paraId="150DC824" w14:textId="3366BF72" w:rsidR="00DF547A" w:rsidRPr="00807679" w:rsidRDefault="005039E3" w:rsidP="009D4619">
            <w:pPr>
              <w:rPr>
                <w:lang w:eastAsia="pt-BR"/>
              </w:rPr>
            </w:pPr>
            <w:r w:rsidRPr="00807679">
              <w:rPr>
                <w:lang w:eastAsia="pt-BR"/>
              </w:rPr>
              <w:t>Sistema Nacional de Cadastro Rural</w:t>
            </w:r>
          </w:p>
        </w:tc>
      </w:tr>
      <w:tr w:rsidR="00DF547A" w:rsidRPr="00807679" w14:paraId="2BB7D558" w14:textId="77777777" w:rsidTr="00273142">
        <w:tc>
          <w:tcPr>
            <w:tcW w:w="1250" w:type="pct"/>
          </w:tcPr>
          <w:p w14:paraId="50B294FE" w14:textId="77777777" w:rsidR="00DF547A" w:rsidRPr="00807679" w:rsidRDefault="00DF547A" w:rsidP="009D4619">
            <w:pPr>
              <w:rPr>
                <w:lang w:eastAsia="pt-BR"/>
              </w:rPr>
            </w:pPr>
            <w:r w:rsidRPr="00807679">
              <w:rPr>
                <w:lang w:eastAsia="pt-BR"/>
              </w:rPr>
              <w:t>STF</w:t>
            </w:r>
          </w:p>
        </w:tc>
        <w:tc>
          <w:tcPr>
            <w:tcW w:w="3750" w:type="pct"/>
          </w:tcPr>
          <w:p w14:paraId="6E0AB467" w14:textId="2C87271D" w:rsidR="00DF547A" w:rsidRPr="00807679" w:rsidRDefault="005039E3" w:rsidP="009D4619">
            <w:pPr>
              <w:rPr>
                <w:lang w:eastAsia="pt-BR"/>
              </w:rPr>
            </w:pPr>
            <w:r w:rsidRPr="00807679">
              <w:rPr>
                <w:lang w:eastAsia="pt-BR"/>
              </w:rPr>
              <w:t>Supremo Tribunal Federal</w:t>
            </w:r>
          </w:p>
        </w:tc>
      </w:tr>
      <w:tr w:rsidR="00DF547A" w:rsidRPr="00807679" w14:paraId="11FCAC24" w14:textId="77777777" w:rsidTr="00273142">
        <w:tc>
          <w:tcPr>
            <w:tcW w:w="1250" w:type="pct"/>
          </w:tcPr>
          <w:p w14:paraId="11F90667" w14:textId="77777777" w:rsidR="00DF547A" w:rsidRPr="00807679" w:rsidRDefault="00DF547A" w:rsidP="009D4619">
            <w:pPr>
              <w:rPr>
                <w:lang w:eastAsia="pt-BR"/>
              </w:rPr>
            </w:pPr>
            <w:r w:rsidRPr="00807679">
              <w:rPr>
                <w:lang w:eastAsia="pt-BR"/>
              </w:rPr>
              <w:t>TC</w:t>
            </w:r>
          </w:p>
        </w:tc>
        <w:tc>
          <w:tcPr>
            <w:tcW w:w="3750" w:type="pct"/>
          </w:tcPr>
          <w:p w14:paraId="197754CB" w14:textId="769416BC" w:rsidR="00DF547A" w:rsidRPr="00807679" w:rsidRDefault="005039E3" w:rsidP="009D4619">
            <w:pPr>
              <w:rPr>
                <w:lang w:eastAsia="pt-BR"/>
              </w:rPr>
            </w:pPr>
            <w:r w:rsidRPr="00807679">
              <w:rPr>
                <w:lang w:eastAsia="pt-BR"/>
              </w:rPr>
              <w:t>Tomada de Contas</w:t>
            </w:r>
          </w:p>
        </w:tc>
      </w:tr>
      <w:tr w:rsidR="00DF547A" w:rsidRPr="00807679" w14:paraId="215F9B32" w14:textId="77777777" w:rsidTr="00273142">
        <w:tc>
          <w:tcPr>
            <w:tcW w:w="1250" w:type="pct"/>
          </w:tcPr>
          <w:p w14:paraId="65A59C24" w14:textId="77777777" w:rsidR="00DF547A" w:rsidRPr="00807679" w:rsidRDefault="00DF547A" w:rsidP="009D4619">
            <w:pPr>
              <w:rPr>
                <w:lang w:eastAsia="pt-BR"/>
              </w:rPr>
            </w:pPr>
            <w:r w:rsidRPr="00807679">
              <w:rPr>
                <w:lang w:eastAsia="pt-BR"/>
              </w:rPr>
              <w:lastRenderedPageBreak/>
              <w:t>TCU</w:t>
            </w:r>
          </w:p>
        </w:tc>
        <w:tc>
          <w:tcPr>
            <w:tcW w:w="3750" w:type="pct"/>
          </w:tcPr>
          <w:p w14:paraId="1D6406A5" w14:textId="35AADC60" w:rsidR="00DF547A" w:rsidRPr="00807679" w:rsidRDefault="005039E3" w:rsidP="009D4619">
            <w:pPr>
              <w:rPr>
                <w:lang w:eastAsia="pt-BR"/>
              </w:rPr>
            </w:pPr>
            <w:r w:rsidRPr="00807679">
              <w:rPr>
                <w:lang w:eastAsia="pt-BR"/>
              </w:rPr>
              <w:t>Tribunal de Contas da União</w:t>
            </w:r>
          </w:p>
        </w:tc>
      </w:tr>
      <w:tr w:rsidR="00DF547A" w:rsidRPr="00807679" w14:paraId="346185B7" w14:textId="77777777" w:rsidTr="00273142">
        <w:tc>
          <w:tcPr>
            <w:tcW w:w="1250" w:type="pct"/>
          </w:tcPr>
          <w:p w14:paraId="6DED77AF" w14:textId="2104384A" w:rsidR="00DF547A" w:rsidRPr="00807679" w:rsidRDefault="00DF547A" w:rsidP="009D4619">
            <w:pPr>
              <w:rPr>
                <w:lang w:eastAsia="pt-BR"/>
              </w:rPr>
            </w:pPr>
            <w:r w:rsidRPr="00807679">
              <w:rPr>
                <w:lang w:eastAsia="pt-BR"/>
              </w:rPr>
              <w:t>TI</w:t>
            </w:r>
          </w:p>
        </w:tc>
        <w:tc>
          <w:tcPr>
            <w:tcW w:w="3750" w:type="pct"/>
          </w:tcPr>
          <w:p w14:paraId="4A157620" w14:textId="77777777" w:rsidR="00DF547A" w:rsidRPr="00807679" w:rsidRDefault="00DF547A" w:rsidP="009D4619">
            <w:pPr>
              <w:rPr>
                <w:lang w:eastAsia="pt-BR"/>
              </w:rPr>
            </w:pPr>
            <w:r w:rsidRPr="00807679">
              <w:rPr>
                <w:lang w:eastAsia="pt-BR"/>
              </w:rPr>
              <w:t>Tecnologia da Informação</w:t>
            </w:r>
          </w:p>
        </w:tc>
      </w:tr>
      <w:tr w:rsidR="0027285F" w:rsidRPr="00807679" w14:paraId="4AF8D8CA" w14:textId="77777777" w:rsidTr="00273142">
        <w:tc>
          <w:tcPr>
            <w:tcW w:w="1250" w:type="pct"/>
          </w:tcPr>
          <w:p w14:paraId="17E65121" w14:textId="06F694C6" w:rsidR="0027285F" w:rsidRPr="00807679" w:rsidRDefault="0027285F" w:rsidP="009D4619">
            <w:pPr>
              <w:rPr>
                <w:lang w:eastAsia="pt-BR"/>
              </w:rPr>
            </w:pPr>
            <w:r>
              <w:rPr>
                <w:lang w:eastAsia="pt-BR"/>
              </w:rPr>
              <w:t>UC</w:t>
            </w:r>
          </w:p>
        </w:tc>
        <w:tc>
          <w:tcPr>
            <w:tcW w:w="3750" w:type="pct"/>
          </w:tcPr>
          <w:p w14:paraId="79C30DE4" w14:textId="2F699185" w:rsidR="0027285F" w:rsidRPr="00807679" w:rsidRDefault="00062E91" w:rsidP="009D4619">
            <w:pPr>
              <w:rPr>
                <w:lang w:eastAsia="pt-BR"/>
              </w:rPr>
            </w:pPr>
            <w:r>
              <w:rPr>
                <w:lang w:eastAsia="pt-BR"/>
              </w:rPr>
              <w:t>Unidade de Conservação</w:t>
            </w:r>
          </w:p>
        </w:tc>
      </w:tr>
      <w:tr w:rsidR="00DF547A" w:rsidRPr="00807679" w14:paraId="5CD02B02" w14:textId="77777777" w:rsidTr="00273142">
        <w:tc>
          <w:tcPr>
            <w:tcW w:w="1250" w:type="pct"/>
          </w:tcPr>
          <w:p w14:paraId="1C537A06" w14:textId="4C4ED600" w:rsidR="00DF547A" w:rsidRPr="00807679" w:rsidRDefault="00DF547A" w:rsidP="009D4619">
            <w:pPr>
              <w:rPr>
                <w:lang w:eastAsia="pt-BR"/>
              </w:rPr>
            </w:pPr>
            <w:r w:rsidRPr="00807679">
              <w:rPr>
                <w:lang w:eastAsia="pt-BR"/>
              </w:rPr>
              <w:t>UF</w:t>
            </w:r>
          </w:p>
        </w:tc>
        <w:tc>
          <w:tcPr>
            <w:tcW w:w="3750" w:type="pct"/>
          </w:tcPr>
          <w:p w14:paraId="497D0907" w14:textId="4B1C0EE0" w:rsidR="00DF547A" w:rsidRPr="00807679" w:rsidRDefault="00DF547A" w:rsidP="009D4619">
            <w:pPr>
              <w:rPr>
                <w:lang w:eastAsia="pt-BR"/>
              </w:rPr>
            </w:pPr>
            <w:r w:rsidRPr="00807679">
              <w:rPr>
                <w:lang w:eastAsia="pt-BR"/>
              </w:rPr>
              <w:t>Unidade da Federação</w:t>
            </w:r>
            <w:r w:rsidR="005039E3">
              <w:rPr>
                <w:lang w:eastAsia="pt-BR"/>
              </w:rPr>
              <w:t xml:space="preserve"> ou Unidade Familiar</w:t>
            </w:r>
          </w:p>
        </w:tc>
      </w:tr>
      <w:tr w:rsidR="00DF547A" w:rsidRPr="00807679" w14:paraId="116B1381" w14:textId="77777777" w:rsidTr="00273142">
        <w:tc>
          <w:tcPr>
            <w:tcW w:w="1250" w:type="pct"/>
          </w:tcPr>
          <w:p w14:paraId="390EC0EC" w14:textId="77777777" w:rsidR="00DF547A" w:rsidRPr="00807679" w:rsidRDefault="00DF547A" w:rsidP="009D4619">
            <w:pPr>
              <w:rPr>
                <w:lang w:eastAsia="pt-BR"/>
              </w:rPr>
            </w:pPr>
            <w:r w:rsidRPr="00807679">
              <w:rPr>
                <w:lang w:eastAsia="pt-BR"/>
              </w:rPr>
              <w:t>UFPA</w:t>
            </w:r>
          </w:p>
        </w:tc>
        <w:tc>
          <w:tcPr>
            <w:tcW w:w="3750" w:type="pct"/>
          </w:tcPr>
          <w:p w14:paraId="060BE55F" w14:textId="024839CB" w:rsidR="00DF547A" w:rsidRPr="00807679" w:rsidRDefault="00273142" w:rsidP="009D4619">
            <w:pPr>
              <w:rPr>
                <w:lang w:eastAsia="pt-BR"/>
              </w:rPr>
            </w:pPr>
            <w:r w:rsidRPr="00807679">
              <w:rPr>
                <w:lang w:eastAsia="pt-BR"/>
              </w:rPr>
              <w:t>Unidade Familiar de Produção Agrária</w:t>
            </w:r>
          </w:p>
        </w:tc>
      </w:tr>
      <w:tr w:rsidR="00DF547A" w:rsidRPr="00807679" w14:paraId="1EF0B527" w14:textId="77777777" w:rsidTr="00273142">
        <w:tc>
          <w:tcPr>
            <w:tcW w:w="1250" w:type="pct"/>
          </w:tcPr>
          <w:p w14:paraId="201899D5" w14:textId="77777777" w:rsidR="00DF547A" w:rsidRPr="00807679" w:rsidRDefault="00DF547A" w:rsidP="009D4619">
            <w:pPr>
              <w:rPr>
                <w:lang w:eastAsia="pt-BR"/>
              </w:rPr>
            </w:pPr>
            <w:r w:rsidRPr="00807679">
              <w:rPr>
                <w:lang w:eastAsia="pt-BR"/>
              </w:rPr>
              <w:t>ULA</w:t>
            </w:r>
          </w:p>
        </w:tc>
        <w:tc>
          <w:tcPr>
            <w:tcW w:w="3750" w:type="pct"/>
          </w:tcPr>
          <w:p w14:paraId="6AD24011" w14:textId="4F9B5F7E" w:rsidR="00DF547A" w:rsidRPr="00807679" w:rsidRDefault="00273142" w:rsidP="009D4619">
            <w:pPr>
              <w:rPr>
                <w:lang w:eastAsia="pt-BR"/>
              </w:rPr>
            </w:pPr>
            <w:r w:rsidRPr="00807679">
              <w:rPr>
                <w:lang w:eastAsia="pt-BR"/>
              </w:rPr>
              <w:t>Unidade Local de Atendimento</w:t>
            </w:r>
          </w:p>
        </w:tc>
      </w:tr>
    </w:tbl>
    <w:p w14:paraId="1544DA08" w14:textId="02910B80" w:rsidR="0039504F" w:rsidRPr="00F10288" w:rsidRDefault="0039504F" w:rsidP="009D4619">
      <w:pPr>
        <w:rPr>
          <w:lang w:eastAsia="pt-BR"/>
        </w:rPr>
        <w:sectPr w:rsidR="0039504F" w:rsidRPr="00F10288" w:rsidSect="00C477AA">
          <w:headerReference w:type="even" r:id="rId20"/>
          <w:headerReference w:type="default" r:id="rId21"/>
          <w:footerReference w:type="default" r:id="rId22"/>
          <w:headerReference w:type="first" r:id="rId23"/>
          <w:endnotePr>
            <w:numFmt w:val="decimal"/>
          </w:endnotePr>
          <w:pgSz w:w="11906" w:h="16838"/>
          <w:pgMar w:top="1871" w:right="851" w:bottom="765" w:left="1418" w:header="851" w:footer="652" w:gutter="0"/>
          <w:cols w:space="708"/>
          <w:docGrid w:linePitch="360"/>
        </w:sectPr>
      </w:pPr>
    </w:p>
    <w:p w14:paraId="2E240D57" w14:textId="77777777" w:rsidR="00357284" w:rsidRDefault="00357284">
      <w:pPr>
        <w:spacing w:before="0" w:after="160" w:line="259" w:lineRule="auto"/>
        <w:jc w:val="left"/>
        <w:rPr>
          <w:b/>
          <w:bCs/>
        </w:rPr>
      </w:pPr>
      <w:r>
        <w:rPr>
          <w:b/>
          <w:bCs/>
        </w:rPr>
        <w:br w:type="page"/>
      </w:r>
    </w:p>
    <w:p w14:paraId="36EEF38F" w14:textId="0D45142F" w:rsidR="001D2D82" w:rsidRPr="006918DD" w:rsidRDefault="001D2D82" w:rsidP="009D4619">
      <w:pPr>
        <w:jc w:val="center"/>
        <w:rPr>
          <w:b/>
          <w:bCs/>
        </w:rPr>
      </w:pPr>
      <w:r w:rsidRPr="006918DD">
        <w:rPr>
          <w:b/>
          <w:bCs/>
        </w:rPr>
        <w:lastRenderedPageBreak/>
        <w:t>Lista de Figuras</w:t>
      </w:r>
    </w:p>
    <w:p w14:paraId="1CF00A8B" w14:textId="5F95BCA2" w:rsidR="00DA38EB" w:rsidRDefault="00B14768" w:rsidP="009D4619">
      <w:pPr>
        <w:spacing w:before="0" w:after="160" w:line="259" w:lineRule="auto"/>
        <w:jc w:val="left"/>
      </w:pPr>
      <w:r>
        <w:fldChar w:fldCharType="begin"/>
      </w:r>
      <w:r>
        <w:instrText xml:space="preserve"> TOC \h \z \c "Figura" </w:instrText>
      </w:r>
      <w:r>
        <w:fldChar w:fldCharType="separate"/>
      </w:r>
      <w:r w:rsidR="005F2489">
        <w:rPr>
          <w:b/>
          <w:bCs/>
          <w:noProof/>
        </w:rPr>
        <w:t>Nenhuma entrada de índice de ilustrações foi encontrada.</w:t>
      </w:r>
      <w:r>
        <w:rPr>
          <w:rFonts w:eastAsia="Times New Roman"/>
          <w:b/>
          <w:bCs/>
          <w:noProof/>
          <w:szCs w:val="20"/>
          <w:lang w:eastAsia="pt-BR"/>
        </w:rPr>
        <w:fldChar w:fldCharType="end"/>
      </w:r>
    </w:p>
    <w:p w14:paraId="10D1834E" w14:textId="77777777" w:rsidR="00B61C5A" w:rsidRDefault="00B61C5A" w:rsidP="009D4619">
      <w:pPr>
        <w:spacing w:before="0" w:after="160" w:line="259" w:lineRule="auto"/>
        <w:jc w:val="left"/>
      </w:pPr>
      <w:r>
        <w:br w:type="page"/>
      </w:r>
    </w:p>
    <w:p w14:paraId="543F6982" w14:textId="4A8F51DC" w:rsidR="00DA38EB" w:rsidRPr="00B61C5A" w:rsidRDefault="00B61C5A" w:rsidP="009D4619">
      <w:pPr>
        <w:jc w:val="center"/>
        <w:rPr>
          <w:b/>
          <w:bCs/>
        </w:rPr>
      </w:pPr>
      <w:r w:rsidRPr="00B61C5A">
        <w:rPr>
          <w:b/>
          <w:bCs/>
        </w:rPr>
        <w:lastRenderedPageBreak/>
        <w:t xml:space="preserve">Lista de </w:t>
      </w:r>
      <w:r w:rsidR="00D94769">
        <w:rPr>
          <w:b/>
          <w:bCs/>
        </w:rPr>
        <w:t>T</w:t>
      </w:r>
      <w:r w:rsidRPr="00B61C5A">
        <w:rPr>
          <w:b/>
          <w:bCs/>
        </w:rPr>
        <w:t>abelas</w:t>
      </w:r>
    </w:p>
    <w:p w14:paraId="64DC2784" w14:textId="7B1B70D7" w:rsidR="00597E17" w:rsidRDefault="00B14768" w:rsidP="009D4619">
      <w:pPr>
        <w:spacing w:before="0" w:after="160" w:line="259" w:lineRule="auto"/>
        <w:jc w:val="left"/>
      </w:pPr>
      <w:fldSimple w:instr=" TOC \h \z \c &quot;Tabela&quot; ">
        <w:ins w:id="154" w:author="Harley Alves Ferreira" w:date="2026-03-27T18:03:00Z" w16du:dateUtc="2026-03-27T21:03:00Z">
          <w:r w:rsidR="005F2489">
            <w:rPr>
              <w:b/>
              <w:bCs/>
              <w:noProof/>
            </w:rPr>
            <w:t>Nenhuma entrada de índice de ilustrações foi encontrada.</w:t>
          </w:r>
        </w:ins>
      </w:fldSimple>
    </w:p>
    <w:p w14:paraId="29FC97DB" w14:textId="77777777" w:rsidR="00DA38EB" w:rsidRDefault="00DA38EB" w:rsidP="009D4619">
      <w:pPr>
        <w:spacing w:before="0" w:after="160" w:line="259" w:lineRule="auto"/>
        <w:jc w:val="left"/>
      </w:pPr>
      <w:r>
        <w:br w:type="page"/>
      </w:r>
    </w:p>
    <w:p w14:paraId="2F694333" w14:textId="76723CFE" w:rsidR="006C3E84" w:rsidRDefault="004468D2" w:rsidP="008B4DDB">
      <w:pPr>
        <w:pStyle w:val="Ttulo1"/>
        <w:numPr>
          <w:ilvl w:val="0"/>
          <w:numId w:val="0"/>
        </w:numPr>
        <w:tabs>
          <w:tab w:val="clear" w:pos="567"/>
        </w:tabs>
        <w:jc w:val="center"/>
      </w:pPr>
      <w:bookmarkStart w:id="155" w:name="_Toc225527044"/>
      <w:r>
        <w:rPr>
          <w:bCs/>
        </w:rPr>
        <w:lastRenderedPageBreak/>
        <w:t>Apêndice</w:t>
      </w:r>
      <w:r w:rsidRPr="001D3DE7">
        <w:rPr>
          <w:bCs/>
        </w:rPr>
        <w:t xml:space="preserve"> </w:t>
      </w:r>
      <w:r>
        <w:rPr>
          <w:bCs/>
        </w:rPr>
        <w:t>V</w:t>
      </w:r>
      <w:r w:rsidR="00F9483C">
        <w:rPr>
          <w:bCs/>
        </w:rPr>
        <w:t>III</w:t>
      </w:r>
      <w:r w:rsidRPr="001D3DE7">
        <w:rPr>
          <w:bCs/>
        </w:rPr>
        <w:t xml:space="preserve"> </w:t>
      </w:r>
      <w:r>
        <w:rPr>
          <w:bCs/>
        </w:rPr>
        <w:t>–</w:t>
      </w:r>
      <w:r w:rsidRPr="001D3DE7">
        <w:rPr>
          <w:bCs/>
        </w:rPr>
        <w:t xml:space="preserve"> </w:t>
      </w:r>
      <w:r w:rsidR="009F7A03">
        <w:t>Notas de fim</w:t>
      </w:r>
      <w:bookmarkEnd w:id="155"/>
    </w:p>
    <w:p w14:paraId="080019B1" w14:textId="77777777" w:rsidR="002E498A" w:rsidRDefault="002E498A" w:rsidP="002E498A">
      <w:pPr>
        <w:rPr>
          <w:lang w:eastAsia="pt-BR"/>
        </w:rPr>
      </w:pPr>
    </w:p>
    <w:p w14:paraId="4C495B63" w14:textId="77777777" w:rsidR="002E498A" w:rsidRDefault="002E498A" w:rsidP="002E498A">
      <w:pPr>
        <w:rPr>
          <w:lang w:eastAsia="pt-BR"/>
        </w:rPr>
      </w:pPr>
    </w:p>
    <w:p w14:paraId="03F5CB43" w14:textId="77777777" w:rsidR="002E498A" w:rsidRPr="002E498A" w:rsidRDefault="002E498A" w:rsidP="002E498A">
      <w:pPr>
        <w:rPr>
          <w:lang w:eastAsia="pt-BR"/>
        </w:rPr>
      </w:pPr>
    </w:p>
    <w:sectPr w:rsidR="002E498A" w:rsidRPr="002E498A" w:rsidSect="00EF40CF">
      <w:endnotePr>
        <w:numFmt w:val="decimal"/>
      </w:endnotePr>
      <w:type w:val="continuous"/>
      <w:pgSz w:w="11906" w:h="16838"/>
      <w:pgMar w:top="1871" w:right="851" w:bottom="765" w:left="1418" w:header="851" w:footer="65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Harley Alves Ferreira" w:date="2026-03-26T14:37:00Z" w:initials="HA">
    <w:p w14:paraId="148D86BB" w14:textId="77777777" w:rsidR="00A86C1A" w:rsidRDefault="00A86C1A" w:rsidP="00A86C1A">
      <w:pPr>
        <w:pStyle w:val="Textodecomentrio"/>
        <w:jc w:val="left"/>
      </w:pPr>
      <w:r>
        <w:rPr>
          <w:rStyle w:val="Refdecomentrio"/>
        </w:rPr>
        <w:annotationRef/>
      </w:r>
      <w:r>
        <w:t xml:space="preserve">Na peça 152, p. 3, fala em 3,03 (e não 3,3; dá uma diferença de 270.000) milhões de unidades familiares ativas. Não fala em imóveis georreferenciados e nem em documentos digitalizados. Ficou incompleta a referência. </w:t>
      </w:r>
    </w:p>
  </w:comment>
  <w:comment w:id="17" w:author="Harley Alves Ferreira" w:date="2026-03-26T14:54:00Z" w:initials="HA">
    <w:p w14:paraId="16594319" w14:textId="77777777" w:rsidR="00E05383" w:rsidRDefault="00E05383" w:rsidP="00E05383">
      <w:pPr>
        <w:pStyle w:val="Textodecomentrio"/>
        <w:jc w:val="left"/>
      </w:pPr>
      <w:r>
        <w:rPr>
          <w:rStyle w:val="Refdecomentrio"/>
        </w:rPr>
        <w:annotationRef/>
      </w:r>
      <w:r>
        <w:t>A referência á peça 82 está incorreta (ISO 8000-2) e a peça 152, p. 3 está incompleta, conforme comentário anterior.</w:t>
      </w:r>
    </w:p>
  </w:comment>
  <w:comment w:id="18" w:author="Rafael Albuquerque da Silva" w:date="2026-03-27T21:08:00Z" w:initials="RA">
    <w:p w14:paraId="281CEAD7" w14:textId="77777777" w:rsidR="003F354A" w:rsidRDefault="003F354A" w:rsidP="003F354A">
      <w:pPr>
        <w:pStyle w:val="Textodecomentrio"/>
        <w:jc w:val="left"/>
      </w:pPr>
      <w:r>
        <w:rPr>
          <w:rStyle w:val="Refdecomentrio"/>
        </w:rPr>
        <w:annotationRef/>
      </w:r>
      <w:r>
        <w:t>Novamente estou sugerindo retirar partes do texto que avançam para os resultados contidos nos achados e que não fazem sentido estarem na VGO.</w:t>
      </w:r>
    </w:p>
  </w:comment>
  <w:comment w:id="23" w:author="Harley Alves Ferreira" w:date="2026-03-26T16:40:00Z" w:initials="HA">
    <w:p w14:paraId="75C93226" w14:textId="3C0ADFD6" w:rsidR="005C7E8A" w:rsidRDefault="005C7E8A" w:rsidP="005C7E8A">
      <w:pPr>
        <w:pStyle w:val="Textodecomentrio"/>
        <w:jc w:val="left"/>
      </w:pPr>
      <w:r>
        <w:rPr>
          <w:rStyle w:val="Refdecomentrio"/>
        </w:rPr>
        <w:annotationRef/>
      </w:r>
      <w:r>
        <w:t>Eu fico confuso, porque indo na peça e somando na Tabela 4, dá 4,9% e não 5,7%. Não sei qual está certo, nem de onde surge essa discrepância.</w:t>
      </w:r>
    </w:p>
  </w:comment>
  <w:comment w:id="24" w:author="Harley Alves Ferreira" w:date="2026-03-26T16:43:00Z" w:initials="HA">
    <w:p w14:paraId="1602733C" w14:textId="77777777" w:rsidR="005C7E8A" w:rsidRDefault="005C7E8A" w:rsidP="005C7E8A">
      <w:pPr>
        <w:pStyle w:val="Textodecomentrio"/>
        <w:jc w:val="left"/>
      </w:pPr>
      <w:r>
        <w:rPr>
          <w:rStyle w:val="Refdecomentrio"/>
        </w:rPr>
        <w:annotationRef/>
      </w:r>
      <w:r>
        <w:t>37??? É o que diz a tabela.</w:t>
      </w:r>
    </w:p>
  </w:comment>
  <w:comment w:id="25" w:author="Harley Alves Ferreira" w:date="2026-03-26T16:45:00Z" w:initials="HA">
    <w:p w14:paraId="5CF7EEDF" w14:textId="7796ACDB" w:rsidR="005C7E8A" w:rsidRDefault="005C7E8A" w:rsidP="005C7E8A">
      <w:pPr>
        <w:pStyle w:val="Textodecomentrio"/>
        <w:jc w:val="left"/>
      </w:pPr>
      <w:r>
        <w:rPr>
          <w:rStyle w:val="Refdecomentrio"/>
        </w:rPr>
        <w:annotationRef/>
      </w:r>
      <w:r>
        <w:t>30,5???</w:t>
      </w:r>
    </w:p>
  </w:comment>
  <w:comment w:id="26" w:author="Harley Alves Ferreira" w:date="2026-03-26T16:46:00Z" w:initials="HA">
    <w:p w14:paraId="4B5A6DAC" w14:textId="77777777" w:rsidR="005C7E8A" w:rsidRDefault="005C7E8A" w:rsidP="005C7E8A">
      <w:pPr>
        <w:pStyle w:val="Textodecomentrio"/>
        <w:jc w:val="left"/>
      </w:pPr>
      <w:r>
        <w:rPr>
          <w:rStyle w:val="Refdecomentrio"/>
        </w:rPr>
        <w:annotationRef/>
      </w:r>
      <w:r>
        <w:t>4,9???</w:t>
      </w:r>
    </w:p>
  </w:comment>
  <w:comment w:id="27" w:author="Harley Alves Ferreira" w:date="2026-03-26T19:19:00Z" w:initials="HA">
    <w:p w14:paraId="0526E3D9" w14:textId="77777777" w:rsidR="0009659E" w:rsidRDefault="0009659E" w:rsidP="0009659E">
      <w:pPr>
        <w:pStyle w:val="Textodecomentrio"/>
        <w:jc w:val="left"/>
      </w:pPr>
      <w:r>
        <w:rPr>
          <w:rStyle w:val="Refdecomentrio"/>
        </w:rPr>
        <w:annotationRef/>
      </w:r>
      <w:r>
        <w:t>Peça 141 é o relatório que foi para comentários dos gestores.</w:t>
      </w:r>
    </w:p>
  </w:comment>
  <w:comment w:id="29" w:author="Harley Alves Ferreira" w:date="2026-03-26T19:47:00Z" w:initials="HA">
    <w:p w14:paraId="293F1621" w14:textId="77777777" w:rsidR="007B6683" w:rsidRDefault="007B6683" w:rsidP="007B6683">
      <w:pPr>
        <w:pStyle w:val="Textodecomentrio"/>
        <w:jc w:val="left"/>
      </w:pPr>
      <w:r>
        <w:rPr>
          <w:rStyle w:val="Refdecomentrio"/>
        </w:rPr>
        <w:annotationRef/>
      </w:r>
      <w:r>
        <w:t>Essa tabela não está nessa peça 109, p. 9. Até o nome da tabela de lá é diferente: "Tabela 2: Comparação agregada entre áreas do banco áreas documentais"</w:t>
      </w:r>
    </w:p>
  </w:comment>
  <w:comment w:id="30" w:author="Harley Alves Ferreira" w:date="2026-03-26T21:40:00Z" w:initials="HA">
    <w:p w14:paraId="7D738715" w14:textId="77777777" w:rsidR="00676790" w:rsidRDefault="00676790" w:rsidP="00676790">
      <w:pPr>
        <w:pStyle w:val="Textodecomentrio"/>
        <w:jc w:val="left"/>
      </w:pPr>
      <w:r>
        <w:rPr>
          <w:rStyle w:val="Refdecomentrio"/>
        </w:rPr>
        <w:annotationRef/>
      </w:r>
      <w:r>
        <w:t>Achei estranha essa frase. Não é porque foi usada na peça que ele é relevante. Dá até pra tirar ela.</w:t>
      </w:r>
    </w:p>
  </w:comment>
  <w:comment w:id="31" w:author="Harley Alves Ferreira" w:date="2026-03-26T21:47:00Z" w:initials="HA">
    <w:p w14:paraId="46A470E3" w14:textId="77777777" w:rsidR="005A49AD" w:rsidRDefault="005A49AD" w:rsidP="005A49AD">
      <w:pPr>
        <w:pStyle w:val="Textodecomentrio"/>
        <w:jc w:val="left"/>
      </w:pPr>
      <w:r>
        <w:rPr>
          <w:rStyle w:val="Refdecomentrio"/>
        </w:rPr>
        <w:annotationRef/>
      </w:r>
      <w:r>
        <w:t>Ajustar os parágrafos e colocar como referência cruzada.</w:t>
      </w:r>
    </w:p>
  </w:comment>
  <w:comment w:id="36" w:author="Rafael Albuquerque da Silva" w:date="2026-03-27T21:53:00Z" w:initials="RA">
    <w:p w14:paraId="21B1C031" w14:textId="77777777" w:rsidR="00220A06" w:rsidRDefault="00220A06" w:rsidP="00220A06">
      <w:pPr>
        <w:pStyle w:val="Textodecomentrio"/>
        <w:jc w:val="left"/>
      </w:pPr>
      <w:r>
        <w:rPr>
          <w:rStyle w:val="Refdecomentrio"/>
        </w:rPr>
        <w:annotationRef/>
      </w:r>
      <w:r>
        <w:t>É estranho apresentar os comentários dos gestores como "contraditório"</w:t>
      </w:r>
    </w:p>
  </w:comment>
  <w:comment w:id="38" w:author="Harley Alves Ferreira" w:date="2026-03-27T17:58:00Z" w:initials="HA">
    <w:p w14:paraId="499BF72D" w14:textId="3BF65083" w:rsidR="00E13962" w:rsidRDefault="00E13962" w:rsidP="00E13962">
      <w:pPr>
        <w:pStyle w:val="Textodecomentrio"/>
        <w:jc w:val="left"/>
      </w:pPr>
      <w:r>
        <w:rPr>
          <w:rStyle w:val="Refdecomentrio"/>
        </w:rPr>
        <w:annotationRef/>
      </w:r>
      <w:r>
        <w:t xml:space="preserve">Rafael pediu para colocar as propostas nesse formato aqui nas seções finais dos achados: "Vê se as propostas estão naquele formato 'Para resolver [situação encontrada], a Unidade Técnica propõe recomendar/determinar que [medida recomendada/determinada]. Espera-se que a solução desse problema gere [resultado/beneficio/impacto]'." </w:t>
      </w:r>
    </w:p>
    <w:p w14:paraId="7F6648FE" w14:textId="77777777" w:rsidR="00E13962" w:rsidRDefault="00E13962" w:rsidP="00E13962">
      <w:pPr>
        <w:pStyle w:val="Textodecomentrio"/>
        <w:jc w:val="left"/>
      </w:pPr>
    </w:p>
    <w:p w14:paraId="110CBC92" w14:textId="77777777" w:rsidR="00E13962" w:rsidRDefault="00E13962" w:rsidP="00E13962">
      <w:pPr>
        <w:pStyle w:val="Textodecomentrio"/>
        <w:jc w:val="left"/>
      </w:pPr>
      <w:r>
        <w:t>Na seção final é no formato tradicional mesmo.</w:t>
      </w:r>
    </w:p>
  </w:comment>
  <w:comment w:id="39" w:author="Rafael Albuquerque da Silva" w:date="2026-03-27T22:08:00Z" w:initials="RA">
    <w:p w14:paraId="3AAEABAE" w14:textId="77777777" w:rsidR="00D268BC" w:rsidRDefault="00D268BC" w:rsidP="00D268BC">
      <w:pPr>
        <w:pStyle w:val="Textodecomentrio"/>
        <w:jc w:val="left"/>
      </w:pPr>
      <w:r>
        <w:rPr>
          <w:rStyle w:val="Refdecomentrio"/>
        </w:rPr>
        <w:annotationRef/>
      </w:r>
      <w:r>
        <w:t>Pode se basear nos enunciados das propostas do relatório preliminar</w:t>
      </w:r>
    </w:p>
  </w:comment>
  <w:comment w:id="40" w:author="Rafael Albuquerque da Silva" w:date="2026-03-28T09:56:00Z" w:initials="RA">
    <w:p w14:paraId="6B3BA640" w14:textId="77777777" w:rsidR="00EF05FF" w:rsidRDefault="00EF05FF" w:rsidP="00EF05FF">
      <w:pPr>
        <w:pStyle w:val="Textodecomentrio"/>
        <w:jc w:val="left"/>
      </w:pPr>
      <w:r>
        <w:rPr>
          <w:rStyle w:val="Refdecomentrio"/>
        </w:rPr>
        <w:annotationRef/>
      </w:r>
      <w:r>
        <w:t>Esse quadro pode ficar no início do achado, após o parágrafo imediatamente anterior à seção 3.1.1. É estranho estar depois da proposta de encaminhamento.</w:t>
      </w:r>
    </w:p>
  </w:comment>
  <w:comment w:id="44" w:author="Harley Alves Ferreira" w:date="2026-03-27T08:58:00Z" w:initials="HA">
    <w:p w14:paraId="1F997B22" w14:textId="278489F4" w:rsidR="00420596" w:rsidRDefault="0039460D" w:rsidP="00420596">
      <w:pPr>
        <w:pStyle w:val="Textodecomentrio"/>
        <w:jc w:val="left"/>
      </w:pPr>
      <w:r>
        <w:rPr>
          <w:rStyle w:val="Refdecomentrio"/>
        </w:rPr>
        <w:annotationRef/>
      </w:r>
      <w:r w:rsidR="00420596">
        <w:t>Lembro que na versão antiga tinha a explicação sobre erro geoespacial e erro algorítmico. Não sei se cabe um parágrafo antes explicando, mas o que é erro algorítmico? Mas se não for relevante, pode desconsiderar.</w:t>
      </w:r>
    </w:p>
  </w:comment>
  <w:comment w:id="45" w:author="Harley Alves Ferreira" w:date="2026-03-27T09:30:00Z" w:initials="HA">
    <w:p w14:paraId="18CE0F6D" w14:textId="77777777" w:rsidR="00FD6F5A" w:rsidRDefault="00FD6F5A" w:rsidP="00FD6F5A">
      <w:pPr>
        <w:pStyle w:val="Textodecomentrio"/>
        <w:jc w:val="left"/>
      </w:pPr>
      <w:r>
        <w:rPr>
          <w:rStyle w:val="Refdecomentrio"/>
        </w:rPr>
        <w:annotationRef/>
      </w:r>
      <w:r>
        <w:t>Conferir e colocar como referência cruzada, por favor.</w:t>
      </w:r>
    </w:p>
  </w:comment>
  <w:comment w:id="46" w:author="Harley Alves Ferreira" w:date="2026-03-27T09:38:00Z" w:initials="HA">
    <w:p w14:paraId="6000B961" w14:textId="77777777" w:rsidR="00D021CD" w:rsidRDefault="00D021CD" w:rsidP="00D021CD">
      <w:pPr>
        <w:pStyle w:val="Textodecomentrio"/>
        <w:jc w:val="left"/>
      </w:pPr>
      <w:r>
        <w:rPr>
          <w:rStyle w:val="Refdecomentrio"/>
        </w:rPr>
        <w:annotationRef/>
      </w:r>
      <w:r>
        <w:t>Idem ao comentário do ach-01, não faz sentido essa média, na minha opinião.</w:t>
      </w:r>
    </w:p>
  </w:comment>
  <w:comment w:id="47" w:author="Harley Alves Ferreira" w:date="2026-03-27T09:41:00Z" w:initials="HA">
    <w:p w14:paraId="54F798AC" w14:textId="77777777" w:rsidR="00D021CD" w:rsidRDefault="00D021CD" w:rsidP="00D021CD">
      <w:pPr>
        <w:pStyle w:val="Textodecomentrio"/>
        <w:jc w:val="left"/>
      </w:pPr>
      <w:r>
        <w:rPr>
          <w:rStyle w:val="Refdecomentrio"/>
        </w:rPr>
        <w:annotationRef/>
      </w:r>
      <w:r>
        <w:t>Reforça minha impressão de que não faz sentido essa média. Mas posso estar enganado. Não tenho certeza.</w:t>
      </w:r>
    </w:p>
  </w:comment>
  <w:comment w:id="53" w:author="Rafael Albuquerque da Silva" w:date="2026-03-28T10:05:00Z" w:initials="RA">
    <w:p w14:paraId="392B6ACE" w14:textId="77777777" w:rsidR="003053AB" w:rsidRDefault="003053AB" w:rsidP="003053AB">
      <w:pPr>
        <w:pStyle w:val="Textodecomentrio"/>
        <w:jc w:val="left"/>
      </w:pPr>
      <w:r>
        <w:rPr>
          <w:rStyle w:val="Refdecomentrio"/>
        </w:rPr>
        <w:annotationRef/>
      </w:r>
      <w:r>
        <w:t>Idem comentário análogo no achado anterior</w:t>
      </w:r>
    </w:p>
  </w:comment>
  <w:comment w:id="56" w:author="Harley Alves Ferreira" w:date="2026-03-27T11:25:00Z" w:initials="HA">
    <w:p w14:paraId="281C7ACC" w14:textId="086EA73E" w:rsidR="00B95AE1" w:rsidRDefault="00B95AE1" w:rsidP="00B95AE1">
      <w:pPr>
        <w:pStyle w:val="Textodecomentrio"/>
        <w:jc w:val="left"/>
      </w:pPr>
      <w:r>
        <w:rPr>
          <w:rStyle w:val="Refdecomentrio"/>
        </w:rPr>
        <w:annotationRef/>
      </w:r>
      <w:r>
        <w:t>Conforme peça 126, p. 11</w:t>
      </w:r>
    </w:p>
  </w:comment>
  <w:comment w:id="57" w:author="Harley Alves Ferreira" w:date="2026-03-27T11:21:00Z" w:initials="HA">
    <w:p w14:paraId="74D2403C" w14:textId="77777777" w:rsidR="00C83B18" w:rsidRDefault="00C83B18" w:rsidP="00C83B18">
      <w:pPr>
        <w:pStyle w:val="Textodecomentrio"/>
        <w:jc w:val="left"/>
      </w:pPr>
      <w:r>
        <w:rPr>
          <w:rStyle w:val="Refdecomentrio"/>
        </w:rPr>
        <w:annotationRef/>
      </w:r>
      <w:r>
        <w:t>Aqui já aparece certinho 3,3 milhões de Ufs. Talvez possa usar essa referência lá em cima onde sugeri mudar para 3,03 milhões de Ufs.</w:t>
      </w:r>
    </w:p>
  </w:comment>
  <w:comment w:id="58" w:author="Harley Alves Ferreira" w:date="2026-03-27T11:41:00Z" w:initials="HA">
    <w:p w14:paraId="1CF53843" w14:textId="77777777" w:rsidR="00CA226B" w:rsidRDefault="00CA226B" w:rsidP="00CA226B">
      <w:pPr>
        <w:pStyle w:val="Textodecomentrio"/>
        <w:jc w:val="left"/>
      </w:pPr>
      <w:r>
        <w:rPr>
          <w:rStyle w:val="Refdecomentrio"/>
        </w:rPr>
        <w:annotationRef/>
      </w:r>
      <w:r>
        <w:t xml:space="preserve">Faltou colocar uma frase final com o nível no final de cada dimensão, como foi feito nos outros achados. Ex: "Em termos de maturidade, a situação é </w:t>
      </w:r>
      <w:r>
        <w:rPr>
          <w:b/>
          <w:bCs/>
        </w:rPr>
        <w:t>Ad-hoc (0)</w:t>
      </w:r>
      <w:r>
        <w:t>: não há política formal de gestão de mudanças que incorpore qualidade de dados geoespaciais como requisito."</w:t>
      </w:r>
    </w:p>
  </w:comment>
  <w:comment w:id="59" w:author="Harley Alves Ferreira" w:date="2026-03-27T11:38:00Z" w:initials="HA">
    <w:p w14:paraId="5008AE51" w14:textId="77777777" w:rsidR="00CA226B" w:rsidRDefault="00CA226B" w:rsidP="00CA226B">
      <w:pPr>
        <w:pStyle w:val="Textodecomentrio"/>
        <w:jc w:val="left"/>
      </w:pPr>
      <w:r>
        <w:rPr>
          <w:rStyle w:val="Refdecomentrio"/>
        </w:rPr>
        <w:annotationRef/>
      </w:r>
      <w:r>
        <w:t>Idem aos comentários anteriores.</w:t>
      </w:r>
    </w:p>
  </w:comment>
  <w:comment w:id="60" w:author="Harley Alves Ferreira" w:date="2026-03-27T11:43:00Z" w:initials="HA">
    <w:p w14:paraId="5E3A828A" w14:textId="77777777" w:rsidR="00DB4382" w:rsidRDefault="00DB4382" w:rsidP="00DB4382">
      <w:pPr>
        <w:pStyle w:val="Textodecomentrio"/>
        <w:jc w:val="left"/>
      </w:pPr>
      <w:r>
        <w:rPr>
          <w:rStyle w:val="Refdecomentrio"/>
        </w:rPr>
        <w:annotationRef/>
      </w:r>
      <w:r>
        <w:t>Idem ao comentário anterior. Sugestão de retirar essa média.</w:t>
      </w:r>
    </w:p>
  </w:comment>
  <w:comment w:id="64" w:author="Rafael Albuquerque da Silva" w:date="2026-03-28T10:06:00Z" w:initials="RA">
    <w:p w14:paraId="4FAE99DF" w14:textId="77777777" w:rsidR="00D55D47" w:rsidRDefault="00D55D47" w:rsidP="00D55D47">
      <w:pPr>
        <w:pStyle w:val="Textodecomentrio"/>
        <w:jc w:val="left"/>
      </w:pPr>
      <w:r>
        <w:rPr>
          <w:rStyle w:val="Refdecomentrio"/>
        </w:rPr>
        <w:annotationRef/>
      </w:r>
      <w:r>
        <w:t>Nos achados anteriores essa seção se chama "Contexto do gestor e avanços reconhecidos"</w:t>
      </w:r>
    </w:p>
  </w:comment>
  <w:comment w:id="66" w:author="Rafael Albuquerque da Silva" w:date="2026-03-28T10:38:00Z" w:initials="RA">
    <w:p w14:paraId="3D14223E" w14:textId="77777777" w:rsidR="00B14768" w:rsidRDefault="00B14768" w:rsidP="00B14768">
      <w:pPr>
        <w:pStyle w:val="Textodecomentrio"/>
        <w:jc w:val="left"/>
      </w:pPr>
      <w:r>
        <w:rPr>
          <w:rStyle w:val="Refdecomentrio"/>
        </w:rPr>
        <w:annotationRef/>
      </w:r>
      <w:r>
        <w:t>Idem comentário análogo nos achados anteriores.</w:t>
      </w:r>
    </w:p>
  </w:comment>
  <w:comment w:id="68" w:author="Harley Alves Ferreira" w:date="2026-03-27T11:59:00Z" w:initials="HA">
    <w:p w14:paraId="1497DB65" w14:textId="5464ECC4" w:rsidR="00A55100" w:rsidRDefault="00A55100" w:rsidP="00A55100">
      <w:pPr>
        <w:pStyle w:val="Textodecomentrio"/>
        <w:jc w:val="left"/>
      </w:pPr>
      <w:r>
        <w:rPr>
          <w:rStyle w:val="Refdecomentrio"/>
        </w:rPr>
        <w:annotationRef/>
      </w:r>
      <w:r>
        <w:t>Ajustar  os números das propostas.</w:t>
      </w:r>
    </w:p>
  </w:comment>
  <w:comment w:id="69" w:author="Rafael Albuquerque da Silva" w:date="2026-03-28T10:39:00Z" w:initials="RA">
    <w:p w14:paraId="599B89F7" w14:textId="77777777" w:rsidR="00B14768" w:rsidRDefault="00B14768" w:rsidP="00B14768">
      <w:pPr>
        <w:pStyle w:val="Textodecomentrio"/>
        <w:jc w:val="left"/>
      </w:pPr>
      <w:r>
        <w:rPr>
          <w:rStyle w:val="Refdecomentrio"/>
        </w:rPr>
        <w:annotationRef/>
      </w:r>
      <w:r>
        <w:t>Idem comentário análogo nos achados anteriores.</w:t>
      </w:r>
    </w:p>
  </w:comment>
  <w:comment w:id="70" w:author="Harley Alves Ferreira" w:date="2026-03-27T12:01:00Z" w:initials="HA">
    <w:p w14:paraId="4451FA35" w14:textId="4640E901" w:rsidR="00A55100" w:rsidRDefault="00A55100" w:rsidP="00A55100">
      <w:pPr>
        <w:pStyle w:val="Textodecomentrio"/>
        <w:jc w:val="left"/>
      </w:pPr>
      <w:r>
        <w:rPr>
          <w:rStyle w:val="Refdecomentrio"/>
        </w:rPr>
        <w:annotationRef/>
      </w:r>
      <w:r>
        <w:t>Mais acima apareceu um suposto 915. Padronizar, por favor.</w:t>
      </w:r>
    </w:p>
  </w:comment>
  <w:comment w:id="73" w:author="Rafael Albuquerque da Silva" w:date="2026-03-28T10:09:00Z" w:initials="RA">
    <w:p w14:paraId="653C4221" w14:textId="77777777" w:rsidR="00B8250B" w:rsidRDefault="00B8250B" w:rsidP="00B8250B">
      <w:pPr>
        <w:pStyle w:val="Textodecomentrio"/>
        <w:jc w:val="left"/>
      </w:pPr>
      <w:r>
        <w:rPr>
          <w:rStyle w:val="Refdecomentrio"/>
        </w:rPr>
        <w:annotationRef/>
      </w:r>
      <w:r>
        <w:t>Nesse achado faltou a seção "Contexto do gestor e avanços reconhecidos"</w:t>
      </w:r>
    </w:p>
  </w:comment>
  <w:comment w:id="75" w:author="Harley Alves Ferreira" w:date="2026-03-27T15:04:00Z" w:initials="HA">
    <w:p w14:paraId="498387AA" w14:textId="0D8829A9" w:rsidR="00A75A96" w:rsidRDefault="001A62CF" w:rsidP="00A75A96">
      <w:pPr>
        <w:pStyle w:val="Textodecomentrio"/>
        <w:jc w:val="left"/>
      </w:pPr>
      <w:r>
        <w:rPr>
          <w:rStyle w:val="Refdecomentrio"/>
        </w:rPr>
        <w:annotationRef/>
      </w:r>
      <w:r w:rsidR="00A75A96">
        <w:t>Essa referência diz outra coisa, que são 109 tabelas e 16 estão não documentadas. A peça fala em 93 efetivamente em uso e não 95. Sei que tem uma explicação (as 16 tabelas não estão mais em uso), mas isso tem que ser dito em algum lugar. Quem for só na referência vai ficar confuso.</w:t>
      </w:r>
    </w:p>
  </w:comment>
  <w:comment w:id="76" w:author="Harley Alves Ferreira" w:date="2026-03-27T15:12:00Z" w:initials="HA">
    <w:p w14:paraId="0BCC45F5" w14:textId="77777777" w:rsidR="00A75A96" w:rsidRDefault="00A75A96" w:rsidP="00A75A96">
      <w:pPr>
        <w:pStyle w:val="Textodecomentrio"/>
        <w:jc w:val="left"/>
      </w:pPr>
      <w:r>
        <w:rPr>
          <w:rStyle w:val="Refdecomentrio"/>
        </w:rPr>
        <w:annotationRef/>
      </w:r>
      <w:r>
        <w:t>Esse merecia uma nota de fim. Tive que dar um google pra saber o que é.</w:t>
      </w:r>
    </w:p>
  </w:comment>
  <w:comment w:id="77" w:author="Harley Alves Ferreira" w:date="2026-03-27T15:21:00Z" w:initials="HA">
    <w:p w14:paraId="7CF347B5" w14:textId="77777777" w:rsidR="004960B2" w:rsidRDefault="004960B2" w:rsidP="004960B2">
      <w:pPr>
        <w:pStyle w:val="Textodecomentrio"/>
        <w:jc w:val="left"/>
      </w:pPr>
      <w:r>
        <w:rPr>
          <w:rStyle w:val="Refdecomentrio"/>
        </w:rPr>
        <w:annotationRef/>
      </w:r>
      <w:r>
        <w:t>Ou data de ativação? Imagino que deve ter as duas. Ver parágrafo anterior.</w:t>
      </w:r>
    </w:p>
  </w:comment>
  <w:comment w:id="82" w:author="Rafael Albuquerque da Silva" w:date="2026-03-28T10:38:00Z" w:initials="RA">
    <w:p w14:paraId="2A2B90B0" w14:textId="77777777" w:rsidR="00B14768" w:rsidRDefault="00B14768" w:rsidP="00B14768">
      <w:pPr>
        <w:pStyle w:val="Textodecomentrio"/>
        <w:jc w:val="left"/>
      </w:pPr>
      <w:r>
        <w:rPr>
          <w:rStyle w:val="Refdecomentrio"/>
        </w:rPr>
        <w:annotationRef/>
      </w:r>
      <w:r>
        <w:t>Idem comentário análogo nos achados anteriores.</w:t>
      </w:r>
    </w:p>
  </w:comment>
  <w:comment w:id="84" w:author="Harley Alves Ferreira" w:date="2026-03-27T16:21:00Z" w:initials="HA">
    <w:p w14:paraId="30B5B96A" w14:textId="37C82577" w:rsidR="00191A1F" w:rsidRDefault="00191A1F" w:rsidP="00191A1F">
      <w:pPr>
        <w:pStyle w:val="Textodecomentrio"/>
        <w:jc w:val="left"/>
      </w:pPr>
      <w:r>
        <w:rPr>
          <w:rStyle w:val="Refdecomentrio"/>
        </w:rPr>
        <w:annotationRef/>
      </w:r>
      <w:r>
        <w:t>Ajustar número da proposta.</w:t>
      </w:r>
    </w:p>
  </w:comment>
  <w:comment w:id="85" w:author="Rafael Albuquerque da Silva" w:date="2026-03-28T10:39:00Z" w:initials="RA">
    <w:p w14:paraId="4202B7EE" w14:textId="77777777" w:rsidR="00B14768" w:rsidRDefault="00B14768" w:rsidP="00B14768">
      <w:pPr>
        <w:pStyle w:val="Textodecomentrio"/>
        <w:jc w:val="left"/>
      </w:pPr>
      <w:r>
        <w:rPr>
          <w:rStyle w:val="Refdecomentrio"/>
        </w:rPr>
        <w:annotationRef/>
      </w:r>
      <w:r>
        <w:t>Idem comentário análogo nos achados anteriores</w:t>
      </w:r>
    </w:p>
  </w:comment>
  <w:comment w:id="91" w:author="Rafael Albuquerque da Silva" w:date="2026-03-28T10:18:00Z" w:initials="RA">
    <w:p w14:paraId="6A952BCF" w14:textId="688C061A" w:rsidR="00915F23" w:rsidRDefault="00915F23" w:rsidP="00915F23">
      <w:pPr>
        <w:pStyle w:val="Textodecomentrio"/>
        <w:jc w:val="left"/>
      </w:pPr>
      <w:r>
        <w:rPr>
          <w:rStyle w:val="Refdecomentrio"/>
        </w:rPr>
        <w:annotationRef/>
      </w:r>
      <w:r>
        <w:t>Pessoal, eu não gostei dessa conclusão aqui. O texto da conclusão tem que ser conciso, objetivo e fluido, não dividido em subseções. Preferi muito mais a conclusão do relatório preliminar do que essa.</w:t>
      </w:r>
    </w:p>
  </w:comment>
  <w:comment w:id="93" w:author="Rafael Albuquerque da Silva" w:date="2026-03-28T10:19:00Z" w:initials="RA">
    <w:p w14:paraId="1914C12B" w14:textId="77777777" w:rsidR="00E41399" w:rsidRDefault="00E41399" w:rsidP="00E41399">
      <w:pPr>
        <w:pStyle w:val="Textodecomentrio"/>
        <w:jc w:val="left"/>
      </w:pPr>
      <w:r>
        <w:rPr>
          <w:rStyle w:val="Refdecomentrio"/>
        </w:rPr>
        <w:annotationRef/>
      </w:r>
      <w:r>
        <w:t>Os critérios não precisam estar na conclusão do relatório. Eles devem estar resumidamente dispostos na introdução (o que vcs fizeram) e detalhados em um apêndice, se for o caso.</w:t>
      </w:r>
    </w:p>
  </w:comment>
  <w:comment w:id="95" w:author="Harley Alves Ferreira" w:date="2026-03-27T16:55:00Z" w:initials="HA">
    <w:p w14:paraId="2B087FBF" w14:textId="77777777" w:rsidR="00C01C3A" w:rsidRDefault="00C01C3A" w:rsidP="00C01C3A">
      <w:pPr>
        <w:pStyle w:val="Textodecomentrio"/>
        <w:jc w:val="left"/>
      </w:pPr>
      <w:r>
        <w:rPr>
          <w:rStyle w:val="Refdecomentrio"/>
        </w:rPr>
        <w:annotationRef/>
      </w:r>
      <w:r>
        <w:t>Fazer adaptações, caso desconsidere a média.</w:t>
      </w:r>
    </w:p>
  </w:comment>
  <w:comment w:id="96" w:author="Harley Alves Ferreira" w:date="2026-03-27T16:57:00Z" w:initials="HA">
    <w:p w14:paraId="2918DD7B" w14:textId="77777777" w:rsidR="00C01C3A" w:rsidRDefault="00C01C3A" w:rsidP="00C01C3A">
      <w:pPr>
        <w:pStyle w:val="Textodecomentrio"/>
        <w:jc w:val="left"/>
      </w:pPr>
      <w:r>
        <w:rPr>
          <w:rStyle w:val="Refdecomentrio"/>
        </w:rPr>
        <w:annotationRef/>
      </w:r>
      <w:r>
        <w:t>Confirmar esse número, 907 ou 915</w:t>
      </w:r>
    </w:p>
  </w:comment>
  <w:comment w:id="102" w:author="Harley Alves Ferreira" w:date="2026-03-27T17:18:00Z" w:initials="HA">
    <w:p w14:paraId="3934CD52" w14:textId="77777777" w:rsidR="00750A50" w:rsidRDefault="00750A50" w:rsidP="00750A50">
      <w:pPr>
        <w:pStyle w:val="Textodecomentrio"/>
        <w:jc w:val="left"/>
      </w:pPr>
      <w:r>
        <w:rPr>
          <w:rStyle w:val="Refdecomentrio"/>
        </w:rPr>
        <w:annotationRef/>
      </w:r>
      <w:r>
        <w:t>Confirmar parágrafo</w:t>
      </w:r>
    </w:p>
  </w:comment>
  <w:comment w:id="107" w:author="Harley Alves Ferreira" w:date="2026-03-27T17:46:00Z" w:initials="HA">
    <w:p w14:paraId="3743D505" w14:textId="77777777" w:rsidR="009D49CD" w:rsidRDefault="009D49CD" w:rsidP="009D49CD">
      <w:pPr>
        <w:pStyle w:val="Textodecomentrio"/>
        <w:jc w:val="left"/>
      </w:pPr>
      <w:r>
        <w:rPr>
          <w:rStyle w:val="Refdecomentrio"/>
        </w:rPr>
        <w:annotationRef/>
      </w:r>
      <w:r>
        <w:t>Achei que teria um item sobre a elaboração da Política de Governança de dados do MDA.</w:t>
      </w:r>
    </w:p>
  </w:comment>
  <w:comment w:id="106" w:author="Rafael Albuquerque da Silva" w:date="2026-03-28T10:26:00Z" w:initials="RA">
    <w:p w14:paraId="68740247" w14:textId="77777777" w:rsidR="00E6042D" w:rsidRDefault="00E6042D" w:rsidP="00E6042D">
      <w:pPr>
        <w:pStyle w:val="Textodecomentrio"/>
        <w:jc w:val="left"/>
      </w:pPr>
      <w:r>
        <w:rPr>
          <w:rStyle w:val="Refdecomentrio"/>
        </w:rPr>
        <w:annotationRef/>
      </w:r>
      <w:r>
        <w:t>Não entendi porque mudou o termo de "processos", que tava no relatorio anterior para "framework de governança". Acho bem mais genérico e de difícil compreensão. Vou fazer uma sugestão de alteração para ser mais direto.</w:t>
      </w:r>
    </w:p>
  </w:comment>
  <w:comment w:id="108" w:author="Harley Alves Ferreira" w:date="2026-03-27T17:35:00Z" w:initials="HA">
    <w:p w14:paraId="7B58488E" w14:textId="0A07F784" w:rsidR="00A50FD0" w:rsidRDefault="00A50FD0" w:rsidP="00A50FD0">
      <w:pPr>
        <w:pStyle w:val="Textodecomentrio"/>
        <w:jc w:val="left"/>
      </w:pPr>
      <w:r>
        <w:rPr>
          <w:rStyle w:val="Refdecomentrio"/>
        </w:rPr>
        <w:annotationRef/>
      </w:r>
      <w:r>
        <w:t>Achei estranho colocar essa parte final da proposta aqui. Talvez seja uma opção criar mais um Apêndice (tabela) com esse de/para as propostas com os achados. Enfim, fica como sugestão para análise do Fernando. Se aplica a todos os itens das recomendações.</w:t>
      </w:r>
    </w:p>
  </w:comment>
  <w:comment w:id="109" w:author="Rafael Albuquerque da Silva" w:date="2026-03-28T10:27:00Z" w:initials="RA">
    <w:p w14:paraId="784BEBD9" w14:textId="77777777" w:rsidR="00FA3B48" w:rsidRDefault="00FA3B48" w:rsidP="00FA3B48">
      <w:pPr>
        <w:pStyle w:val="Textodecomentrio"/>
        <w:jc w:val="left"/>
      </w:pPr>
      <w:r>
        <w:rPr>
          <w:rStyle w:val="Refdecomentrio"/>
        </w:rPr>
        <w:annotationRef/>
      </w:r>
      <w:r>
        <w:t>Também acho estranho. Sugiro retirar de todas as propostas.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8D86BB" w15:done="0"/>
  <w15:commentEx w15:paraId="16594319" w15:done="0"/>
  <w15:commentEx w15:paraId="281CEAD7" w15:done="0"/>
  <w15:commentEx w15:paraId="75C93226" w15:done="0"/>
  <w15:commentEx w15:paraId="1602733C" w15:done="0"/>
  <w15:commentEx w15:paraId="5CF7EEDF" w15:done="0"/>
  <w15:commentEx w15:paraId="4B5A6DAC" w15:done="0"/>
  <w15:commentEx w15:paraId="0526E3D9" w15:done="0"/>
  <w15:commentEx w15:paraId="293F1621" w15:done="0"/>
  <w15:commentEx w15:paraId="7D738715" w15:done="0"/>
  <w15:commentEx w15:paraId="46A470E3" w15:done="0"/>
  <w15:commentEx w15:paraId="21B1C031" w15:done="0"/>
  <w15:commentEx w15:paraId="110CBC92" w15:done="0"/>
  <w15:commentEx w15:paraId="3AAEABAE" w15:paraIdParent="110CBC92" w15:done="0"/>
  <w15:commentEx w15:paraId="6B3BA640" w15:done="0"/>
  <w15:commentEx w15:paraId="1F997B22" w15:done="0"/>
  <w15:commentEx w15:paraId="18CE0F6D" w15:done="0"/>
  <w15:commentEx w15:paraId="6000B961" w15:done="0"/>
  <w15:commentEx w15:paraId="54F798AC" w15:done="0"/>
  <w15:commentEx w15:paraId="392B6ACE" w15:done="0"/>
  <w15:commentEx w15:paraId="281C7ACC" w15:done="0"/>
  <w15:commentEx w15:paraId="74D2403C" w15:done="0"/>
  <w15:commentEx w15:paraId="1CF53843" w15:done="0"/>
  <w15:commentEx w15:paraId="5008AE51" w15:done="0"/>
  <w15:commentEx w15:paraId="5E3A828A" w15:done="0"/>
  <w15:commentEx w15:paraId="4FAE99DF" w15:done="0"/>
  <w15:commentEx w15:paraId="3D14223E" w15:done="0"/>
  <w15:commentEx w15:paraId="1497DB65" w15:done="0"/>
  <w15:commentEx w15:paraId="599B89F7" w15:done="0"/>
  <w15:commentEx w15:paraId="4451FA35" w15:done="0"/>
  <w15:commentEx w15:paraId="653C4221" w15:done="0"/>
  <w15:commentEx w15:paraId="498387AA" w15:done="0"/>
  <w15:commentEx w15:paraId="0BCC45F5" w15:done="0"/>
  <w15:commentEx w15:paraId="7CF347B5" w15:done="0"/>
  <w15:commentEx w15:paraId="2A2B90B0" w15:done="0"/>
  <w15:commentEx w15:paraId="30B5B96A" w15:done="0"/>
  <w15:commentEx w15:paraId="4202B7EE" w15:done="0"/>
  <w15:commentEx w15:paraId="6A952BCF" w15:done="0"/>
  <w15:commentEx w15:paraId="1914C12B" w15:done="0"/>
  <w15:commentEx w15:paraId="2B087FBF" w15:done="0"/>
  <w15:commentEx w15:paraId="2918DD7B" w15:done="0"/>
  <w15:commentEx w15:paraId="3934CD52" w15:done="0"/>
  <w15:commentEx w15:paraId="3743D505" w15:done="0"/>
  <w15:commentEx w15:paraId="68740247" w15:done="0"/>
  <w15:commentEx w15:paraId="7B58488E" w15:done="0"/>
  <w15:commentEx w15:paraId="784BEBD9" w15:paraIdParent="7B5848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DAF9E" w16cex:dateUtc="2026-03-26T17:37:00Z"/>
  <w16cex:commentExtensible w16cex:durableId="0B5070DA" w16cex:dateUtc="2026-03-26T17:54:00Z"/>
  <w16cex:commentExtensible w16cex:durableId="348F2257" w16cex:dateUtc="2026-03-28T00:08:00Z"/>
  <w16cex:commentExtensible w16cex:durableId="35075514" w16cex:dateUtc="2026-03-26T19:40:00Z"/>
  <w16cex:commentExtensible w16cex:durableId="2958357E" w16cex:dateUtc="2026-03-26T19:43:00Z"/>
  <w16cex:commentExtensible w16cex:durableId="2F5F0D88" w16cex:dateUtc="2026-03-26T19:45:00Z"/>
  <w16cex:commentExtensible w16cex:durableId="1F6A1D93" w16cex:dateUtc="2026-03-26T19:46:00Z"/>
  <w16cex:commentExtensible w16cex:durableId="048241ED" w16cex:dateUtc="2026-03-26T22:19:00Z"/>
  <w16cex:commentExtensible w16cex:durableId="7D7F4EEF" w16cex:dateUtc="2026-03-26T22:47:00Z"/>
  <w16cex:commentExtensible w16cex:durableId="1ACB72D8" w16cex:dateUtc="2026-03-27T00:40:00Z"/>
  <w16cex:commentExtensible w16cex:durableId="4853B38C" w16cex:dateUtc="2026-03-27T00:47:00Z"/>
  <w16cex:commentExtensible w16cex:durableId="28231C69" w16cex:dateUtc="2026-03-28T00:53:00Z"/>
  <w16cex:commentExtensible w16cex:durableId="5024E589" w16cex:dateUtc="2026-03-27T20:58:00Z"/>
  <w16cex:commentExtensible w16cex:durableId="7242A7B6" w16cex:dateUtc="2026-03-28T01:08:00Z"/>
  <w16cex:commentExtensible w16cex:durableId="320344D2" w16cex:dateUtc="2026-03-28T12:56:00Z"/>
  <w16cex:commentExtensible w16cex:durableId="1AEFBB08" w16cex:dateUtc="2026-03-27T11:58:00Z"/>
  <w16cex:commentExtensible w16cex:durableId="063F79C0" w16cex:dateUtc="2026-03-27T12:30:00Z"/>
  <w16cex:commentExtensible w16cex:durableId="4444BA0F" w16cex:dateUtc="2026-03-27T12:38:00Z"/>
  <w16cex:commentExtensible w16cex:durableId="0E82B0CB" w16cex:dateUtc="2026-03-27T12:41:00Z"/>
  <w16cex:commentExtensible w16cex:durableId="17E5B996" w16cex:dateUtc="2026-03-28T13:05:00Z"/>
  <w16cex:commentExtensible w16cex:durableId="4616FD55" w16cex:dateUtc="2026-03-27T14:25:00Z"/>
  <w16cex:commentExtensible w16cex:durableId="1BD4855A" w16cex:dateUtc="2026-03-27T14:21:00Z"/>
  <w16cex:commentExtensible w16cex:durableId="509399C9" w16cex:dateUtc="2026-03-27T14:41:00Z"/>
  <w16cex:commentExtensible w16cex:durableId="5DF1AE72" w16cex:dateUtc="2026-03-27T14:38:00Z"/>
  <w16cex:commentExtensible w16cex:durableId="12AABAF2" w16cex:dateUtc="2026-03-27T14:43:00Z"/>
  <w16cex:commentExtensible w16cex:durableId="29F72B68" w16cex:dateUtc="2026-03-28T13:06:00Z"/>
  <w16cex:commentExtensible w16cex:durableId="3360E072" w16cex:dateUtc="2026-03-28T13:38:00Z"/>
  <w16cex:commentExtensible w16cex:durableId="35BE33F8" w16cex:dateUtc="2026-03-27T14:59:00Z"/>
  <w16cex:commentExtensible w16cex:durableId="43DC26F3" w16cex:dateUtc="2026-03-28T13:39:00Z"/>
  <w16cex:commentExtensible w16cex:durableId="33C264A0" w16cex:dateUtc="2026-03-27T15:01:00Z"/>
  <w16cex:commentExtensible w16cex:durableId="050CA99A" w16cex:dateUtc="2026-03-28T13:09:00Z"/>
  <w16cex:commentExtensible w16cex:durableId="32AA641E" w16cex:dateUtc="2026-03-27T18:04:00Z"/>
  <w16cex:commentExtensible w16cex:durableId="6BEF8568" w16cex:dateUtc="2026-03-27T18:12:00Z"/>
  <w16cex:commentExtensible w16cex:durableId="1604FBE1" w16cex:dateUtc="2026-03-27T18:21:00Z"/>
  <w16cex:commentExtensible w16cex:durableId="5DE53B65" w16cex:dateUtc="2026-03-28T13:38:00Z"/>
  <w16cex:commentExtensible w16cex:durableId="2AE593E8" w16cex:dateUtc="2026-03-27T19:21:00Z"/>
  <w16cex:commentExtensible w16cex:durableId="07C93065" w16cex:dateUtc="2026-03-28T13:39:00Z"/>
  <w16cex:commentExtensible w16cex:durableId="6F723A3C" w16cex:dateUtc="2026-03-28T13:18:00Z"/>
  <w16cex:commentExtensible w16cex:durableId="7548CE4C" w16cex:dateUtc="2026-03-28T13:19:00Z"/>
  <w16cex:commentExtensible w16cex:durableId="7D128F11" w16cex:dateUtc="2026-03-27T19:55:00Z"/>
  <w16cex:commentExtensible w16cex:durableId="5E3E0FC2" w16cex:dateUtc="2026-03-27T19:57:00Z"/>
  <w16cex:commentExtensible w16cex:durableId="1014F48C" w16cex:dateUtc="2026-03-27T20:18:00Z"/>
  <w16cex:commentExtensible w16cex:durableId="78230631" w16cex:dateUtc="2026-03-27T20:46:00Z"/>
  <w16cex:commentExtensible w16cex:durableId="29369594" w16cex:dateUtc="2026-03-28T13:26:00Z"/>
  <w16cex:commentExtensible w16cex:durableId="79950171" w16cex:dateUtc="2026-03-27T20:35:00Z"/>
  <w16cex:commentExtensible w16cex:durableId="1F91B72B" w16cex:dateUtc="2026-03-28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8D86BB" w16cid:durableId="7B2DAF9E"/>
  <w16cid:commentId w16cid:paraId="16594319" w16cid:durableId="0B5070DA"/>
  <w16cid:commentId w16cid:paraId="281CEAD7" w16cid:durableId="348F2257"/>
  <w16cid:commentId w16cid:paraId="75C93226" w16cid:durableId="35075514"/>
  <w16cid:commentId w16cid:paraId="1602733C" w16cid:durableId="2958357E"/>
  <w16cid:commentId w16cid:paraId="5CF7EEDF" w16cid:durableId="2F5F0D88"/>
  <w16cid:commentId w16cid:paraId="4B5A6DAC" w16cid:durableId="1F6A1D93"/>
  <w16cid:commentId w16cid:paraId="0526E3D9" w16cid:durableId="048241ED"/>
  <w16cid:commentId w16cid:paraId="293F1621" w16cid:durableId="7D7F4EEF"/>
  <w16cid:commentId w16cid:paraId="7D738715" w16cid:durableId="1ACB72D8"/>
  <w16cid:commentId w16cid:paraId="46A470E3" w16cid:durableId="4853B38C"/>
  <w16cid:commentId w16cid:paraId="21B1C031" w16cid:durableId="28231C69"/>
  <w16cid:commentId w16cid:paraId="110CBC92" w16cid:durableId="5024E589"/>
  <w16cid:commentId w16cid:paraId="3AAEABAE" w16cid:durableId="7242A7B6"/>
  <w16cid:commentId w16cid:paraId="6B3BA640" w16cid:durableId="320344D2"/>
  <w16cid:commentId w16cid:paraId="1F997B22" w16cid:durableId="1AEFBB08"/>
  <w16cid:commentId w16cid:paraId="18CE0F6D" w16cid:durableId="063F79C0"/>
  <w16cid:commentId w16cid:paraId="6000B961" w16cid:durableId="4444BA0F"/>
  <w16cid:commentId w16cid:paraId="54F798AC" w16cid:durableId="0E82B0CB"/>
  <w16cid:commentId w16cid:paraId="392B6ACE" w16cid:durableId="17E5B996"/>
  <w16cid:commentId w16cid:paraId="281C7ACC" w16cid:durableId="4616FD55"/>
  <w16cid:commentId w16cid:paraId="74D2403C" w16cid:durableId="1BD4855A"/>
  <w16cid:commentId w16cid:paraId="1CF53843" w16cid:durableId="509399C9"/>
  <w16cid:commentId w16cid:paraId="5008AE51" w16cid:durableId="5DF1AE72"/>
  <w16cid:commentId w16cid:paraId="5E3A828A" w16cid:durableId="12AABAF2"/>
  <w16cid:commentId w16cid:paraId="4FAE99DF" w16cid:durableId="29F72B68"/>
  <w16cid:commentId w16cid:paraId="3D14223E" w16cid:durableId="3360E072"/>
  <w16cid:commentId w16cid:paraId="1497DB65" w16cid:durableId="35BE33F8"/>
  <w16cid:commentId w16cid:paraId="599B89F7" w16cid:durableId="43DC26F3"/>
  <w16cid:commentId w16cid:paraId="4451FA35" w16cid:durableId="33C264A0"/>
  <w16cid:commentId w16cid:paraId="653C4221" w16cid:durableId="050CA99A"/>
  <w16cid:commentId w16cid:paraId="498387AA" w16cid:durableId="32AA641E"/>
  <w16cid:commentId w16cid:paraId="0BCC45F5" w16cid:durableId="6BEF8568"/>
  <w16cid:commentId w16cid:paraId="7CF347B5" w16cid:durableId="1604FBE1"/>
  <w16cid:commentId w16cid:paraId="2A2B90B0" w16cid:durableId="5DE53B65"/>
  <w16cid:commentId w16cid:paraId="30B5B96A" w16cid:durableId="2AE593E8"/>
  <w16cid:commentId w16cid:paraId="4202B7EE" w16cid:durableId="07C93065"/>
  <w16cid:commentId w16cid:paraId="6A952BCF" w16cid:durableId="6F723A3C"/>
  <w16cid:commentId w16cid:paraId="1914C12B" w16cid:durableId="7548CE4C"/>
  <w16cid:commentId w16cid:paraId="2B087FBF" w16cid:durableId="7D128F11"/>
  <w16cid:commentId w16cid:paraId="2918DD7B" w16cid:durableId="5E3E0FC2"/>
  <w16cid:commentId w16cid:paraId="3934CD52" w16cid:durableId="1014F48C"/>
  <w16cid:commentId w16cid:paraId="3743D505" w16cid:durableId="78230631"/>
  <w16cid:commentId w16cid:paraId="68740247" w16cid:durableId="29369594"/>
  <w16cid:commentId w16cid:paraId="7B58488E" w16cid:durableId="79950171"/>
  <w16cid:commentId w16cid:paraId="784BEBD9" w16cid:durableId="1F91B7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5F26F" w14:textId="77777777" w:rsidR="00FF3A0C" w:rsidRDefault="00FF3A0C" w:rsidP="00362E53">
      <w:r>
        <w:separator/>
      </w:r>
    </w:p>
  </w:endnote>
  <w:endnote w:type="continuationSeparator" w:id="0">
    <w:p w14:paraId="1781F535" w14:textId="77777777" w:rsidR="00FF3A0C" w:rsidRDefault="00FF3A0C" w:rsidP="00362E53">
      <w:r>
        <w:continuationSeparator/>
      </w:r>
    </w:p>
  </w:endnote>
  <w:endnote w:type="continuationNotice" w:id="1">
    <w:p w14:paraId="36B0C8AA" w14:textId="77777777" w:rsidR="00FF3A0C" w:rsidRDefault="00FF3A0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imes New (W1)">
    <w:altName w:val="Times New Roman"/>
    <w:panose1 w:val="020B06040202020202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lack">
    <w:altName w:val="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auto"/>
    <w:notTrueType/>
    <w:pitch w:val="default"/>
    <w:sig w:usb0="00000003" w:usb1="00000000" w:usb2="00000000" w:usb3="00000000" w:csb0="00000001" w:csb1="00000000"/>
  </w:font>
  <w:font w:name="Open Sans SemiBold">
    <w:panose1 w:val="020B0706030804020204"/>
    <w:charset w:val="00"/>
    <w:family w:val="swiss"/>
    <w:pitch w:val="variable"/>
    <w:sig w:usb0="E00002EF" w:usb1="4000205B" w:usb2="00000028"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4AB5" w14:textId="1103CDED" w:rsidR="00562D3E" w:rsidRPr="003E2D01" w:rsidRDefault="00BF16FB" w:rsidP="00953A53">
    <w:pPr>
      <w:pStyle w:val="Rodap"/>
      <w:tabs>
        <w:tab w:val="clear" w:pos="4252"/>
        <w:tab w:val="clear" w:pos="8504"/>
        <w:tab w:val="right" w:pos="9638"/>
      </w:tabs>
      <w:jc w:val="right"/>
      <w:rPr>
        <w:sz w:val="20"/>
        <w:szCs w:val="20"/>
      </w:rPr>
    </w:pPr>
    <w:r w:rsidRPr="003E2D01">
      <w:rPr>
        <w:noProof/>
        <w:sz w:val="20"/>
        <w:szCs w:val="20"/>
      </w:rPr>
      <mc:AlternateContent>
        <mc:Choice Requires="wps">
          <w:drawing>
            <wp:anchor distT="6350" distB="6350" distL="114300" distR="114300" simplePos="0" relativeHeight="251659776" behindDoc="0" locked="0" layoutInCell="1" allowOverlap="1" wp14:anchorId="764E9F21" wp14:editId="3F6F42FA">
              <wp:simplePos x="0" y="0"/>
              <wp:positionH relativeFrom="margin">
                <wp:posOffset>0</wp:posOffset>
              </wp:positionH>
              <wp:positionV relativeFrom="paragraph">
                <wp:posOffset>-50165</wp:posOffset>
              </wp:positionV>
              <wp:extent cx="6120000" cy="0"/>
              <wp:effectExtent l="0" t="0" r="0" b="0"/>
              <wp:wrapNone/>
              <wp:docPr id="752759948" name="Conector reto 752759948"/>
              <wp:cNvGraphicFramePr/>
              <a:graphic xmlns:a="http://schemas.openxmlformats.org/drawingml/2006/main">
                <a:graphicData uri="http://schemas.microsoft.com/office/word/2010/wordprocessingShape">
                  <wps:wsp>
                    <wps:cNvCnPr/>
                    <wps:spPr>
                      <a:xfrm>
                        <a:off x="0" y="0"/>
                        <a:ext cx="6120000"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33C9D5" id="Conector reto 752759948" o:spid="_x0000_s1026" style="position:absolute;z-index:251659776;visibility:visible;mso-wrap-style:square;mso-width-percent:0;mso-wrap-distance-left:9pt;mso-wrap-distance-top:.5pt;mso-wrap-distance-right:9pt;mso-wrap-distance-bottom:.5pt;mso-position-horizontal:absolute;mso-position-horizontal-relative:margin;mso-position-vertical:absolute;mso-position-vertical-relative:text;mso-width-percent:0;mso-width-relative:margin" from="0,-3.95pt" to="481.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" strokecolor="#5b9bd5 [3204]">
              <v:stroke joinstyle="miter"/>
              <w10:wrap anchorx="margin"/>
            </v:line>
          </w:pict>
        </mc:Fallback>
      </mc:AlternateContent>
    </w:r>
    <w:r w:rsidR="00562D3E" w:rsidRPr="003E2D01">
      <w:rPr>
        <w:sz w:val="20"/>
        <w:szCs w:val="20"/>
      </w:rPr>
      <w:fldChar w:fldCharType="begin"/>
    </w:r>
    <w:r w:rsidR="00562D3E" w:rsidRPr="003E2D01">
      <w:rPr>
        <w:sz w:val="20"/>
        <w:szCs w:val="20"/>
      </w:rPr>
      <w:instrText>PAGE   \* MERGEFORMAT</w:instrText>
    </w:r>
    <w:r w:rsidR="00562D3E" w:rsidRPr="003E2D01">
      <w:rPr>
        <w:sz w:val="20"/>
        <w:szCs w:val="20"/>
      </w:rPr>
      <w:fldChar w:fldCharType="separate"/>
    </w:r>
    <w:r w:rsidRPr="003E2D01">
      <w:rPr>
        <w:noProof/>
        <w:sz w:val="20"/>
        <w:szCs w:val="20"/>
      </w:rPr>
      <w:t>1</w:t>
    </w:r>
    <w:r w:rsidR="00562D3E" w:rsidRPr="003E2D01">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9244" w14:textId="77777777" w:rsidR="00B42333" w:rsidRPr="00502811" w:rsidRDefault="00643F88">
    <w:pPr>
      <w:pStyle w:val="Rodap"/>
      <w:tabs>
        <w:tab w:val="clear" w:pos="4252"/>
        <w:tab w:val="clear" w:pos="8504"/>
        <w:tab w:val="right" w:pos="9638"/>
      </w:tabs>
      <w:rPr>
        <w:sz w:val="12"/>
      </w:rPr>
    </w:pPr>
    <w:r>
      <w:rPr>
        <w:noProof/>
        <w:sz w:val="12"/>
        <w14:ligatures w14:val="standardContextual"/>
      </w:rPr>
      <mc:AlternateContent>
        <mc:Choice Requires="wps">
          <w:drawing>
            <wp:anchor distT="6350" distB="6350" distL="114300" distR="114300" simplePos="0" relativeHeight="251657728" behindDoc="0" locked="0" layoutInCell="1" allowOverlap="1" wp14:anchorId="7208CFB8" wp14:editId="5715AA06">
              <wp:simplePos x="0" y="0"/>
              <wp:positionH relativeFrom="margin">
                <wp:posOffset>0</wp:posOffset>
              </wp:positionH>
              <wp:positionV relativeFrom="paragraph">
                <wp:posOffset>-50165</wp:posOffset>
              </wp:positionV>
              <wp:extent cx="6120000" cy="0"/>
              <wp:effectExtent l="0" t="0" r="0" b="0"/>
              <wp:wrapNone/>
              <wp:docPr id="1333165867" name="Conector reto 56050925"/>
              <wp:cNvGraphicFramePr/>
              <a:graphic xmlns:a="http://schemas.openxmlformats.org/drawingml/2006/main">
                <a:graphicData uri="http://schemas.microsoft.com/office/word/2010/wordprocessingShape">
                  <wps:wsp>
                    <wps:cNvCnPr/>
                    <wps:spPr>
                      <a:xfrm>
                        <a:off x="0" y="0"/>
                        <a:ext cx="6120000"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FEB436" id="Conector reto 56050925" o:spid="_x0000_s1026" style="position:absolute;z-index:251657728;visibility:visible;mso-wrap-style:square;mso-width-percent:0;mso-wrap-distance-left:9pt;mso-wrap-distance-top:.5pt;mso-wrap-distance-right:9pt;mso-wrap-distance-bottom:.5pt;mso-position-horizontal:absolute;mso-position-horizontal-relative:margin;mso-position-vertical:absolute;mso-position-vertical-relative:text;mso-width-percent:0;mso-width-relative:margin" from="0,-3.95pt" to="481.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" strokecolor="#5b9bd5 [3204]">
              <v:stroke joinstyle="miter"/>
              <w10:wrap anchorx="margin"/>
            </v:line>
          </w:pict>
        </mc:Fallback>
      </mc:AlternateContent>
    </w:r>
    <w:r w:rsidR="00B42333">
      <w:rPr>
        <w:sz w:val="12"/>
      </w:rPr>
      <w:t>SisDoc: Documento3 - 2023 - AudTI</w:t>
    </w:r>
    <w:r w:rsidR="00B42333">
      <w:rPr>
        <w:sz w:val="12"/>
      </w:rPr>
      <w:tab/>
    </w:r>
    <w:r w:rsidR="00B42333">
      <w:rPr>
        <w:sz w:val="12"/>
      </w:rPr>
      <w:fldChar w:fldCharType="begin"/>
    </w:r>
    <w:r w:rsidR="00B42333">
      <w:rPr>
        <w:sz w:val="12"/>
      </w:rPr>
      <w:instrText xml:space="preserve"> PAGE  \* MERGEFORMAT </w:instrText>
    </w:r>
    <w:r w:rsidR="00B42333">
      <w:rPr>
        <w:sz w:val="12"/>
      </w:rPr>
      <w:fldChar w:fldCharType="separate"/>
    </w:r>
    <w:r w:rsidR="00B42333">
      <w:rPr>
        <w:noProof/>
        <w:sz w:val="12"/>
      </w:rPr>
      <w:t>13</w:t>
    </w:r>
    <w:r w:rsidR="00B42333">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578B" w14:textId="77777777" w:rsidR="00FF3A0C" w:rsidRDefault="00FF3A0C" w:rsidP="00362E53">
      <w:r>
        <w:separator/>
      </w:r>
    </w:p>
  </w:footnote>
  <w:footnote w:type="continuationSeparator" w:id="0">
    <w:p w14:paraId="128337CB" w14:textId="77777777" w:rsidR="00FF3A0C" w:rsidRDefault="00FF3A0C" w:rsidP="00362E53">
      <w:r>
        <w:continuationSeparator/>
      </w:r>
    </w:p>
  </w:footnote>
  <w:footnote w:type="continuationNotice" w:id="1">
    <w:p w14:paraId="50DB5B50" w14:textId="77777777" w:rsidR="00FF3A0C" w:rsidRDefault="00FF3A0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368B" w14:textId="1848FA70" w:rsidR="00562D3E" w:rsidRDefault="009D46E3" w:rsidP="00BF16FB">
    <w:pPr>
      <w:pStyle w:val="Cabealho"/>
    </w:pPr>
    <w:r>
      <w:rPr>
        <w:noProof/>
        <w14:ligatures w14:val="standardContextual"/>
      </w:rPr>
      <w:drawing>
        <wp:anchor distT="0" distB="0" distL="114300" distR="114300" simplePos="0" relativeHeight="251666944" behindDoc="0" locked="0" layoutInCell="1" allowOverlap="1" wp14:anchorId="06708722" wp14:editId="511C00E2">
          <wp:simplePos x="0" y="0"/>
          <wp:positionH relativeFrom="column">
            <wp:posOffset>42530</wp:posOffset>
          </wp:positionH>
          <wp:positionV relativeFrom="paragraph">
            <wp:posOffset>-10633</wp:posOffset>
          </wp:positionV>
          <wp:extent cx="542925" cy="542925"/>
          <wp:effectExtent l="0" t="0" r="9525" b="9525"/>
          <wp:wrapNone/>
          <wp:docPr id="2099239098" name="Imagem 2099239098"/>
          <wp:cNvGraphicFramePr/>
          <a:graphic xmlns:a="http://schemas.openxmlformats.org/drawingml/2006/main">
            <a:graphicData uri="http://schemas.openxmlformats.org/drawingml/2006/picture">
              <pic:pic xmlns:pic="http://schemas.openxmlformats.org/drawingml/2006/picture">
                <pic:nvPicPr>
                  <pic:cNvPr id="1726316587" name=""/>
                  <pic:cNvPicPr/>
                </pic:nvPicPr>
                <pic:blipFill>
                  <a:blip r:embed="rId1">
                    <a:extLst>
                      <a:ext uri="{28A0092B-C50C-407E-A947-70E740481C1C}">
                        <a14:useLocalDpi xmlns:a14="http://schemas.microsoft.com/office/drawing/2010/main" val="0"/>
                      </a:ext>
                    </a:extLst>
                  </a:blip>
                  <a:stretch>
                    <a:fillRect/>
                  </a:stretch>
                </pic:blipFill>
                <pic:spPr>
                  <a:xfrm>
                    <a:off x="0" y="0"/>
                    <a:ext cx="542925" cy="542925"/>
                  </a:xfrm>
                  <a:prstGeom prst="rect">
                    <a:avLst/>
                  </a:prstGeom>
                </pic:spPr>
              </pic:pic>
            </a:graphicData>
          </a:graphic>
          <wp14:sizeRelV relativeFrom="margin">
            <wp14:pctHeight>0</wp14:pctHeight>
          </wp14:sizeRelV>
        </wp:anchor>
      </w:drawing>
    </w:r>
    <w:r w:rsidR="004B63A7">
      <w:rPr>
        <w:noProof/>
      </w:rPr>
      <mc:AlternateContent>
        <mc:Choice Requires="wps">
          <w:drawing>
            <wp:anchor distT="0" distB="0" distL="114300" distR="114300" simplePos="0" relativeHeight="251654656" behindDoc="0" locked="0" layoutInCell="1" allowOverlap="1" wp14:anchorId="466F718A" wp14:editId="36862211">
              <wp:simplePos x="0" y="0"/>
              <wp:positionH relativeFrom="margin">
                <wp:posOffset>-660</wp:posOffset>
              </wp:positionH>
              <wp:positionV relativeFrom="paragraph">
                <wp:posOffset>578842</wp:posOffset>
              </wp:positionV>
              <wp:extent cx="6159398" cy="0"/>
              <wp:effectExtent l="0" t="0" r="0" b="0"/>
              <wp:wrapNone/>
              <wp:docPr id="780501794" name="Conector reto 780501794"/>
              <wp:cNvGraphicFramePr/>
              <a:graphic xmlns:a="http://schemas.openxmlformats.org/drawingml/2006/main">
                <a:graphicData uri="http://schemas.microsoft.com/office/word/2010/wordprocessingShape">
                  <wps:wsp>
                    <wps:cNvCnPr/>
                    <wps:spPr>
                      <a:xfrm>
                        <a:off x="0" y="0"/>
                        <a:ext cx="6159398"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61BC7" id="Conector reto 780501794" o:spid="_x0000_s1026" style="position:absolute;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45.6pt" to="484.9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" strokecolor="#5b9bd5 [3204]">
              <v:stroke joinstyle="miter"/>
              <w10:wrap anchorx="margin"/>
            </v:line>
          </w:pict>
        </mc:Fallback>
      </mc:AlternateContent>
    </w:r>
    <w:r w:rsidR="00BF16FB">
      <w:rPr>
        <w:noProof/>
      </w:rPr>
      <mc:AlternateContent>
        <mc:Choice Requires="wps">
          <w:drawing>
            <wp:anchor distT="0" distB="0" distL="114300" distR="114300" simplePos="0" relativeHeight="251658752" behindDoc="0" locked="0" layoutInCell="1" allowOverlap="1" wp14:anchorId="4C53D75B" wp14:editId="09C963C8">
              <wp:simplePos x="0" y="0"/>
              <wp:positionH relativeFrom="margin">
                <wp:posOffset>547370</wp:posOffset>
              </wp:positionH>
              <wp:positionV relativeFrom="page">
                <wp:posOffset>565150</wp:posOffset>
              </wp:positionV>
              <wp:extent cx="6120000" cy="522000"/>
              <wp:effectExtent l="0" t="0" r="0" b="0"/>
              <wp:wrapNone/>
              <wp:docPr id="560777327" name="Caixa de Texto 560777327"/>
              <wp:cNvGraphicFramePr/>
              <a:graphic xmlns:a="http://schemas.openxmlformats.org/drawingml/2006/main">
                <a:graphicData uri="http://schemas.microsoft.com/office/word/2010/wordprocessingShape">
                  <wps:wsp>
                    <wps:cNvSpPr txBox="1"/>
                    <wps:spPr>
                      <a:xfrm>
                        <a:off x="0" y="0"/>
                        <a:ext cx="6120000" cy="522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481152" w14:textId="77777777" w:rsidR="00BF16FB" w:rsidRDefault="00BF16FB" w:rsidP="00BF16FB">
                          <w:pPr>
                            <w:spacing w:before="0"/>
                            <w:jc w:val="left"/>
                            <w:rPr>
                              <w:rFonts w:ascii="Arial" w:hAnsi="Arial" w:cs="Arial"/>
                              <w:b/>
                              <w:sz w:val="20"/>
                            </w:rPr>
                          </w:pPr>
                          <w:r>
                            <w:rPr>
                              <w:rFonts w:ascii="Arial" w:hAnsi="Arial" w:cs="Arial"/>
                              <w:b/>
                              <w:sz w:val="20"/>
                            </w:rPr>
                            <w:t>TRIBUNAL DE CONTAS DA UNIÃO</w:t>
                          </w:r>
                        </w:p>
                        <w:p w14:paraId="1E79B449" w14:textId="77777777" w:rsidR="00BF16FB" w:rsidRDefault="00BF16FB" w:rsidP="00BF16FB">
                          <w:pPr>
                            <w:spacing w:before="0"/>
                            <w:jc w:val="left"/>
                            <w:rPr>
                              <w:rFonts w:ascii="Arial" w:hAnsi="Arial" w:cs="Arial"/>
                              <w:b/>
                              <w:sz w:val="20"/>
                            </w:rPr>
                          </w:pPr>
                          <w:r>
                            <w:rPr>
                              <w:rFonts w:ascii="Arial" w:hAnsi="Arial" w:cs="Arial"/>
                              <w:b/>
                              <w:sz w:val="20"/>
                            </w:rPr>
                            <w:t>Secretaria de Controle Externo de Governança, Inovação e Transformação Digital do Estado</w:t>
                          </w:r>
                        </w:p>
                        <w:p w14:paraId="4DECF4E6" w14:textId="0D1B268C" w:rsidR="00BF16FB" w:rsidRPr="00BF16FB" w:rsidRDefault="00BF16FB" w:rsidP="00BF16FB">
                          <w:pPr>
                            <w:spacing w:before="0"/>
                            <w:jc w:val="left"/>
                            <w:rPr>
                              <w:rFonts w:ascii="Arial" w:hAnsi="Arial" w:cs="Arial"/>
                              <w:b/>
                              <w:sz w:val="20"/>
                            </w:rPr>
                          </w:pPr>
                          <w:r>
                            <w:rPr>
                              <w:rFonts w:ascii="Arial" w:hAnsi="Arial" w:cs="Arial"/>
                              <w:b/>
                              <w:sz w:val="20"/>
                            </w:rPr>
                            <w:t>Unidade de Auditoria Especializada em Tecnologia d</w:t>
                          </w:r>
                          <w:r w:rsidR="00333E3E">
                            <w:rPr>
                              <w:rFonts w:ascii="Arial" w:hAnsi="Arial" w:cs="Arial"/>
                              <w:b/>
                              <w:sz w:val="20"/>
                            </w:rPr>
                            <w:t>a</w:t>
                          </w:r>
                          <w:r>
                            <w:rPr>
                              <w:rFonts w:ascii="Arial" w:hAnsi="Arial" w:cs="Arial"/>
                              <w:b/>
                              <w:sz w:val="20"/>
                            </w:rPr>
                            <w:t xml:space="preserve"> Informação</w:t>
                          </w:r>
                        </w:p>
                      </w:txbxContent>
                    </wps:txbx>
                    <wps:bodyPr rot="0" spcFirstLastPara="0" vertOverflow="overflow" horzOverflow="overflow" vert="horz" wrap="square" lIns="91440" tIns="35941"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3D75B" id="_x0000_t202" coordsize="21600,21600" o:spt="202" path="m,l,21600r21600,l21600,xe">
              <v:stroke joinstyle="miter"/>
              <v:path gradientshapeok="t" o:connecttype="rect"/>
            </v:shapetype>
            <v:shape id="Caixa de Texto 560777327" o:spid="_x0000_s1026" type="#_x0000_t202" style="position:absolute;left:0;text-align:left;margin-left:43.1pt;margin-top:44.5pt;width:481.9pt;height:41.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" filled="f" stroked="f" strokeweight=".5pt">
              <v:textbox inset=",2.83pt">
                <w:txbxContent>
                  <w:p w14:paraId="03481152" w14:textId="77777777" w:rsidR="00BF16FB" w:rsidRDefault="00BF16FB" w:rsidP="00BF16FB">
                    <w:pPr>
                      <w:spacing w:before="0"/>
                      <w:jc w:val="left"/>
                      <w:rPr>
                        <w:rFonts w:ascii="Arial" w:hAnsi="Arial" w:cs="Arial"/>
                        <w:b/>
                        <w:sz w:val="20"/>
                      </w:rPr>
                    </w:pPr>
                    <w:r>
                      <w:rPr>
                        <w:rFonts w:ascii="Arial" w:hAnsi="Arial" w:cs="Arial"/>
                        <w:b/>
                        <w:sz w:val="20"/>
                      </w:rPr>
                      <w:t>TRIBUNAL DE CONTAS DA UNIÃO</w:t>
                    </w:r>
                  </w:p>
                  <w:p w14:paraId="1E79B449" w14:textId="77777777" w:rsidR="00BF16FB" w:rsidRDefault="00BF16FB" w:rsidP="00BF16FB">
                    <w:pPr>
                      <w:spacing w:before="0"/>
                      <w:jc w:val="left"/>
                      <w:rPr>
                        <w:rFonts w:ascii="Arial" w:hAnsi="Arial" w:cs="Arial"/>
                        <w:b/>
                        <w:sz w:val="20"/>
                      </w:rPr>
                    </w:pPr>
                    <w:r>
                      <w:rPr>
                        <w:rFonts w:ascii="Arial" w:hAnsi="Arial" w:cs="Arial"/>
                        <w:b/>
                        <w:sz w:val="20"/>
                      </w:rPr>
                      <w:t>Secretaria de Controle Externo de Governança, Inovação e Transformação Digital do Estado</w:t>
                    </w:r>
                  </w:p>
                  <w:p w14:paraId="4DECF4E6" w14:textId="0D1B268C" w:rsidR="00BF16FB" w:rsidRPr="00BF16FB" w:rsidRDefault="00BF16FB" w:rsidP="00BF16FB">
                    <w:pPr>
                      <w:spacing w:before="0"/>
                      <w:jc w:val="left"/>
                      <w:rPr>
                        <w:rFonts w:ascii="Arial" w:hAnsi="Arial" w:cs="Arial"/>
                        <w:b/>
                        <w:sz w:val="20"/>
                      </w:rPr>
                    </w:pPr>
                    <w:r>
                      <w:rPr>
                        <w:rFonts w:ascii="Arial" w:hAnsi="Arial" w:cs="Arial"/>
                        <w:b/>
                        <w:sz w:val="20"/>
                      </w:rPr>
                      <w:t>Unidade de Auditoria Especializada em Tecnologia d</w:t>
                    </w:r>
                    <w:r w:rsidR="00333E3E">
                      <w:rPr>
                        <w:rFonts w:ascii="Arial" w:hAnsi="Arial" w:cs="Arial"/>
                        <w:b/>
                        <w:sz w:val="20"/>
                      </w:rPr>
                      <w:t>a</w:t>
                    </w:r>
                    <w:r>
                      <w:rPr>
                        <w:rFonts w:ascii="Arial" w:hAnsi="Arial" w:cs="Arial"/>
                        <w:b/>
                        <w:sz w:val="20"/>
                      </w:rPr>
                      <w:t xml:space="preserve"> Informação</w:t>
                    </w: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46A5" w14:textId="4D2C31A3" w:rsidR="00BC76FD" w:rsidRDefault="00BC76F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0AE5" w14:textId="337910C2" w:rsidR="00B42333" w:rsidRPr="00502811" w:rsidRDefault="00643F88">
    <w:pPr>
      <w:pStyle w:val="Cabealho"/>
    </w:pPr>
    <w:r>
      <w:rPr>
        <w:noProof/>
        <w14:ligatures w14:val="standardContextual"/>
      </w:rPr>
      <mc:AlternateContent>
        <mc:Choice Requires="wps">
          <w:drawing>
            <wp:anchor distT="0" distB="0" distL="114300" distR="114300" simplePos="0" relativeHeight="251650560" behindDoc="0" locked="0" layoutInCell="1" allowOverlap="1" wp14:anchorId="06441C22" wp14:editId="7DF802D7">
              <wp:simplePos x="0" y="0"/>
              <wp:positionH relativeFrom="margin">
                <wp:align>left</wp:align>
              </wp:positionH>
              <wp:positionV relativeFrom="paragraph">
                <wp:posOffset>575968</wp:posOffset>
              </wp:positionV>
              <wp:extent cx="6260555" cy="5610"/>
              <wp:effectExtent l="0" t="0" r="26035" b="33020"/>
              <wp:wrapNone/>
              <wp:docPr id="1024044151" name="Conector reto 1945769302"/>
              <wp:cNvGraphicFramePr/>
              <a:graphic xmlns:a="http://schemas.openxmlformats.org/drawingml/2006/main">
                <a:graphicData uri="http://schemas.microsoft.com/office/word/2010/wordprocessingShape">
                  <wps:wsp>
                    <wps:cNvCnPr/>
                    <wps:spPr>
                      <a:xfrm>
                        <a:off x="0" y="0"/>
                        <a:ext cx="6260555" cy="561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F0F4C6" id="Conector reto 1945769302" o:spid="_x0000_s1026" style="position:absolute;z-index:251650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35pt" to="492.9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" strokecolor="#5b9bd5 [3204]">
              <v:stroke joinstyle="miter"/>
              <w10:wrap anchorx="margin"/>
            </v:line>
          </w:pict>
        </mc:Fallback>
      </mc:AlternateContent>
    </w:r>
    <w:r>
      <w:rPr>
        <w:noProof/>
        <w14:ligatures w14:val="standardContextual"/>
      </w:rPr>
      <mc:AlternateContent>
        <mc:Choice Requires="wps">
          <w:drawing>
            <wp:anchor distT="0" distB="0" distL="114300" distR="114300" simplePos="0" relativeHeight="251653632" behindDoc="0" locked="0" layoutInCell="1" allowOverlap="1" wp14:anchorId="2E91DEAE" wp14:editId="2D187455">
              <wp:simplePos x="0" y="0"/>
              <wp:positionH relativeFrom="margin">
                <wp:posOffset>547370</wp:posOffset>
              </wp:positionH>
              <wp:positionV relativeFrom="page">
                <wp:posOffset>565150</wp:posOffset>
              </wp:positionV>
              <wp:extent cx="6120000" cy="522000"/>
              <wp:effectExtent l="0" t="0" r="0" b="0"/>
              <wp:wrapNone/>
              <wp:docPr id="1787507061" name="Caixa de Texto 230575915"/>
              <wp:cNvGraphicFramePr/>
              <a:graphic xmlns:a="http://schemas.openxmlformats.org/drawingml/2006/main">
                <a:graphicData uri="http://schemas.microsoft.com/office/word/2010/wordprocessingShape">
                  <wps:wsp>
                    <wps:cNvSpPr txBox="1"/>
                    <wps:spPr>
                      <a:xfrm>
                        <a:off x="0" y="0"/>
                        <a:ext cx="6120000" cy="522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654EEF5" w14:textId="264A484A" w:rsidR="00B42333" w:rsidRDefault="00AD68DD">
                          <w:pPr>
                            <w:spacing w:before="0"/>
                            <w:jc w:val="left"/>
                            <w:rPr>
                              <w:rFonts w:ascii="Arial" w:hAnsi="Arial" w:cs="Arial"/>
                              <w:b/>
                              <w:sz w:val="20"/>
                            </w:rPr>
                          </w:pPr>
                          <w:r>
                            <w:rPr>
                              <w:rFonts w:ascii="Arial" w:hAnsi="Arial" w:cs="Arial"/>
                              <w:b/>
                              <w:sz w:val="20"/>
                            </w:rPr>
                            <w:t>TRIBUNAL DE CONTAS DA UNIÃO</w:t>
                          </w:r>
                        </w:p>
                        <w:p w14:paraId="00B70F77" w14:textId="77777777" w:rsidR="00AD68DD" w:rsidRPr="00743B39" w:rsidRDefault="00AD68DD" w:rsidP="00AD68DD">
                          <w:pPr>
                            <w:spacing w:before="0"/>
                            <w:rPr>
                              <w:rFonts w:ascii="Arial" w:hAnsi="Arial" w:cs="Arial"/>
                              <w:b/>
                              <w:sz w:val="22"/>
                              <w:szCs w:val="22"/>
                            </w:rPr>
                          </w:pPr>
                          <w:r w:rsidRPr="00743B39">
                            <w:rPr>
                              <w:rFonts w:ascii="Arial" w:eastAsia="Arial" w:hAnsi="Arial"/>
                              <w:sz w:val="22"/>
                              <w:szCs w:val="22"/>
                            </w:rPr>
                            <w:t>Diretoria de Avaliação de Governança de Dados e Sistemas de Informação</w:t>
                          </w:r>
                        </w:p>
                        <w:p w14:paraId="1E88334E" w14:textId="09D8F724" w:rsidR="00AD68DD" w:rsidRPr="00502811" w:rsidRDefault="00AD68DD" w:rsidP="00AD68DD">
                          <w:pPr>
                            <w:spacing w:before="0"/>
                            <w:jc w:val="left"/>
                            <w:rPr>
                              <w:rFonts w:ascii="Arial" w:hAnsi="Arial" w:cs="Arial"/>
                              <w:b/>
                              <w:sz w:val="20"/>
                            </w:rPr>
                          </w:pPr>
                          <w:r w:rsidRPr="00743B39">
                            <w:rPr>
                              <w:rFonts w:ascii="Arial" w:eastAsia="Arial" w:hAnsi="Arial"/>
                              <w:sz w:val="22"/>
                              <w:szCs w:val="22"/>
                            </w:rPr>
                            <w:t>Unidade de Auditoria Especializada em Tecnologia da Informação</w:t>
                          </w:r>
                        </w:p>
                      </w:txbxContent>
                    </wps:txbx>
                    <wps:bodyPr rot="0" spcFirstLastPara="0" vertOverflow="overflow" horzOverflow="overflow" vert="horz" wrap="square" lIns="91440" tIns="35941"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91DEAE" id="_x0000_t202" coordsize="21600,21600" o:spt="202" path="m,l,21600r21600,l21600,xe">
              <v:stroke joinstyle="miter"/>
              <v:path gradientshapeok="t" o:connecttype="rect"/>
            </v:shapetype>
            <v:shape id="Caixa de Texto 230575915" o:spid="_x0000_s1027" type="#_x0000_t202" style="position:absolute;left:0;text-align:left;margin-left:43.1pt;margin-top:44.5pt;width:481.9pt;height:41.1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" filled="f" stroked="f" strokeweight=".5pt">
              <v:textbox inset=",2.83pt">
                <w:txbxContent>
                  <w:p w14:paraId="4654EEF5" w14:textId="264A484A" w:rsidR="00B42333" w:rsidRDefault="00AD68DD">
                    <w:pPr>
                      <w:spacing w:before="0"/>
                      <w:jc w:val="left"/>
                      <w:rPr>
                        <w:rFonts w:ascii="Arial" w:hAnsi="Arial" w:cs="Arial"/>
                        <w:b/>
                        <w:sz w:val="20"/>
                      </w:rPr>
                    </w:pPr>
                    <w:r>
                      <w:rPr>
                        <w:rFonts w:ascii="Arial" w:hAnsi="Arial" w:cs="Arial"/>
                        <w:b/>
                        <w:sz w:val="20"/>
                      </w:rPr>
                      <w:t>TRIBUNAL DE CONTAS DA UNIÃO</w:t>
                    </w:r>
                  </w:p>
                  <w:p w14:paraId="00B70F77" w14:textId="77777777" w:rsidR="00AD68DD" w:rsidRPr="00743B39" w:rsidRDefault="00AD68DD" w:rsidP="00AD68DD">
                    <w:pPr>
                      <w:spacing w:before="0"/>
                      <w:rPr>
                        <w:rFonts w:ascii="Arial" w:hAnsi="Arial" w:cs="Arial"/>
                        <w:b/>
                        <w:sz w:val="22"/>
                        <w:szCs w:val="22"/>
                      </w:rPr>
                    </w:pPr>
                    <w:r w:rsidRPr="00743B39">
                      <w:rPr>
                        <w:rFonts w:ascii="Arial" w:eastAsia="Arial" w:hAnsi="Arial"/>
                        <w:sz w:val="22"/>
                        <w:szCs w:val="22"/>
                      </w:rPr>
                      <w:t>Diretoria de Avaliação de Governança de Dados e Sistemas de Informação</w:t>
                    </w:r>
                  </w:p>
                  <w:p w14:paraId="1E88334E" w14:textId="09D8F724" w:rsidR="00AD68DD" w:rsidRPr="00502811" w:rsidRDefault="00AD68DD" w:rsidP="00AD68DD">
                    <w:pPr>
                      <w:spacing w:before="0"/>
                      <w:jc w:val="left"/>
                      <w:rPr>
                        <w:rFonts w:ascii="Arial" w:hAnsi="Arial" w:cs="Arial"/>
                        <w:b/>
                        <w:sz w:val="20"/>
                      </w:rPr>
                    </w:pPr>
                    <w:r w:rsidRPr="00743B39">
                      <w:rPr>
                        <w:rFonts w:ascii="Arial" w:eastAsia="Arial" w:hAnsi="Arial"/>
                        <w:sz w:val="22"/>
                        <w:szCs w:val="22"/>
                      </w:rPr>
                      <w:t>Unidade de Auditoria Especializada em Tecnologia da Informação</w:t>
                    </w:r>
                  </w:p>
                </w:txbxContent>
              </v:textbox>
              <w10:wrap anchorx="margin" anchory="page"/>
            </v:shape>
          </w:pict>
        </mc:Fallback>
      </mc:AlternateContent>
    </w:r>
    <w:r>
      <w:rPr>
        <w:noProof/>
        <w14:ligatures w14:val="standardContextual"/>
      </w:rPr>
      <w:drawing>
        <wp:anchor distT="0" distB="0" distL="114300" distR="114300" simplePos="0" relativeHeight="251670016" behindDoc="0" locked="0" layoutInCell="1" allowOverlap="1" wp14:anchorId="1E33A06C" wp14:editId="11918AD8">
          <wp:simplePos x="0" y="0"/>
          <wp:positionH relativeFrom="column">
            <wp:posOffset>0</wp:posOffset>
          </wp:positionH>
          <wp:positionV relativeFrom="paragraph">
            <wp:posOffset>0</wp:posOffset>
          </wp:positionV>
          <wp:extent cx="543600" cy="543600"/>
          <wp:effectExtent l="0" t="0" r="2540" b="2540"/>
          <wp:wrapSquare wrapText="bothSides"/>
          <wp:docPr id="550538443" name="Imagem 550538443"/>
          <wp:cNvGraphicFramePr/>
          <a:graphic xmlns:a="http://schemas.openxmlformats.org/drawingml/2006/main">
            <a:graphicData uri="http://schemas.openxmlformats.org/drawingml/2006/picture">
              <pic:pic xmlns:pic="http://schemas.openxmlformats.org/drawingml/2006/picture">
                <pic:nvPicPr>
                  <pic:cNvPr id="1726316587" name=""/>
                  <pic:cNvPicPr/>
                </pic:nvPicPr>
                <pic:blipFill>
                  <a:blip r:embed="rId1">
                    <a:extLst>
                      <a:ext uri="{28A0092B-C50C-407E-A947-70E740481C1C}">
                        <a14:useLocalDpi xmlns:a14="http://schemas.microsoft.com/office/drawing/2010/main" val="0"/>
                      </a:ext>
                    </a:extLst>
                  </a:blip>
                  <a:stretch>
                    <a:fillRect/>
                  </a:stretch>
                </pic:blipFill>
                <pic:spPr>
                  <a:xfrm>
                    <a:off x="0" y="0"/>
                    <a:ext cx="543600" cy="54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F2C7" w14:textId="42BC4EEA" w:rsidR="00BC76FD" w:rsidRDefault="00BC76F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265"/>
    <w:multiLevelType w:val="hybridMultilevel"/>
    <w:tmpl w:val="5422295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A803A9"/>
    <w:multiLevelType w:val="multilevel"/>
    <w:tmpl w:val="BAC0ECB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1DE05243"/>
    <w:multiLevelType w:val="multilevel"/>
    <w:tmpl w:val="0DB429A4"/>
    <w:lvl w:ilvl="0">
      <w:start w:val="1"/>
      <w:numFmt w:val="decimal"/>
      <w:lvlText w:val="%1."/>
      <w:lvlJc w:val="left"/>
      <w:pPr>
        <w:ind w:left="360" w:hanging="360"/>
      </w:pPr>
      <w:rPr>
        <w:color w:val="auto"/>
        <w:sz w:val="24"/>
        <w:szCs w:val="24"/>
      </w:rPr>
    </w:lvl>
    <w:lvl w:ilvl="1">
      <w:start w:val="1"/>
      <w:numFmt w:val="decimal"/>
      <w:lvlText w:val="%1.%2."/>
      <w:lvlJc w:val="left"/>
      <w:pPr>
        <w:ind w:left="3551" w:hanging="432"/>
      </w:pPr>
      <w:rPr>
        <w:b w:val="0"/>
        <w:bCs w:val="0"/>
      </w:r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525FA3"/>
    <w:multiLevelType w:val="hybridMultilevel"/>
    <w:tmpl w:val="66706F46"/>
    <w:lvl w:ilvl="0" w:tplc="BC326788">
      <w:start w:val="10"/>
      <w:numFmt w:val="bullet"/>
      <w:lvlText w:val=""/>
      <w:lvlJc w:val="left"/>
      <w:pPr>
        <w:ind w:left="720" w:hanging="360"/>
      </w:pPr>
      <w:rPr>
        <w:rFonts w:ascii="Wingdings" w:eastAsia="Times New Roman" w:hAnsi="Wingding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E1C20CB"/>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0E78AC"/>
    <w:multiLevelType w:val="multilevel"/>
    <w:tmpl w:val="AE6CF43A"/>
    <w:lvl w:ilvl="0">
      <w:start w:val="1"/>
      <w:numFmt w:val="decimal"/>
      <w:pStyle w:val="Pargrafonumerado"/>
      <w:lvlText w:val="%1."/>
      <w:lvlJc w:val="left"/>
      <w:pPr>
        <w:ind w:left="2487" w:hanging="360"/>
      </w:pPr>
      <w:rPr>
        <w:rFonts w:hint="default"/>
        <w:i w:val="0"/>
        <w:iCs/>
        <w:vertAlign w:val="baseline"/>
      </w:rPr>
    </w:lvl>
    <w:lvl w:ilvl="1">
      <w:start w:val="1"/>
      <w:numFmt w:val="decimal"/>
      <w:pStyle w:val="Pargrafosubnumerado"/>
      <w:lvlText w:val="%1.%2."/>
      <w:lvlJc w:val="left"/>
      <w:pPr>
        <w:ind w:left="2352" w:hanging="792"/>
      </w:pPr>
      <w:rPr>
        <w:rFonts w:hint="default"/>
      </w:rPr>
    </w:lvl>
    <w:lvl w:ilvl="2">
      <w:start w:val="1"/>
      <w:numFmt w:val="decimal"/>
      <w:pStyle w:val="Pargrafosubsubnumerado"/>
      <w:lvlText w:val="%1.%2.%3."/>
      <w:lvlJc w:val="left"/>
      <w:pPr>
        <w:ind w:left="2642" w:hanging="504"/>
      </w:pPr>
      <w:rPr>
        <w:rFonts w:hint="default"/>
      </w:rPr>
    </w:lvl>
    <w:lvl w:ilvl="3">
      <w:start w:val="1"/>
      <w:numFmt w:val="decimal"/>
      <w:lvlText w:val="%1.%2.%3.%4."/>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6" w15:restartNumberingAfterBreak="0">
    <w:nsid w:val="43874B12"/>
    <w:multiLevelType w:val="hybridMultilevel"/>
    <w:tmpl w:val="CBBEEF14"/>
    <w:lvl w:ilvl="0" w:tplc="04160011">
      <w:start w:val="1"/>
      <w:numFmt w:val="decimal"/>
      <w:pStyle w:val="Relatrio"/>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4E82EB9"/>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7D04780"/>
    <w:multiLevelType w:val="multilevel"/>
    <w:tmpl w:val="0DB429A4"/>
    <w:lvl w:ilvl="0">
      <w:start w:val="1"/>
      <w:numFmt w:val="decimal"/>
      <w:lvlText w:val="%1."/>
      <w:lvlJc w:val="left"/>
      <w:pPr>
        <w:ind w:left="7165" w:hanging="360"/>
      </w:pPr>
      <w:rPr>
        <w:color w:val="auto"/>
        <w:sz w:val="24"/>
        <w:szCs w:val="24"/>
      </w:rPr>
    </w:lvl>
    <w:lvl w:ilvl="1">
      <w:start w:val="1"/>
      <w:numFmt w:val="decimal"/>
      <w:lvlText w:val="%1.%2."/>
      <w:lvlJc w:val="left"/>
      <w:pPr>
        <w:ind w:left="3551" w:hanging="432"/>
      </w:pPr>
      <w:rPr>
        <w:b w:val="0"/>
        <w:bCs w:val="0"/>
      </w:r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686109D"/>
    <w:multiLevelType w:val="hybridMultilevel"/>
    <w:tmpl w:val="F5266CAE"/>
    <w:lvl w:ilvl="0" w:tplc="C38099A4">
      <w:start w:val="1"/>
      <w:numFmt w:val="bullet"/>
      <w:lvlText w:val=""/>
      <w:lvlJc w:val="left"/>
      <w:pPr>
        <w:ind w:left="1080" w:hanging="360"/>
      </w:pPr>
      <w:rPr>
        <w:rFonts w:ascii="Symbol" w:hAnsi="Symbol"/>
      </w:rPr>
    </w:lvl>
    <w:lvl w:ilvl="1" w:tplc="B11E54AC">
      <w:start w:val="1"/>
      <w:numFmt w:val="bullet"/>
      <w:lvlText w:val=""/>
      <w:lvlJc w:val="left"/>
      <w:pPr>
        <w:ind w:left="1080" w:hanging="360"/>
      </w:pPr>
      <w:rPr>
        <w:rFonts w:ascii="Symbol" w:hAnsi="Symbol"/>
      </w:rPr>
    </w:lvl>
    <w:lvl w:ilvl="2" w:tplc="E458C12E">
      <w:start w:val="1"/>
      <w:numFmt w:val="bullet"/>
      <w:lvlText w:val=""/>
      <w:lvlJc w:val="left"/>
      <w:pPr>
        <w:ind w:left="1080" w:hanging="360"/>
      </w:pPr>
      <w:rPr>
        <w:rFonts w:ascii="Symbol" w:hAnsi="Symbol"/>
      </w:rPr>
    </w:lvl>
    <w:lvl w:ilvl="3" w:tplc="9E8C0EF8">
      <w:start w:val="1"/>
      <w:numFmt w:val="bullet"/>
      <w:lvlText w:val=""/>
      <w:lvlJc w:val="left"/>
      <w:pPr>
        <w:ind w:left="1080" w:hanging="360"/>
      </w:pPr>
      <w:rPr>
        <w:rFonts w:ascii="Symbol" w:hAnsi="Symbol"/>
      </w:rPr>
    </w:lvl>
    <w:lvl w:ilvl="4" w:tplc="A24A5F20">
      <w:start w:val="1"/>
      <w:numFmt w:val="bullet"/>
      <w:lvlText w:val=""/>
      <w:lvlJc w:val="left"/>
      <w:pPr>
        <w:ind w:left="1080" w:hanging="360"/>
      </w:pPr>
      <w:rPr>
        <w:rFonts w:ascii="Symbol" w:hAnsi="Symbol"/>
      </w:rPr>
    </w:lvl>
    <w:lvl w:ilvl="5" w:tplc="D7C092F6">
      <w:start w:val="1"/>
      <w:numFmt w:val="bullet"/>
      <w:lvlText w:val=""/>
      <w:lvlJc w:val="left"/>
      <w:pPr>
        <w:ind w:left="1080" w:hanging="360"/>
      </w:pPr>
      <w:rPr>
        <w:rFonts w:ascii="Symbol" w:hAnsi="Symbol"/>
      </w:rPr>
    </w:lvl>
    <w:lvl w:ilvl="6" w:tplc="50C4EC18">
      <w:start w:val="1"/>
      <w:numFmt w:val="bullet"/>
      <w:lvlText w:val=""/>
      <w:lvlJc w:val="left"/>
      <w:pPr>
        <w:ind w:left="1080" w:hanging="360"/>
      </w:pPr>
      <w:rPr>
        <w:rFonts w:ascii="Symbol" w:hAnsi="Symbol"/>
      </w:rPr>
    </w:lvl>
    <w:lvl w:ilvl="7" w:tplc="084235AA">
      <w:start w:val="1"/>
      <w:numFmt w:val="bullet"/>
      <w:lvlText w:val=""/>
      <w:lvlJc w:val="left"/>
      <w:pPr>
        <w:ind w:left="1080" w:hanging="360"/>
      </w:pPr>
      <w:rPr>
        <w:rFonts w:ascii="Symbol" w:hAnsi="Symbol"/>
      </w:rPr>
    </w:lvl>
    <w:lvl w:ilvl="8" w:tplc="46EC35FC">
      <w:start w:val="1"/>
      <w:numFmt w:val="bullet"/>
      <w:lvlText w:val=""/>
      <w:lvlJc w:val="left"/>
      <w:pPr>
        <w:ind w:left="1080" w:hanging="360"/>
      </w:pPr>
      <w:rPr>
        <w:rFonts w:ascii="Symbol" w:hAnsi="Symbol"/>
      </w:rPr>
    </w:lvl>
  </w:abstractNum>
  <w:abstractNum w:abstractNumId="10" w15:restartNumberingAfterBreak="0">
    <w:nsid w:val="5B382F53"/>
    <w:multiLevelType w:val="multilevel"/>
    <w:tmpl w:val="2E6AE8BE"/>
    <w:lvl w:ilvl="0">
      <w:start w:val="1"/>
      <w:numFmt w:val="decimal"/>
      <w:pStyle w:val="GlossrioSeo"/>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9116AA"/>
    <w:multiLevelType w:val="multilevel"/>
    <w:tmpl w:val="0DB429A4"/>
    <w:lvl w:ilvl="0">
      <w:start w:val="1"/>
      <w:numFmt w:val="decimal"/>
      <w:lvlText w:val="%1."/>
      <w:lvlJc w:val="left"/>
      <w:pPr>
        <w:ind w:left="360" w:hanging="360"/>
      </w:pPr>
      <w:rPr>
        <w:color w:val="auto"/>
        <w:sz w:val="24"/>
        <w:szCs w:val="24"/>
      </w:rPr>
    </w:lvl>
    <w:lvl w:ilvl="1">
      <w:start w:val="1"/>
      <w:numFmt w:val="decimal"/>
      <w:lvlText w:val="%1.%2."/>
      <w:lvlJc w:val="left"/>
      <w:pPr>
        <w:ind w:left="3551" w:hanging="432"/>
      </w:pPr>
      <w:rPr>
        <w:b w:val="0"/>
        <w:bCs w:val="0"/>
      </w:r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8600785"/>
    <w:multiLevelType w:val="multilevel"/>
    <w:tmpl w:val="92A66D26"/>
    <w:styleLink w:val="Estilo1"/>
    <w:lvl w:ilvl="0">
      <w:start w:val="3"/>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B6F5436"/>
    <w:multiLevelType w:val="hybridMultilevel"/>
    <w:tmpl w:val="DC7E8652"/>
    <w:lvl w:ilvl="0" w:tplc="A88204A0">
      <w:start w:val="1"/>
      <w:numFmt w:val="bullet"/>
      <w:pStyle w:val="itemtipoX"/>
      <w:lvlText w:val=""/>
      <w:lvlJc w:val="left"/>
      <w:pPr>
        <w:ind w:left="720" w:hanging="360"/>
      </w:pPr>
      <w:rPr>
        <w:rFonts w:ascii="Webdings" w:hAnsi="Web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E866817"/>
    <w:multiLevelType w:val="multilevel"/>
    <w:tmpl w:val="92A66D26"/>
    <w:styleLink w:val="Estilo2"/>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79663795">
    <w:abstractNumId w:val="6"/>
  </w:num>
  <w:num w:numId="2" w16cid:durableId="1651639655">
    <w:abstractNumId w:val="5"/>
  </w:num>
  <w:num w:numId="3" w16cid:durableId="961810014">
    <w:abstractNumId w:val="1"/>
  </w:num>
  <w:num w:numId="4" w16cid:durableId="221478477">
    <w:abstractNumId w:val="12"/>
  </w:num>
  <w:num w:numId="5" w16cid:durableId="1041248682">
    <w:abstractNumId w:val="14"/>
  </w:num>
  <w:num w:numId="6" w16cid:durableId="2135632575">
    <w:abstractNumId w:val="13"/>
  </w:num>
  <w:num w:numId="7" w16cid:durableId="682703834">
    <w:abstractNumId w:val="4"/>
  </w:num>
  <w:num w:numId="8" w16cid:durableId="1577470991">
    <w:abstractNumId w:val="0"/>
  </w:num>
  <w:num w:numId="9" w16cid:durableId="1104763239">
    <w:abstractNumId w:val="10"/>
  </w:num>
  <w:num w:numId="10" w16cid:durableId="314337374">
    <w:abstractNumId w:val="2"/>
  </w:num>
  <w:num w:numId="11" w16cid:durableId="524758443">
    <w:abstractNumId w:val="11"/>
  </w:num>
  <w:num w:numId="12" w16cid:durableId="669406846">
    <w:abstractNumId w:val="7"/>
  </w:num>
  <w:num w:numId="13" w16cid:durableId="1144808531">
    <w:abstractNumId w:val="8"/>
  </w:num>
  <w:num w:numId="14" w16cid:durableId="2050370948">
    <w:abstractNumId w:val="3"/>
  </w:num>
  <w:num w:numId="15" w16cid:durableId="1334141596">
    <w:abstractNumId w:val="5"/>
  </w:num>
  <w:num w:numId="16" w16cid:durableId="265962788">
    <w:abstractNumId w:val="5"/>
  </w:num>
  <w:num w:numId="17" w16cid:durableId="1175728412">
    <w:abstractNumId w:val="5"/>
  </w:num>
  <w:num w:numId="18" w16cid:durableId="792677565">
    <w:abstractNumId w:val="5"/>
  </w:num>
  <w:num w:numId="19" w16cid:durableId="388459691">
    <w:abstractNumId w:val="5"/>
  </w:num>
  <w:num w:numId="20" w16cid:durableId="2060863671">
    <w:abstractNumId w:val="5"/>
  </w:num>
  <w:num w:numId="21" w16cid:durableId="302852400">
    <w:abstractNumId w:val="5"/>
  </w:num>
  <w:num w:numId="22" w16cid:durableId="538248472">
    <w:abstractNumId w:val="5"/>
  </w:num>
  <w:num w:numId="23" w16cid:durableId="940920116">
    <w:abstractNumId w:val="1"/>
  </w:num>
  <w:num w:numId="24" w16cid:durableId="478544995">
    <w:abstractNumId w:val="1"/>
  </w:num>
  <w:num w:numId="25" w16cid:durableId="2064477428">
    <w:abstractNumId w:val="1"/>
  </w:num>
  <w:num w:numId="26" w16cid:durableId="216362440">
    <w:abstractNumId w:val="1"/>
  </w:num>
  <w:num w:numId="27" w16cid:durableId="1672179590">
    <w:abstractNumId w:val="5"/>
  </w:num>
  <w:num w:numId="28" w16cid:durableId="653067916">
    <w:abstractNumId w:val="9"/>
  </w:num>
  <w:num w:numId="29" w16cid:durableId="1456370050">
    <w:abstractNumId w:val="5"/>
  </w:num>
  <w:num w:numId="30" w16cid:durableId="654796672">
    <w:abstractNumId w:val="5"/>
  </w:num>
  <w:num w:numId="31" w16cid:durableId="1571230347">
    <w:abstractNumId w:val="5"/>
  </w:num>
  <w:num w:numId="32" w16cid:durableId="1310331197">
    <w:abstractNumId w:val="1"/>
  </w:num>
  <w:num w:numId="33" w16cid:durableId="678461029">
    <w:abstractNumId w:val="5"/>
  </w:num>
  <w:num w:numId="34" w16cid:durableId="1390686126">
    <w:abstractNumId w:val="5"/>
  </w:num>
  <w:num w:numId="35" w16cid:durableId="1644037794">
    <w:abstractNumId w:val="5"/>
  </w:num>
  <w:num w:numId="36" w16cid:durableId="333383302">
    <w:abstractNumId w:val="5"/>
  </w:num>
  <w:num w:numId="37" w16cid:durableId="1036543662">
    <w:abstractNumId w:val="5"/>
  </w:num>
  <w:num w:numId="38" w16cid:durableId="168645920">
    <w:abstractNumId w:val="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ley Alves Ferreira">
    <w15:presenceInfo w15:providerId="AD" w15:userId="S::harleyaf@tcu.gov.br::0e0436f8-7ec1-4d7d-8e84-d0f3ad07e748"/>
  </w15:person>
  <w15:person w15:author="Rafael Albuquerque da Silva">
    <w15:presenceInfo w15:providerId="AD" w15:userId="S::rafaelsilva@tcu.gov.br::55c7c211-1e36-45f8-b36e-78c19321c0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ctiveWritingStyle w:appName="MSWord" w:lang="pt-BR" w:vendorID="64" w:dllVersion="0" w:nlCheck="1" w:checkStyle="0"/>
  <w:activeWritingStyle w:appName="MSWord" w:lang="en-US" w:vendorID="64" w:dllVersion="0" w:nlCheck="1" w:checkStyle="0"/>
  <w:defaultTabStop w:val="709"/>
  <w:hyphenationZone w:val="425"/>
  <w:characterSpacingControl w:val="doNotCompress"/>
  <w:hdrShapeDefaults>
    <o:shapedefaults v:ext="edit" spidmax="2051"/>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304"/>
    <w:rsid w:val="00000095"/>
    <w:rsid w:val="000000B8"/>
    <w:rsid w:val="0000026C"/>
    <w:rsid w:val="00000270"/>
    <w:rsid w:val="00000366"/>
    <w:rsid w:val="000003AD"/>
    <w:rsid w:val="000004B6"/>
    <w:rsid w:val="00000523"/>
    <w:rsid w:val="000005AF"/>
    <w:rsid w:val="0000077D"/>
    <w:rsid w:val="000007F1"/>
    <w:rsid w:val="0000087F"/>
    <w:rsid w:val="000008AD"/>
    <w:rsid w:val="00000901"/>
    <w:rsid w:val="00000920"/>
    <w:rsid w:val="0000096F"/>
    <w:rsid w:val="000009C6"/>
    <w:rsid w:val="00000A72"/>
    <w:rsid w:val="00000AB9"/>
    <w:rsid w:val="00000B17"/>
    <w:rsid w:val="00000B59"/>
    <w:rsid w:val="00000B84"/>
    <w:rsid w:val="00000C7E"/>
    <w:rsid w:val="00000DC2"/>
    <w:rsid w:val="00000F14"/>
    <w:rsid w:val="00000F5A"/>
    <w:rsid w:val="00001052"/>
    <w:rsid w:val="0000115A"/>
    <w:rsid w:val="000014A6"/>
    <w:rsid w:val="00001521"/>
    <w:rsid w:val="00001536"/>
    <w:rsid w:val="00001538"/>
    <w:rsid w:val="0000158D"/>
    <w:rsid w:val="00001720"/>
    <w:rsid w:val="0000193E"/>
    <w:rsid w:val="00001953"/>
    <w:rsid w:val="00001B2E"/>
    <w:rsid w:val="00001E73"/>
    <w:rsid w:val="0000201D"/>
    <w:rsid w:val="00002055"/>
    <w:rsid w:val="00002156"/>
    <w:rsid w:val="000022CF"/>
    <w:rsid w:val="000022E9"/>
    <w:rsid w:val="000022F3"/>
    <w:rsid w:val="00002395"/>
    <w:rsid w:val="000023A9"/>
    <w:rsid w:val="00002555"/>
    <w:rsid w:val="00002568"/>
    <w:rsid w:val="0000259D"/>
    <w:rsid w:val="000026F6"/>
    <w:rsid w:val="000027A8"/>
    <w:rsid w:val="000027F6"/>
    <w:rsid w:val="00002901"/>
    <w:rsid w:val="000029AA"/>
    <w:rsid w:val="00002A57"/>
    <w:rsid w:val="00002A9E"/>
    <w:rsid w:val="00002C71"/>
    <w:rsid w:val="00002CA7"/>
    <w:rsid w:val="00002D4B"/>
    <w:rsid w:val="00002DAF"/>
    <w:rsid w:val="00002EBD"/>
    <w:rsid w:val="00002EC2"/>
    <w:rsid w:val="00002F66"/>
    <w:rsid w:val="00002FBE"/>
    <w:rsid w:val="0000306B"/>
    <w:rsid w:val="000031D2"/>
    <w:rsid w:val="00003228"/>
    <w:rsid w:val="00003237"/>
    <w:rsid w:val="000032B7"/>
    <w:rsid w:val="000032C8"/>
    <w:rsid w:val="000032E5"/>
    <w:rsid w:val="000033BD"/>
    <w:rsid w:val="000033C6"/>
    <w:rsid w:val="0000349D"/>
    <w:rsid w:val="0000362C"/>
    <w:rsid w:val="00003697"/>
    <w:rsid w:val="00003714"/>
    <w:rsid w:val="000037E9"/>
    <w:rsid w:val="000037F4"/>
    <w:rsid w:val="000038B3"/>
    <w:rsid w:val="00003A0B"/>
    <w:rsid w:val="00003AB2"/>
    <w:rsid w:val="00003AD8"/>
    <w:rsid w:val="00003BAD"/>
    <w:rsid w:val="00003D02"/>
    <w:rsid w:val="00004083"/>
    <w:rsid w:val="000041D7"/>
    <w:rsid w:val="00004253"/>
    <w:rsid w:val="0000427D"/>
    <w:rsid w:val="00004302"/>
    <w:rsid w:val="00004354"/>
    <w:rsid w:val="000043B6"/>
    <w:rsid w:val="000044B3"/>
    <w:rsid w:val="00004580"/>
    <w:rsid w:val="0000470D"/>
    <w:rsid w:val="00004841"/>
    <w:rsid w:val="00004892"/>
    <w:rsid w:val="00004980"/>
    <w:rsid w:val="000049F2"/>
    <w:rsid w:val="000049F9"/>
    <w:rsid w:val="00004A55"/>
    <w:rsid w:val="00004B2D"/>
    <w:rsid w:val="00004B86"/>
    <w:rsid w:val="00004EEB"/>
    <w:rsid w:val="00004EFE"/>
    <w:rsid w:val="00004F40"/>
    <w:rsid w:val="00005083"/>
    <w:rsid w:val="000050C3"/>
    <w:rsid w:val="000051A2"/>
    <w:rsid w:val="00005264"/>
    <w:rsid w:val="00005354"/>
    <w:rsid w:val="0000536E"/>
    <w:rsid w:val="000053E7"/>
    <w:rsid w:val="0000541E"/>
    <w:rsid w:val="00005488"/>
    <w:rsid w:val="00005616"/>
    <w:rsid w:val="000056B3"/>
    <w:rsid w:val="00005907"/>
    <w:rsid w:val="00005A4B"/>
    <w:rsid w:val="00005AC0"/>
    <w:rsid w:val="00005AD1"/>
    <w:rsid w:val="00005B9F"/>
    <w:rsid w:val="00005C80"/>
    <w:rsid w:val="00005DE9"/>
    <w:rsid w:val="00005E2E"/>
    <w:rsid w:val="00005E43"/>
    <w:rsid w:val="0000605C"/>
    <w:rsid w:val="0000605D"/>
    <w:rsid w:val="000060E4"/>
    <w:rsid w:val="000060FE"/>
    <w:rsid w:val="00006211"/>
    <w:rsid w:val="0000623F"/>
    <w:rsid w:val="000062DD"/>
    <w:rsid w:val="00006416"/>
    <w:rsid w:val="000066AE"/>
    <w:rsid w:val="000066CB"/>
    <w:rsid w:val="0000674A"/>
    <w:rsid w:val="00006866"/>
    <w:rsid w:val="0000689F"/>
    <w:rsid w:val="000068D4"/>
    <w:rsid w:val="000068EE"/>
    <w:rsid w:val="000069EC"/>
    <w:rsid w:val="00006A18"/>
    <w:rsid w:val="00006A46"/>
    <w:rsid w:val="00006EE9"/>
    <w:rsid w:val="00006F4E"/>
    <w:rsid w:val="00007068"/>
    <w:rsid w:val="00007171"/>
    <w:rsid w:val="0000718A"/>
    <w:rsid w:val="00007318"/>
    <w:rsid w:val="00007405"/>
    <w:rsid w:val="000075CF"/>
    <w:rsid w:val="000076DC"/>
    <w:rsid w:val="00007799"/>
    <w:rsid w:val="000078A8"/>
    <w:rsid w:val="000078CB"/>
    <w:rsid w:val="00007A8A"/>
    <w:rsid w:val="00007CBF"/>
    <w:rsid w:val="00007D0D"/>
    <w:rsid w:val="00007D7D"/>
    <w:rsid w:val="00007D8F"/>
    <w:rsid w:val="00007E8D"/>
    <w:rsid w:val="00007F55"/>
    <w:rsid w:val="00007F5A"/>
    <w:rsid w:val="00010120"/>
    <w:rsid w:val="000101A9"/>
    <w:rsid w:val="000102A1"/>
    <w:rsid w:val="000102DD"/>
    <w:rsid w:val="000103EA"/>
    <w:rsid w:val="0001086D"/>
    <w:rsid w:val="000108C4"/>
    <w:rsid w:val="0001091E"/>
    <w:rsid w:val="00010A5F"/>
    <w:rsid w:val="00010BBF"/>
    <w:rsid w:val="00010BE1"/>
    <w:rsid w:val="00010C09"/>
    <w:rsid w:val="00010C62"/>
    <w:rsid w:val="00010D9A"/>
    <w:rsid w:val="00010DBA"/>
    <w:rsid w:val="00011012"/>
    <w:rsid w:val="000110A3"/>
    <w:rsid w:val="00011119"/>
    <w:rsid w:val="00011148"/>
    <w:rsid w:val="00011215"/>
    <w:rsid w:val="0001126E"/>
    <w:rsid w:val="000113F3"/>
    <w:rsid w:val="00011590"/>
    <w:rsid w:val="000117BD"/>
    <w:rsid w:val="00011938"/>
    <w:rsid w:val="000119B7"/>
    <w:rsid w:val="00011A14"/>
    <w:rsid w:val="00011A5C"/>
    <w:rsid w:val="00011CE6"/>
    <w:rsid w:val="00011D8A"/>
    <w:rsid w:val="00011DC1"/>
    <w:rsid w:val="000120EF"/>
    <w:rsid w:val="0001214D"/>
    <w:rsid w:val="00012159"/>
    <w:rsid w:val="0001217D"/>
    <w:rsid w:val="000121F8"/>
    <w:rsid w:val="0001221A"/>
    <w:rsid w:val="000122C5"/>
    <w:rsid w:val="0001232A"/>
    <w:rsid w:val="00012427"/>
    <w:rsid w:val="000124D0"/>
    <w:rsid w:val="000124F9"/>
    <w:rsid w:val="0001256F"/>
    <w:rsid w:val="00012647"/>
    <w:rsid w:val="00012668"/>
    <w:rsid w:val="00012730"/>
    <w:rsid w:val="00012772"/>
    <w:rsid w:val="00012993"/>
    <w:rsid w:val="00012A46"/>
    <w:rsid w:val="00012ABB"/>
    <w:rsid w:val="00012B8D"/>
    <w:rsid w:val="00012CCA"/>
    <w:rsid w:val="00012D09"/>
    <w:rsid w:val="00012DF6"/>
    <w:rsid w:val="00012DFB"/>
    <w:rsid w:val="00012F4B"/>
    <w:rsid w:val="000130EA"/>
    <w:rsid w:val="0001318F"/>
    <w:rsid w:val="000131A3"/>
    <w:rsid w:val="0001322A"/>
    <w:rsid w:val="0001335A"/>
    <w:rsid w:val="0001339E"/>
    <w:rsid w:val="0001341C"/>
    <w:rsid w:val="00013431"/>
    <w:rsid w:val="0001344A"/>
    <w:rsid w:val="00013482"/>
    <w:rsid w:val="000134C1"/>
    <w:rsid w:val="000134FF"/>
    <w:rsid w:val="0001350E"/>
    <w:rsid w:val="000135CD"/>
    <w:rsid w:val="00013682"/>
    <w:rsid w:val="000136AA"/>
    <w:rsid w:val="0001378D"/>
    <w:rsid w:val="00013842"/>
    <w:rsid w:val="00013852"/>
    <w:rsid w:val="0001388D"/>
    <w:rsid w:val="000139C3"/>
    <w:rsid w:val="00013A8A"/>
    <w:rsid w:val="00013AB1"/>
    <w:rsid w:val="00013B1D"/>
    <w:rsid w:val="00013B60"/>
    <w:rsid w:val="00013C47"/>
    <w:rsid w:val="00013C5E"/>
    <w:rsid w:val="00013D45"/>
    <w:rsid w:val="00013E90"/>
    <w:rsid w:val="00014131"/>
    <w:rsid w:val="0001417F"/>
    <w:rsid w:val="00014184"/>
    <w:rsid w:val="0001421B"/>
    <w:rsid w:val="0001426E"/>
    <w:rsid w:val="0001428C"/>
    <w:rsid w:val="000142D8"/>
    <w:rsid w:val="0001437E"/>
    <w:rsid w:val="00014495"/>
    <w:rsid w:val="000144D4"/>
    <w:rsid w:val="00014538"/>
    <w:rsid w:val="00014541"/>
    <w:rsid w:val="0001456A"/>
    <w:rsid w:val="0001458B"/>
    <w:rsid w:val="0001458C"/>
    <w:rsid w:val="00014591"/>
    <w:rsid w:val="00014668"/>
    <w:rsid w:val="000147FA"/>
    <w:rsid w:val="0001484F"/>
    <w:rsid w:val="00014A8C"/>
    <w:rsid w:val="00014B6A"/>
    <w:rsid w:val="00014D1D"/>
    <w:rsid w:val="00014E21"/>
    <w:rsid w:val="00014EC3"/>
    <w:rsid w:val="00015155"/>
    <w:rsid w:val="00015156"/>
    <w:rsid w:val="00015229"/>
    <w:rsid w:val="00015241"/>
    <w:rsid w:val="0001535E"/>
    <w:rsid w:val="000153EC"/>
    <w:rsid w:val="0001563D"/>
    <w:rsid w:val="000156A8"/>
    <w:rsid w:val="000157F6"/>
    <w:rsid w:val="000159C1"/>
    <w:rsid w:val="00015AF8"/>
    <w:rsid w:val="00015B4E"/>
    <w:rsid w:val="00015BF3"/>
    <w:rsid w:val="00015C77"/>
    <w:rsid w:val="00015E63"/>
    <w:rsid w:val="00015F71"/>
    <w:rsid w:val="00015F91"/>
    <w:rsid w:val="0001606E"/>
    <w:rsid w:val="00016077"/>
    <w:rsid w:val="000160AA"/>
    <w:rsid w:val="000160F7"/>
    <w:rsid w:val="000161AC"/>
    <w:rsid w:val="000161AF"/>
    <w:rsid w:val="000161D0"/>
    <w:rsid w:val="00016273"/>
    <w:rsid w:val="00016314"/>
    <w:rsid w:val="000164AE"/>
    <w:rsid w:val="000164EF"/>
    <w:rsid w:val="00016592"/>
    <w:rsid w:val="000165BD"/>
    <w:rsid w:val="00016612"/>
    <w:rsid w:val="000166FD"/>
    <w:rsid w:val="000168BD"/>
    <w:rsid w:val="00016965"/>
    <w:rsid w:val="000169CA"/>
    <w:rsid w:val="00016ABC"/>
    <w:rsid w:val="00016B66"/>
    <w:rsid w:val="00016EC6"/>
    <w:rsid w:val="00016FC6"/>
    <w:rsid w:val="0001724C"/>
    <w:rsid w:val="00017347"/>
    <w:rsid w:val="0001737E"/>
    <w:rsid w:val="00017481"/>
    <w:rsid w:val="000174F4"/>
    <w:rsid w:val="000175A1"/>
    <w:rsid w:val="000177DE"/>
    <w:rsid w:val="00017954"/>
    <w:rsid w:val="00017B0F"/>
    <w:rsid w:val="00017B13"/>
    <w:rsid w:val="00017B4A"/>
    <w:rsid w:val="00017B77"/>
    <w:rsid w:val="00017BC5"/>
    <w:rsid w:val="00017C7B"/>
    <w:rsid w:val="00017E0F"/>
    <w:rsid w:val="00017F5D"/>
    <w:rsid w:val="00017FCC"/>
    <w:rsid w:val="0002014E"/>
    <w:rsid w:val="000201B4"/>
    <w:rsid w:val="0002032E"/>
    <w:rsid w:val="000203DB"/>
    <w:rsid w:val="00020493"/>
    <w:rsid w:val="0002049A"/>
    <w:rsid w:val="00020507"/>
    <w:rsid w:val="0002063A"/>
    <w:rsid w:val="00020698"/>
    <w:rsid w:val="00020784"/>
    <w:rsid w:val="000208AB"/>
    <w:rsid w:val="000209ED"/>
    <w:rsid w:val="00020ACD"/>
    <w:rsid w:val="00020B84"/>
    <w:rsid w:val="00020BE0"/>
    <w:rsid w:val="00020C0C"/>
    <w:rsid w:val="00020D62"/>
    <w:rsid w:val="00020EB5"/>
    <w:rsid w:val="00021092"/>
    <w:rsid w:val="000210C6"/>
    <w:rsid w:val="0002112C"/>
    <w:rsid w:val="000211B6"/>
    <w:rsid w:val="00021476"/>
    <w:rsid w:val="00021645"/>
    <w:rsid w:val="00021A38"/>
    <w:rsid w:val="00021BB2"/>
    <w:rsid w:val="00021D80"/>
    <w:rsid w:val="00021DA0"/>
    <w:rsid w:val="00021DA4"/>
    <w:rsid w:val="00021DAE"/>
    <w:rsid w:val="00021E36"/>
    <w:rsid w:val="00021EAC"/>
    <w:rsid w:val="00021F3B"/>
    <w:rsid w:val="0002219F"/>
    <w:rsid w:val="000221D0"/>
    <w:rsid w:val="000222C9"/>
    <w:rsid w:val="00022392"/>
    <w:rsid w:val="000223EE"/>
    <w:rsid w:val="000225A4"/>
    <w:rsid w:val="00022666"/>
    <w:rsid w:val="000226BF"/>
    <w:rsid w:val="0002275D"/>
    <w:rsid w:val="000227F5"/>
    <w:rsid w:val="0002286F"/>
    <w:rsid w:val="00022915"/>
    <w:rsid w:val="00022A43"/>
    <w:rsid w:val="00022AC1"/>
    <w:rsid w:val="00022C16"/>
    <w:rsid w:val="00022DDD"/>
    <w:rsid w:val="00022DE6"/>
    <w:rsid w:val="00022DEB"/>
    <w:rsid w:val="00022FA6"/>
    <w:rsid w:val="0002301C"/>
    <w:rsid w:val="0002303A"/>
    <w:rsid w:val="000230AA"/>
    <w:rsid w:val="0002313D"/>
    <w:rsid w:val="00023276"/>
    <w:rsid w:val="00023369"/>
    <w:rsid w:val="00023679"/>
    <w:rsid w:val="0002378B"/>
    <w:rsid w:val="000237D5"/>
    <w:rsid w:val="00023877"/>
    <w:rsid w:val="0002393A"/>
    <w:rsid w:val="00023952"/>
    <w:rsid w:val="00023995"/>
    <w:rsid w:val="000239C3"/>
    <w:rsid w:val="00023A25"/>
    <w:rsid w:val="00023A46"/>
    <w:rsid w:val="00023A82"/>
    <w:rsid w:val="00023B05"/>
    <w:rsid w:val="00023D5C"/>
    <w:rsid w:val="00023E4C"/>
    <w:rsid w:val="00023FF1"/>
    <w:rsid w:val="0002400A"/>
    <w:rsid w:val="0002409C"/>
    <w:rsid w:val="00024136"/>
    <w:rsid w:val="00024165"/>
    <w:rsid w:val="000242F7"/>
    <w:rsid w:val="00024323"/>
    <w:rsid w:val="0002433D"/>
    <w:rsid w:val="00024373"/>
    <w:rsid w:val="000243BB"/>
    <w:rsid w:val="0002447D"/>
    <w:rsid w:val="000244EC"/>
    <w:rsid w:val="000245A1"/>
    <w:rsid w:val="000245E5"/>
    <w:rsid w:val="0002466B"/>
    <w:rsid w:val="000246AE"/>
    <w:rsid w:val="000246EE"/>
    <w:rsid w:val="00024765"/>
    <w:rsid w:val="00024792"/>
    <w:rsid w:val="000247E3"/>
    <w:rsid w:val="00024960"/>
    <w:rsid w:val="000249FF"/>
    <w:rsid w:val="00024BC0"/>
    <w:rsid w:val="00024DC7"/>
    <w:rsid w:val="00024DD2"/>
    <w:rsid w:val="00024E24"/>
    <w:rsid w:val="00024E59"/>
    <w:rsid w:val="00024F14"/>
    <w:rsid w:val="00025069"/>
    <w:rsid w:val="0002515E"/>
    <w:rsid w:val="000251A7"/>
    <w:rsid w:val="000251B2"/>
    <w:rsid w:val="000252E3"/>
    <w:rsid w:val="000253A7"/>
    <w:rsid w:val="0002547D"/>
    <w:rsid w:val="000254D5"/>
    <w:rsid w:val="00025525"/>
    <w:rsid w:val="000255E0"/>
    <w:rsid w:val="000255E3"/>
    <w:rsid w:val="000256C2"/>
    <w:rsid w:val="00025740"/>
    <w:rsid w:val="0002578C"/>
    <w:rsid w:val="00025886"/>
    <w:rsid w:val="0002597B"/>
    <w:rsid w:val="000259F4"/>
    <w:rsid w:val="00025B46"/>
    <w:rsid w:val="00025C61"/>
    <w:rsid w:val="00025D64"/>
    <w:rsid w:val="00025E13"/>
    <w:rsid w:val="00025FD9"/>
    <w:rsid w:val="000260E7"/>
    <w:rsid w:val="000262B3"/>
    <w:rsid w:val="00026331"/>
    <w:rsid w:val="00026375"/>
    <w:rsid w:val="000266BC"/>
    <w:rsid w:val="0002678C"/>
    <w:rsid w:val="00026B72"/>
    <w:rsid w:val="00026B9E"/>
    <w:rsid w:val="00026FB4"/>
    <w:rsid w:val="00027055"/>
    <w:rsid w:val="00027091"/>
    <w:rsid w:val="000271DA"/>
    <w:rsid w:val="0002739C"/>
    <w:rsid w:val="0002746A"/>
    <w:rsid w:val="000274D4"/>
    <w:rsid w:val="000274EE"/>
    <w:rsid w:val="0002750B"/>
    <w:rsid w:val="00027575"/>
    <w:rsid w:val="000275E6"/>
    <w:rsid w:val="000276A0"/>
    <w:rsid w:val="00027898"/>
    <w:rsid w:val="000279DD"/>
    <w:rsid w:val="00027C3F"/>
    <w:rsid w:val="00027CF0"/>
    <w:rsid w:val="00027D2C"/>
    <w:rsid w:val="00027D70"/>
    <w:rsid w:val="00027DF5"/>
    <w:rsid w:val="00027E43"/>
    <w:rsid w:val="00027E93"/>
    <w:rsid w:val="00027EBB"/>
    <w:rsid w:val="00027F96"/>
    <w:rsid w:val="000301A1"/>
    <w:rsid w:val="00030362"/>
    <w:rsid w:val="000304ED"/>
    <w:rsid w:val="0003052E"/>
    <w:rsid w:val="00030645"/>
    <w:rsid w:val="00030669"/>
    <w:rsid w:val="00030873"/>
    <w:rsid w:val="0003092C"/>
    <w:rsid w:val="000309C3"/>
    <w:rsid w:val="00030A30"/>
    <w:rsid w:val="00030A46"/>
    <w:rsid w:val="00030ABF"/>
    <w:rsid w:val="00030AD4"/>
    <w:rsid w:val="00030C1C"/>
    <w:rsid w:val="00030CF4"/>
    <w:rsid w:val="00030D81"/>
    <w:rsid w:val="00030E4A"/>
    <w:rsid w:val="00030E8E"/>
    <w:rsid w:val="00030EA0"/>
    <w:rsid w:val="00030EEE"/>
    <w:rsid w:val="00030F7F"/>
    <w:rsid w:val="000310ED"/>
    <w:rsid w:val="000311D7"/>
    <w:rsid w:val="000311DD"/>
    <w:rsid w:val="000311F9"/>
    <w:rsid w:val="0003123E"/>
    <w:rsid w:val="0003128F"/>
    <w:rsid w:val="00031434"/>
    <w:rsid w:val="000314C4"/>
    <w:rsid w:val="000314FA"/>
    <w:rsid w:val="00031579"/>
    <w:rsid w:val="00031813"/>
    <w:rsid w:val="0003193B"/>
    <w:rsid w:val="00031A87"/>
    <w:rsid w:val="00031B33"/>
    <w:rsid w:val="00031C2B"/>
    <w:rsid w:val="00031C38"/>
    <w:rsid w:val="00031E97"/>
    <w:rsid w:val="00031EB4"/>
    <w:rsid w:val="00031FE3"/>
    <w:rsid w:val="0003205F"/>
    <w:rsid w:val="00032129"/>
    <w:rsid w:val="0003216C"/>
    <w:rsid w:val="000321BE"/>
    <w:rsid w:val="00032242"/>
    <w:rsid w:val="0003243C"/>
    <w:rsid w:val="000324AF"/>
    <w:rsid w:val="00032513"/>
    <w:rsid w:val="0003252B"/>
    <w:rsid w:val="000325A5"/>
    <w:rsid w:val="0003261E"/>
    <w:rsid w:val="000326C2"/>
    <w:rsid w:val="00032765"/>
    <w:rsid w:val="00032858"/>
    <w:rsid w:val="000328E2"/>
    <w:rsid w:val="00032907"/>
    <w:rsid w:val="0003299B"/>
    <w:rsid w:val="000329EC"/>
    <w:rsid w:val="00032C91"/>
    <w:rsid w:val="00032CF4"/>
    <w:rsid w:val="00032DA0"/>
    <w:rsid w:val="00032DCA"/>
    <w:rsid w:val="00032E14"/>
    <w:rsid w:val="00032F81"/>
    <w:rsid w:val="00032FEE"/>
    <w:rsid w:val="000330F9"/>
    <w:rsid w:val="00033112"/>
    <w:rsid w:val="00033132"/>
    <w:rsid w:val="0003317F"/>
    <w:rsid w:val="0003345C"/>
    <w:rsid w:val="00033650"/>
    <w:rsid w:val="00033711"/>
    <w:rsid w:val="0003382F"/>
    <w:rsid w:val="00033834"/>
    <w:rsid w:val="0003383B"/>
    <w:rsid w:val="00033951"/>
    <w:rsid w:val="00033A03"/>
    <w:rsid w:val="00033C4F"/>
    <w:rsid w:val="00033DF0"/>
    <w:rsid w:val="00033FEF"/>
    <w:rsid w:val="00034064"/>
    <w:rsid w:val="0003408F"/>
    <w:rsid w:val="000340D3"/>
    <w:rsid w:val="000340E5"/>
    <w:rsid w:val="000340FE"/>
    <w:rsid w:val="00034216"/>
    <w:rsid w:val="00034217"/>
    <w:rsid w:val="00034282"/>
    <w:rsid w:val="000342C8"/>
    <w:rsid w:val="00034328"/>
    <w:rsid w:val="00034356"/>
    <w:rsid w:val="000343AB"/>
    <w:rsid w:val="000343D3"/>
    <w:rsid w:val="0003449D"/>
    <w:rsid w:val="000344D9"/>
    <w:rsid w:val="000345C6"/>
    <w:rsid w:val="000345D9"/>
    <w:rsid w:val="000347E4"/>
    <w:rsid w:val="000348D1"/>
    <w:rsid w:val="00034A36"/>
    <w:rsid w:val="00034A71"/>
    <w:rsid w:val="00034B42"/>
    <w:rsid w:val="00034B46"/>
    <w:rsid w:val="00034B60"/>
    <w:rsid w:val="00034BF3"/>
    <w:rsid w:val="00034C68"/>
    <w:rsid w:val="00034CC3"/>
    <w:rsid w:val="00034D21"/>
    <w:rsid w:val="00034E54"/>
    <w:rsid w:val="00034EE5"/>
    <w:rsid w:val="00034F45"/>
    <w:rsid w:val="00034F8D"/>
    <w:rsid w:val="00034FCF"/>
    <w:rsid w:val="00035025"/>
    <w:rsid w:val="0003504E"/>
    <w:rsid w:val="00035060"/>
    <w:rsid w:val="000351A3"/>
    <w:rsid w:val="000351E1"/>
    <w:rsid w:val="000351EC"/>
    <w:rsid w:val="0003524C"/>
    <w:rsid w:val="000352FF"/>
    <w:rsid w:val="0003534C"/>
    <w:rsid w:val="00035545"/>
    <w:rsid w:val="00035555"/>
    <w:rsid w:val="0003568D"/>
    <w:rsid w:val="0003591F"/>
    <w:rsid w:val="00035A0A"/>
    <w:rsid w:val="00035A73"/>
    <w:rsid w:val="00035DD9"/>
    <w:rsid w:val="00035E2F"/>
    <w:rsid w:val="00035E5F"/>
    <w:rsid w:val="00035ED6"/>
    <w:rsid w:val="00035EFC"/>
    <w:rsid w:val="00035EFF"/>
    <w:rsid w:val="00035F5B"/>
    <w:rsid w:val="0003609A"/>
    <w:rsid w:val="00036129"/>
    <w:rsid w:val="00036184"/>
    <w:rsid w:val="00036291"/>
    <w:rsid w:val="0003630D"/>
    <w:rsid w:val="00036361"/>
    <w:rsid w:val="00036377"/>
    <w:rsid w:val="000364BB"/>
    <w:rsid w:val="00036652"/>
    <w:rsid w:val="0003668B"/>
    <w:rsid w:val="00036742"/>
    <w:rsid w:val="00036758"/>
    <w:rsid w:val="00036864"/>
    <w:rsid w:val="0003690D"/>
    <w:rsid w:val="000369B3"/>
    <w:rsid w:val="00036A7B"/>
    <w:rsid w:val="00036B03"/>
    <w:rsid w:val="00036C19"/>
    <w:rsid w:val="00036C39"/>
    <w:rsid w:val="00036CB6"/>
    <w:rsid w:val="00036D31"/>
    <w:rsid w:val="00036E56"/>
    <w:rsid w:val="00037028"/>
    <w:rsid w:val="000370A0"/>
    <w:rsid w:val="000370A5"/>
    <w:rsid w:val="00037393"/>
    <w:rsid w:val="000374A1"/>
    <w:rsid w:val="00037512"/>
    <w:rsid w:val="000375FB"/>
    <w:rsid w:val="00037757"/>
    <w:rsid w:val="000377C8"/>
    <w:rsid w:val="000377FD"/>
    <w:rsid w:val="00037857"/>
    <w:rsid w:val="0003790E"/>
    <w:rsid w:val="0003793C"/>
    <w:rsid w:val="0003795B"/>
    <w:rsid w:val="000379C6"/>
    <w:rsid w:val="00037C27"/>
    <w:rsid w:val="00037CA0"/>
    <w:rsid w:val="00037CB0"/>
    <w:rsid w:val="00037CD4"/>
    <w:rsid w:val="00037D6A"/>
    <w:rsid w:val="00037EA9"/>
    <w:rsid w:val="00037ED7"/>
    <w:rsid w:val="0004007F"/>
    <w:rsid w:val="0004018B"/>
    <w:rsid w:val="00040274"/>
    <w:rsid w:val="00040325"/>
    <w:rsid w:val="000403A4"/>
    <w:rsid w:val="000405D8"/>
    <w:rsid w:val="0004061E"/>
    <w:rsid w:val="00040635"/>
    <w:rsid w:val="0004069C"/>
    <w:rsid w:val="00040884"/>
    <w:rsid w:val="00040A19"/>
    <w:rsid w:val="00040B0C"/>
    <w:rsid w:val="00040B20"/>
    <w:rsid w:val="00040BC0"/>
    <w:rsid w:val="00040C4A"/>
    <w:rsid w:val="00040C72"/>
    <w:rsid w:val="00040CA8"/>
    <w:rsid w:val="00040E20"/>
    <w:rsid w:val="00040F8B"/>
    <w:rsid w:val="0004115E"/>
    <w:rsid w:val="000411AB"/>
    <w:rsid w:val="000411C3"/>
    <w:rsid w:val="000411D5"/>
    <w:rsid w:val="000411FB"/>
    <w:rsid w:val="000412BE"/>
    <w:rsid w:val="000412F0"/>
    <w:rsid w:val="000413DA"/>
    <w:rsid w:val="000413E3"/>
    <w:rsid w:val="00041555"/>
    <w:rsid w:val="00041711"/>
    <w:rsid w:val="0004171D"/>
    <w:rsid w:val="00041824"/>
    <w:rsid w:val="00041936"/>
    <w:rsid w:val="000419A1"/>
    <w:rsid w:val="00041A9A"/>
    <w:rsid w:val="00041BA2"/>
    <w:rsid w:val="00041C88"/>
    <w:rsid w:val="00041CE4"/>
    <w:rsid w:val="00041D87"/>
    <w:rsid w:val="00041DEC"/>
    <w:rsid w:val="00041E06"/>
    <w:rsid w:val="00041F44"/>
    <w:rsid w:val="00041F66"/>
    <w:rsid w:val="00041FD3"/>
    <w:rsid w:val="00041FDC"/>
    <w:rsid w:val="000420A9"/>
    <w:rsid w:val="000421F1"/>
    <w:rsid w:val="0004230B"/>
    <w:rsid w:val="00042315"/>
    <w:rsid w:val="000423F9"/>
    <w:rsid w:val="00042433"/>
    <w:rsid w:val="00042448"/>
    <w:rsid w:val="000424EB"/>
    <w:rsid w:val="000425B7"/>
    <w:rsid w:val="00042621"/>
    <w:rsid w:val="0004268E"/>
    <w:rsid w:val="0004272F"/>
    <w:rsid w:val="000428EF"/>
    <w:rsid w:val="000429EA"/>
    <w:rsid w:val="00042A19"/>
    <w:rsid w:val="00042A1C"/>
    <w:rsid w:val="00042A30"/>
    <w:rsid w:val="00042AB5"/>
    <w:rsid w:val="00042B13"/>
    <w:rsid w:val="00042C1E"/>
    <w:rsid w:val="00042D18"/>
    <w:rsid w:val="00042E57"/>
    <w:rsid w:val="00042F11"/>
    <w:rsid w:val="000430AB"/>
    <w:rsid w:val="00043154"/>
    <w:rsid w:val="00043176"/>
    <w:rsid w:val="0004319F"/>
    <w:rsid w:val="00043259"/>
    <w:rsid w:val="000432A6"/>
    <w:rsid w:val="000432DC"/>
    <w:rsid w:val="00043301"/>
    <w:rsid w:val="00043351"/>
    <w:rsid w:val="00043425"/>
    <w:rsid w:val="000434D6"/>
    <w:rsid w:val="00043543"/>
    <w:rsid w:val="00043551"/>
    <w:rsid w:val="0004359B"/>
    <w:rsid w:val="00043613"/>
    <w:rsid w:val="000438CC"/>
    <w:rsid w:val="000439E6"/>
    <w:rsid w:val="00043B9D"/>
    <w:rsid w:val="00043BA3"/>
    <w:rsid w:val="00043ED0"/>
    <w:rsid w:val="00043EE4"/>
    <w:rsid w:val="00043EFE"/>
    <w:rsid w:val="00043F04"/>
    <w:rsid w:val="00043F7C"/>
    <w:rsid w:val="00043FA8"/>
    <w:rsid w:val="0004402A"/>
    <w:rsid w:val="00044370"/>
    <w:rsid w:val="0004444D"/>
    <w:rsid w:val="00044555"/>
    <w:rsid w:val="000445A4"/>
    <w:rsid w:val="000446D3"/>
    <w:rsid w:val="00044737"/>
    <w:rsid w:val="0004473A"/>
    <w:rsid w:val="0004479E"/>
    <w:rsid w:val="00044AE5"/>
    <w:rsid w:val="00044BC7"/>
    <w:rsid w:val="00044C9F"/>
    <w:rsid w:val="00044CC0"/>
    <w:rsid w:val="00044D58"/>
    <w:rsid w:val="00044D9E"/>
    <w:rsid w:val="00044DDE"/>
    <w:rsid w:val="00044E0C"/>
    <w:rsid w:val="00044E17"/>
    <w:rsid w:val="00044EFE"/>
    <w:rsid w:val="0004509C"/>
    <w:rsid w:val="00045100"/>
    <w:rsid w:val="00045185"/>
    <w:rsid w:val="00045295"/>
    <w:rsid w:val="00045553"/>
    <w:rsid w:val="000455DA"/>
    <w:rsid w:val="00045693"/>
    <w:rsid w:val="00045708"/>
    <w:rsid w:val="00045722"/>
    <w:rsid w:val="00045769"/>
    <w:rsid w:val="000457DB"/>
    <w:rsid w:val="0004581F"/>
    <w:rsid w:val="0004591F"/>
    <w:rsid w:val="00045961"/>
    <w:rsid w:val="0004597B"/>
    <w:rsid w:val="00045B89"/>
    <w:rsid w:val="00045C15"/>
    <w:rsid w:val="00045CE7"/>
    <w:rsid w:val="00045CE8"/>
    <w:rsid w:val="00045DE7"/>
    <w:rsid w:val="00045E0D"/>
    <w:rsid w:val="00045E5B"/>
    <w:rsid w:val="00045E9E"/>
    <w:rsid w:val="00045F4E"/>
    <w:rsid w:val="00046038"/>
    <w:rsid w:val="00046118"/>
    <w:rsid w:val="00046178"/>
    <w:rsid w:val="000461C1"/>
    <w:rsid w:val="00046204"/>
    <w:rsid w:val="0004626A"/>
    <w:rsid w:val="00046290"/>
    <w:rsid w:val="000463B9"/>
    <w:rsid w:val="00046722"/>
    <w:rsid w:val="00046755"/>
    <w:rsid w:val="000467A5"/>
    <w:rsid w:val="0004681C"/>
    <w:rsid w:val="00046951"/>
    <w:rsid w:val="00046988"/>
    <w:rsid w:val="00046A3D"/>
    <w:rsid w:val="00046A52"/>
    <w:rsid w:val="00046AE4"/>
    <w:rsid w:val="00046BD8"/>
    <w:rsid w:val="00046C17"/>
    <w:rsid w:val="00046C3D"/>
    <w:rsid w:val="00046D90"/>
    <w:rsid w:val="00047189"/>
    <w:rsid w:val="00047281"/>
    <w:rsid w:val="00047298"/>
    <w:rsid w:val="00047374"/>
    <w:rsid w:val="0004737B"/>
    <w:rsid w:val="00047386"/>
    <w:rsid w:val="000475BA"/>
    <w:rsid w:val="0004767B"/>
    <w:rsid w:val="000476EB"/>
    <w:rsid w:val="00047790"/>
    <w:rsid w:val="0004786B"/>
    <w:rsid w:val="000478B4"/>
    <w:rsid w:val="000478EA"/>
    <w:rsid w:val="000478ED"/>
    <w:rsid w:val="00047C78"/>
    <w:rsid w:val="00047CF2"/>
    <w:rsid w:val="00047E30"/>
    <w:rsid w:val="00047E80"/>
    <w:rsid w:val="00047EC9"/>
    <w:rsid w:val="00050066"/>
    <w:rsid w:val="00050073"/>
    <w:rsid w:val="00050131"/>
    <w:rsid w:val="00050180"/>
    <w:rsid w:val="000501A4"/>
    <w:rsid w:val="000501AF"/>
    <w:rsid w:val="000501BE"/>
    <w:rsid w:val="000501C7"/>
    <w:rsid w:val="000502C0"/>
    <w:rsid w:val="000502D2"/>
    <w:rsid w:val="00050421"/>
    <w:rsid w:val="00050513"/>
    <w:rsid w:val="0005058B"/>
    <w:rsid w:val="00050594"/>
    <w:rsid w:val="0005079A"/>
    <w:rsid w:val="0005079E"/>
    <w:rsid w:val="00050AA6"/>
    <w:rsid w:val="0005101C"/>
    <w:rsid w:val="0005122D"/>
    <w:rsid w:val="00051248"/>
    <w:rsid w:val="00051286"/>
    <w:rsid w:val="000513D5"/>
    <w:rsid w:val="0005172F"/>
    <w:rsid w:val="00051783"/>
    <w:rsid w:val="000517BE"/>
    <w:rsid w:val="00051B88"/>
    <w:rsid w:val="00051C32"/>
    <w:rsid w:val="00051D21"/>
    <w:rsid w:val="00051F60"/>
    <w:rsid w:val="00051FD5"/>
    <w:rsid w:val="00052189"/>
    <w:rsid w:val="000523E9"/>
    <w:rsid w:val="0005243E"/>
    <w:rsid w:val="00052715"/>
    <w:rsid w:val="000527E9"/>
    <w:rsid w:val="0005285F"/>
    <w:rsid w:val="0005289E"/>
    <w:rsid w:val="000528F1"/>
    <w:rsid w:val="000529EF"/>
    <w:rsid w:val="00052B5C"/>
    <w:rsid w:val="00052C3B"/>
    <w:rsid w:val="00052C75"/>
    <w:rsid w:val="00052CB5"/>
    <w:rsid w:val="00052F59"/>
    <w:rsid w:val="0005324A"/>
    <w:rsid w:val="000532EE"/>
    <w:rsid w:val="0005340D"/>
    <w:rsid w:val="000534FA"/>
    <w:rsid w:val="00053503"/>
    <w:rsid w:val="000535BD"/>
    <w:rsid w:val="00053941"/>
    <w:rsid w:val="00053972"/>
    <w:rsid w:val="00053AD1"/>
    <w:rsid w:val="00053C75"/>
    <w:rsid w:val="00053EE4"/>
    <w:rsid w:val="00054185"/>
    <w:rsid w:val="0005422D"/>
    <w:rsid w:val="0005425C"/>
    <w:rsid w:val="00054408"/>
    <w:rsid w:val="0005444D"/>
    <w:rsid w:val="00054614"/>
    <w:rsid w:val="0005469F"/>
    <w:rsid w:val="00054797"/>
    <w:rsid w:val="000548B4"/>
    <w:rsid w:val="00054993"/>
    <w:rsid w:val="00054BB9"/>
    <w:rsid w:val="00054C5C"/>
    <w:rsid w:val="00054C96"/>
    <w:rsid w:val="00054CA1"/>
    <w:rsid w:val="00054CB0"/>
    <w:rsid w:val="00054CD6"/>
    <w:rsid w:val="00054D3F"/>
    <w:rsid w:val="00054E40"/>
    <w:rsid w:val="00054F42"/>
    <w:rsid w:val="00054FD1"/>
    <w:rsid w:val="00054FD4"/>
    <w:rsid w:val="0005505B"/>
    <w:rsid w:val="000550BB"/>
    <w:rsid w:val="000550CC"/>
    <w:rsid w:val="000551BD"/>
    <w:rsid w:val="00055241"/>
    <w:rsid w:val="0005529E"/>
    <w:rsid w:val="000552B7"/>
    <w:rsid w:val="000553A3"/>
    <w:rsid w:val="000553B6"/>
    <w:rsid w:val="00055551"/>
    <w:rsid w:val="0005555D"/>
    <w:rsid w:val="00055654"/>
    <w:rsid w:val="00055694"/>
    <w:rsid w:val="00055810"/>
    <w:rsid w:val="00055863"/>
    <w:rsid w:val="0005598F"/>
    <w:rsid w:val="0005599A"/>
    <w:rsid w:val="000559B1"/>
    <w:rsid w:val="00055A31"/>
    <w:rsid w:val="00055CDD"/>
    <w:rsid w:val="00055DA2"/>
    <w:rsid w:val="00055F52"/>
    <w:rsid w:val="00055FB9"/>
    <w:rsid w:val="0005617C"/>
    <w:rsid w:val="000561DF"/>
    <w:rsid w:val="00056299"/>
    <w:rsid w:val="0005629A"/>
    <w:rsid w:val="000562A8"/>
    <w:rsid w:val="000565A5"/>
    <w:rsid w:val="0005669B"/>
    <w:rsid w:val="0005678B"/>
    <w:rsid w:val="000568E3"/>
    <w:rsid w:val="0005694A"/>
    <w:rsid w:val="000569EE"/>
    <w:rsid w:val="00056A15"/>
    <w:rsid w:val="00056A26"/>
    <w:rsid w:val="00056AAA"/>
    <w:rsid w:val="00056AFC"/>
    <w:rsid w:val="00056B15"/>
    <w:rsid w:val="00056B96"/>
    <w:rsid w:val="00056BFD"/>
    <w:rsid w:val="00056D6D"/>
    <w:rsid w:val="00056E32"/>
    <w:rsid w:val="00056E62"/>
    <w:rsid w:val="00056F6F"/>
    <w:rsid w:val="0005716F"/>
    <w:rsid w:val="0005719C"/>
    <w:rsid w:val="0005729A"/>
    <w:rsid w:val="0005729F"/>
    <w:rsid w:val="000572B4"/>
    <w:rsid w:val="000572D9"/>
    <w:rsid w:val="00057320"/>
    <w:rsid w:val="00057329"/>
    <w:rsid w:val="00057388"/>
    <w:rsid w:val="000573FC"/>
    <w:rsid w:val="0005754E"/>
    <w:rsid w:val="00057610"/>
    <w:rsid w:val="0005765C"/>
    <w:rsid w:val="00057935"/>
    <w:rsid w:val="00057A72"/>
    <w:rsid w:val="00057AB6"/>
    <w:rsid w:val="00057ADB"/>
    <w:rsid w:val="00057BE5"/>
    <w:rsid w:val="00057C18"/>
    <w:rsid w:val="00057C19"/>
    <w:rsid w:val="00057CAE"/>
    <w:rsid w:val="00057CD1"/>
    <w:rsid w:val="00057DF8"/>
    <w:rsid w:val="00057E23"/>
    <w:rsid w:val="00057E46"/>
    <w:rsid w:val="00057F6A"/>
    <w:rsid w:val="00057F84"/>
    <w:rsid w:val="00057FFA"/>
    <w:rsid w:val="00060233"/>
    <w:rsid w:val="000604C3"/>
    <w:rsid w:val="00060591"/>
    <w:rsid w:val="000605AF"/>
    <w:rsid w:val="00060852"/>
    <w:rsid w:val="00060A09"/>
    <w:rsid w:val="00060A51"/>
    <w:rsid w:val="00060BF7"/>
    <w:rsid w:val="00060C9E"/>
    <w:rsid w:val="00060D02"/>
    <w:rsid w:val="00060D57"/>
    <w:rsid w:val="00060D58"/>
    <w:rsid w:val="00060DCF"/>
    <w:rsid w:val="00060E46"/>
    <w:rsid w:val="00060F42"/>
    <w:rsid w:val="00060F99"/>
    <w:rsid w:val="00060FFD"/>
    <w:rsid w:val="0006107C"/>
    <w:rsid w:val="000610D8"/>
    <w:rsid w:val="00061109"/>
    <w:rsid w:val="00061300"/>
    <w:rsid w:val="000613BE"/>
    <w:rsid w:val="000613FB"/>
    <w:rsid w:val="00061658"/>
    <w:rsid w:val="00061677"/>
    <w:rsid w:val="00061837"/>
    <w:rsid w:val="000618B9"/>
    <w:rsid w:val="000618CA"/>
    <w:rsid w:val="00061935"/>
    <w:rsid w:val="00061BE0"/>
    <w:rsid w:val="00061C51"/>
    <w:rsid w:val="00061CA6"/>
    <w:rsid w:val="00061D16"/>
    <w:rsid w:val="00061E33"/>
    <w:rsid w:val="00061E40"/>
    <w:rsid w:val="00061E70"/>
    <w:rsid w:val="00061EA0"/>
    <w:rsid w:val="00061EE8"/>
    <w:rsid w:val="00061EEB"/>
    <w:rsid w:val="00061F71"/>
    <w:rsid w:val="00061FEF"/>
    <w:rsid w:val="000620BE"/>
    <w:rsid w:val="000620C5"/>
    <w:rsid w:val="00062263"/>
    <w:rsid w:val="000622B7"/>
    <w:rsid w:val="000623B2"/>
    <w:rsid w:val="00062552"/>
    <w:rsid w:val="00062564"/>
    <w:rsid w:val="0006275E"/>
    <w:rsid w:val="000628B1"/>
    <w:rsid w:val="0006297E"/>
    <w:rsid w:val="00062A95"/>
    <w:rsid w:val="00062AD3"/>
    <w:rsid w:val="00062B3F"/>
    <w:rsid w:val="00062BAE"/>
    <w:rsid w:val="00062BAF"/>
    <w:rsid w:val="00062C2F"/>
    <w:rsid w:val="00062CD5"/>
    <w:rsid w:val="00062DCB"/>
    <w:rsid w:val="00062E91"/>
    <w:rsid w:val="00062FB0"/>
    <w:rsid w:val="00062FEE"/>
    <w:rsid w:val="00063081"/>
    <w:rsid w:val="00063095"/>
    <w:rsid w:val="000631A1"/>
    <w:rsid w:val="00063213"/>
    <w:rsid w:val="00063462"/>
    <w:rsid w:val="000634A3"/>
    <w:rsid w:val="0006355F"/>
    <w:rsid w:val="00063680"/>
    <w:rsid w:val="00063763"/>
    <w:rsid w:val="00063876"/>
    <w:rsid w:val="00063882"/>
    <w:rsid w:val="000638C1"/>
    <w:rsid w:val="00063997"/>
    <w:rsid w:val="00063C2B"/>
    <w:rsid w:val="00063E12"/>
    <w:rsid w:val="000640B9"/>
    <w:rsid w:val="0006410C"/>
    <w:rsid w:val="00064149"/>
    <w:rsid w:val="0006420E"/>
    <w:rsid w:val="000643A4"/>
    <w:rsid w:val="000643CB"/>
    <w:rsid w:val="000644BE"/>
    <w:rsid w:val="00064528"/>
    <w:rsid w:val="0006452D"/>
    <w:rsid w:val="00064551"/>
    <w:rsid w:val="000645D3"/>
    <w:rsid w:val="000646D5"/>
    <w:rsid w:val="00064746"/>
    <w:rsid w:val="0006475D"/>
    <w:rsid w:val="00064807"/>
    <w:rsid w:val="00064860"/>
    <w:rsid w:val="00064876"/>
    <w:rsid w:val="000648EC"/>
    <w:rsid w:val="000648F7"/>
    <w:rsid w:val="0006491B"/>
    <w:rsid w:val="00064AEF"/>
    <w:rsid w:val="00064B31"/>
    <w:rsid w:val="00064B3D"/>
    <w:rsid w:val="00064BE6"/>
    <w:rsid w:val="00064E3F"/>
    <w:rsid w:val="00064FBF"/>
    <w:rsid w:val="00065069"/>
    <w:rsid w:val="000650DA"/>
    <w:rsid w:val="000651F1"/>
    <w:rsid w:val="000652BE"/>
    <w:rsid w:val="000652F5"/>
    <w:rsid w:val="000652FE"/>
    <w:rsid w:val="0006535A"/>
    <w:rsid w:val="000653B5"/>
    <w:rsid w:val="000653C1"/>
    <w:rsid w:val="000654FF"/>
    <w:rsid w:val="0006578C"/>
    <w:rsid w:val="0006578E"/>
    <w:rsid w:val="0006599D"/>
    <w:rsid w:val="00065AA1"/>
    <w:rsid w:val="00065AA7"/>
    <w:rsid w:val="00065B37"/>
    <w:rsid w:val="00065B98"/>
    <w:rsid w:val="00065BD3"/>
    <w:rsid w:val="00065C40"/>
    <w:rsid w:val="00065EC3"/>
    <w:rsid w:val="00065F5F"/>
    <w:rsid w:val="00066135"/>
    <w:rsid w:val="0006616D"/>
    <w:rsid w:val="000661BB"/>
    <w:rsid w:val="000661CB"/>
    <w:rsid w:val="00066247"/>
    <w:rsid w:val="00066275"/>
    <w:rsid w:val="000662DB"/>
    <w:rsid w:val="000664F0"/>
    <w:rsid w:val="00066571"/>
    <w:rsid w:val="000665F2"/>
    <w:rsid w:val="00066608"/>
    <w:rsid w:val="000667C7"/>
    <w:rsid w:val="00066823"/>
    <w:rsid w:val="0006690D"/>
    <w:rsid w:val="0006697E"/>
    <w:rsid w:val="00066A90"/>
    <w:rsid w:val="00066BE6"/>
    <w:rsid w:val="00066C28"/>
    <w:rsid w:val="00066CD0"/>
    <w:rsid w:val="00066D61"/>
    <w:rsid w:val="00066DC3"/>
    <w:rsid w:val="00066F9C"/>
    <w:rsid w:val="00066FC2"/>
    <w:rsid w:val="00066FF2"/>
    <w:rsid w:val="00067177"/>
    <w:rsid w:val="000673B2"/>
    <w:rsid w:val="000674B4"/>
    <w:rsid w:val="000676C7"/>
    <w:rsid w:val="0006771B"/>
    <w:rsid w:val="00067740"/>
    <w:rsid w:val="0006786B"/>
    <w:rsid w:val="000678C4"/>
    <w:rsid w:val="00067A55"/>
    <w:rsid w:val="00067AA9"/>
    <w:rsid w:val="00067B23"/>
    <w:rsid w:val="00067B51"/>
    <w:rsid w:val="00067BF6"/>
    <w:rsid w:val="00067BF9"/>
    <w:rsid w:val="00067CBC"/>
    <w:rsid w:val="00067D8F"/>
    <w:rsid w:val="00067EA8"/>
    <w:rsid w:val="00067EEA"/>
    <w:rsid w:val="0007001C"/>
    <w:rsid w:val="0007019A"/>
    <w:rsid w:val="00070206"/>
    <w:rsid w:val="00070278"/>
    <w:rsid w:val="000702DC"/>
    <w:rsid w:val="00070300"/>
    <w:rsid w:val="000703EA"/>
    <w:rsid w:val="0007056B"/>
    <w:rsid w:val="000705BC"/>
    <w:rsid w:val="000705BD"/>
    <w:rsid w:val="000707DD"/>
    <w:rsid w:val="00070832"/>
    <w:rsid w:val="000708A5"/>
    <w:rsid w:val="00070937"/>
    <w:rsid w:val="000709A0"/>
    <w:rsid w:val="000709E3"/>
    <w:rsid w:val="000709FC"/>
    <w:rsid w:val="00070A69"/>
    <w:rsid w:val="00070B82"/>
    <w:rsid w:val="00070D6A"/>
    <w:rsid w:val="00070D77"/>
    <w:rsid w:val="00070F08"/>
    <w:rsid w:val="00070F2A"/>
    <w:rsid w:val="00070FBF"/>
    <w:rsid w:val="0007107A"/>
    <w:rsid w:val="000710D5"/>
    <w:rsid w:val="000710F1"/>
    <w:rsid w:val="00071108"/>
    <w:rsid w:val="000711B9"/>
    <w:rsid w:val="0007127D"/>
    <w:rsid w:val="000712AD"/>
    <w:rsid w:val="0007132B"/>
    <w:rsid w:val="00071361"/>
    <w:rsid w:val="000714B5"/>
    <w:rsid w:val="000714CD"/>
    <w:rsid w:val="0007161B"/>
    <w:rsid w:val="00071921"/>
    <w:rsid w:val="0007192D"/>
    <w:rsid w:val="00071974"/>
    <w:rsid w:val="000719A8"/>
    <w:rsid w:val="00071A06"/>
    <w:rsid w:val="00071A80"/>
    <w:rsid w:val="00071AA4"/>
    <w:rsid w:val="00071BEE"/>
    <w:rsid w:val="00071CCA"/>
    <w:rsid w:val="00071DF5"/>
    <w:rsid w:val="00071E7F"/>
    <w:rsid w:val="00071EA3"/>
    <w:rsid w:val="00071EB2"/>
    <w:rsid w:val="00071F8E"/>
    <w:rsid w:val="00072011"/>
    <w:rsid w:val="000720F8"/>
    <w:rsid w:val="00072142"/>
    <w:rsid w:val="0007218B"/>
    <w:rsid w:val="000722A2"/>
    <w:rsid w:val="000722AB"/>
    <w:rsid w:val="0007232B"/>
    <w:rsid w:val="00072395"/>
    <w:rsid w:val="000723E8"/>
    <w:rsid w:val="0007251D"/>
    <w:rsid w:val="00072604"/>
    <w:rsid w:val="000726B3"/>
    <w:rsid w:val="0007278A"/>
    <w:rsid w:val="000727A7"/>
    <w:rsid w:val="000727D4"/>
    <w:rsid w:val="000728B6"/>
    <w:rsid w:val="00072A5D"/>
    <w:rsid w:val="00072B22"/>
    <w:rsid w:val="00072BC9"/>
    <w:rsid w:val="00072CC7"/>
    <w:rsid w:val="00072D30"/>
    <w:rsid w:val="00072D91"/>
    <w:rsid w:val="00072DEF"/>
    <w:rsid w:val="000730E7"/>
    <w:rsid w:val="00073149"/>
    <w:rsid w:val="0007318C"/>
    <w:rsid w:val="000732EF"/>
    <w:rsid w:val="00073462"/>
    <w:rsid w:val="00073493"/>
    <w:rsid w:val="00073668"/>
    <w:rsid w:val="00073704"/>
    <w:rsid w:val="00073714"/>
    <w:rsid w:val="00073724"/>
    <w:rsid w:val="00073770"/>
    <w:rsid w:val="000739B7"/>
    <w:rsid w:val="00073A36"/>
    <w:rsid w:val="00073B72"/>
    <w:rsid w:val="00073DB1"/>
    <w:rsid w:val="00073DED"/>
    <w:rsid w:val="00073E3E"/>
    <w:rsid w:val="00073F1F"/>
    <w:rsid w:val="00074002"/>
    <w:rsid w:val="00074086"/>
    <w:rsid w:val="000740BD"/>
    <w:rsid w:val="0007417E"/>
    <w:rsid w:val="00074204"/>
    <w:rsid w:val="00074270"/>
    <w:rsid w:val="000742B7"/>
    <w:rsid w:val="0007433A"/>
    <w:rsid w:val="00074468"/>
    <w:rsid w:val="00074534"/>
    <w:rsid w:val="00074607"/>
    <w:rsid w:val="00074621"/>
    <w:rsid w:val="00074680"/>
    <w:rsid w:val="00074903"/>
    <w:rsid w:val="00074AAA"/>
    <w:rsid w:val="00074BCE"/>
    <w:rsid w:val="00074C33"/>
    <w:rsid w:val="00074C7F"/>
    <w:rsid w:val="0007508E"/>
    <w:rsid w:val="000752EF"/>
    <w:rsid w:val="000755DC"/>
    <w:rsid w:val="000756D7"/>
    <w:rsid w:val="0007570B"/>
    <w:rsid w:val="0007575E"/>
    <w:rsid w:val="00075861"/>
    <w:rsid w:val="000758F7"/>
    <w:rsid w:val="00075915"/>
    <w:rsid w:val="00075A18"/>
    <w:rsid w:val="00075AEA"/>
    <w:rsid w:val="00075C01"/>
    <w:rsid w:val="00075C91"/>
    <w:rsid w:val="00075C93"/>
    <w:rsid w:val="00075D11"/>
    <w:rsid w:val="00075D35"/>
    <w:rsid w:val="0007605B"/>
    <w:rsid w:val="0007615D"/>
    <w:rsid w:val="000761B5"/>
    <w:rsid w:val="000763FD"/>
    <w:rsid w:val="00076482"/>
    <w:rsid w:val="000764CA"/>
    <w:rsid w:val="0007655D"/>
    <w:rsid w:val="000765C1"/>
    <w:rsid w:val="00076743"/>
    <w:rsid w:val="0007675F"/>
    <w:rsid w:val="000767C0"/>
    <w:rsid w:val="00076847"/>
    <w:rsid w:val="00076ADC"/>
    <w:rsid w:val="00076CFD"/>
    <w:rsid w:val="00076DBA"/>
    <w:rsid w:val="00076E4C"/>
    <w:rsid w:val="00076E4D"/>
    <w:rsid w:val="00076E95"/>
    <w:rsid w:val="00076E99"/>
    <w:rsid w:val="00076F12"/>
    <w:rsid w:val="00076F2C"/>
    <w:rsid w:val="00076FB9"/>
    <w:rsid w:val="00077013"/>
    <w:rsid w:val="0007701D"/>
    <w:rsid w:val="000770D9"/>
    <w:rsid w:val="0007715B"/>
    <w:rsid w:val="000771A2"/>
    <w:rsid w:val="000772CA"/>
    <w:rsid w:val="0007732D"/>
    <w:rsid w:val="00077347"/>
    <w:rsid w:val="000773B2"/>
    <w:rsid w:val="00077412"/>
    <w:rsid w:val="00077441"/>
    <w:rsid w:val="0007747C"/>
    <w:rsid w:val="000774A6"/>
    <w:rsid w:val="000775A1"/>
    <w:rsid w:val="00077627"/>
    <w:rsid w:val="000777DD"/>
    <w:rsid w:val="0007795A"/>
    <w:rsid w:val="00077A3B"/>
    <w:rsid w:val="00077B69"/>
    <w:rsid w:val="00077BFF"/>
    <w:rsid w:val="00077C13"/>
    <w:rsid w:val="00077C46"/>
    <w:rsid w:val="00077CB1"/>
    <w:rsid w:val="00077CE7"/>
    <w:rsid w:val="00077D86"/>
    <w:rsid w:val="00077ECF"/>
    <w:rsid w:val="0008018E"/>
    <w:rsid w:val="00080235"/>
    <w:rsid w:val="000803D9"/>
    <w:rsid w:val="00080552"/>
    <w:rsid w:val="00080598"/>
    <w:rsid w:val="000805C5"/>
    <w:rsid w:val="00080670"/>
    <w:rsid w:val="000806BA"/>
    <w:rsid w:val="000806F2"/>
    <w:rsid w:val="000807BA"/>
    <w:rsid w:val="000808CF"/>
    <w:rsid w:val="000808EA"/>
    <w:rsid w:val="000809ED"/>
    <w:rsid w:val="00080B12"/>
    <w:rsid w:val="00080C33"/>
    <w:rsid w:val="00080CE6"/>
    <w:rsid w:val="00080DB8"/>
    <w:rsid w:val="00080DC3"/>
    <w:rsid w:val="00080DD0"/>
    <w:rsid w:val="00080E58"/>
    <w:rsid w:val="00081086"/>
    <w:rsid w:val="000810E5"/>
    <w:rsid w:val="00081360"/>
    <w:rsid w:val="000813C8"/>
    <w:rsid w:val="000814A4"/>
    <w:rsid w:val="000814FF"/>
    <w:rsid w:val="00081527"/>
    <w:rsid w:val="00081613"/>
    <w:rsid w:val="0008176E"/>
    <w:rsid w:val="000817F7"/>
    <w:rsid w:val="00081897"/>
    <w:rsid w:val="000818F2"/>
    <w:rsid w:val="00081A9C"/>
    <w:rsid w:val="00081AAD"/>
    <w:rsid w:val="00081AD5"/>
    <w:rsid w:val="00081B1A"/>
    <w:rsid w:val="00081B74"/>
    <w:rsid w:val="00081BF6"/>
    <w:rsid w:val="00081CC6"/>
    <w:rsid w:val="00081D74"/>
    <w:rsid w:val="00081DF9"/>
    <w:rsid w:val="00081DFD"/>
    <w:rsid w:val="000820C0"/>
    <w:rsid w:val="000820E3"/>
    <w:rsid w:val="00082121"/>
    <w:rsid w:val="00082124"/>
    <w:rsid w:val="00082150"/>
    <w:rsid w:val="0008219C"/>
    <w:rsid w:val="000821CC"/>
    <w:rsid w:val="00082253"/>
    <w:rsid w:val="00082329"/>
    <w:rsid w:val="000823A8"/>
    <w:rsid w:val="00082547"/>
    <w:rsid w:val="000825BD"/>
    <w:rsid w:val="000825DD"/>
    <w:rsid w:val="000825F1"/>
    <w:rsid w:val="000829D6"/>
    <w:rsid w:val="00082A07"/>
    <w:rsid w:val="00082B07"/>
    <w:rsid w:val="00082B37"/>
    <w:rsid w:val="00082C55"/>
    <w:rsid w:val="00082CA0"/>
    <w:rsid w:val="00082CA3"/>
    <w:rsid w:val="00082D29"/>
    <w:rsid w:val="00082D46"/>
    <w:rsid w:val="00082E46"/>
    <w:rsid w:val="00083102"/>
    <w:rsid w:val="0008312F"/>
    <w:rsid w:val="00083197"/>
    <w:rsid w:val="000831AD"/>
    <w:rsid w:val="000831F0"/>
    <w:rsid w:val="000832C5"/>
    <w:rsid w:val="000832CC"/>
    <w:rsid w:val="00083324"/>
    <w:rsid w:val="000833A0"/>
    <w:rsid w:val="000834B2"/>
    <w:rsid w:val="000834C5"/>
    <w:rsid w:val="0008353C"/>
    <w:rsid w:val="00083575"/>
    <w:rsid w:val="000836D6"/>
    <w:rsid w:val="00083740"/>
    <w:rsid w:val="000837D3"/>
    <w:rsid w:val="00083891"/>
    <w:rsid w:val="000838E3"/>
    <w:rsid w:val="0008394E"/>
    <w:rsid w:val="00083A47"/>
    <w:rsid w:val="00083B07"/>
    <w:rsid w:val="00083BB2"/>
    <w:rsid w:val="00083C00"/>
    <w:rsid w:val="00083C3C"/>
    <w:rsid w:val="00083D35"/>
    <w:rsid w:val="00083D54"/>
    <w:rsid w:val="00083D6A"/>
    <w:rsid w:val="00083E94"/>
    <w:rsid w:val="00083F86"/>
    <w:rsid w:val="00083F90"/>
    <w:rsid w:val="00084076"/>
    <w:rsid w:val="00084148"/>
    <w:rsid w:val="00084264"/>
    <w:rsid w:val="00084309"/>
    <w:rsid w:val="0008430A"/>
    <w:rsid w:val="0008449B"/>
    <w:rsid w:val="000848A8"/>
    <w:rsid w:val="00084A99"/>
    <w:rsid w:val="00084B0C"/>
    <w:rsid w:val="00084BD0"/>
    <w:rsid w:val="00084E34"/>
    <w:rsid w:val="00084F47"/>
    <w:rsid w:val="00085039"/>
    <w:rsid w:val="000850BE"/>
    <w:rsid w:val="000850FD"/>
    <w:rsid w:val="0008516F"/>
    <w:rsid w:val="0008517F"/>
    <w:rsid w:val="000853C4"/>
    <w:rsid w:val="000853DA"/>
    <w:rsid w:val="0008551B"/>
    <w:rsid w:val="0008570A"/>
    <w:rsid w:val="0008585E"/>
    <w:rsid w:val="00085873"/>
    <w:rsid w:val="0008588A"/>
    <w:rsid w:val="000858DE"/>
    <w:rsid w:val="00085932"/>
    <w:rsid w:val="00085938"/>
    <w:rsid w:val="00085A12"/>
    <w:rsid w:val="00085A1A"/>
    <w:rsid w:val="00085A7B"/>
    <w:rsid w:val="00085B8F"/>
    <w:rsid w:val="00085BA2"/>
    <w:rsid w:val="00085BE6"/>
    <w:rsid w:val="00085C5D"/>
    <w:rsid w:val="00085C6A"/>
    <w:rsid w:val="00085C94"/>
    <w:rsid w:val="00085DF0"/>
    <w:rsid w:val="00085E1C"/>
    <w:rsid w:val="00085E8D"/>
    <w:rsid w:val="00085EE3"/>
    <w:rsid w:val="00085EFB"/>
    <w:rsid w:val="00085F0C"/>
    <w:rsid w:val="000860A3"/>
    <w:rsid w:val="000860B7"/>
    <w:rsid w:val="00086159"/>
    <w:rsid w:val="000861CE"/>
    <w:rsid w:val="00086313"/>
    <w:rsid w:val="000868ED"/>
    <w:rsid w:val="00086B05"/>
    <w:rsid w:val="00086B2C"/>
    <w:rsid w:val="00086CC8"/>
    <w:rsid w:val="00086CDC"/>
    <w:rsid w:val="00086D53"/>
    <w:rsid w:val="00086DDB"/>
    <w:rsid w:val="00086DF9"/>
    <w:rsid w:val="00086E22"/>
    <w:rsid w:val="00086ECC"/>
    <w:rsid w:val="00087103"/>
    <w:rsid w:val="00087237"/>
    <w:rsid w:val="000872AB"/>
    <w:rsid w:val="00087558"/>
    <w:rsid w:val="00087896"/>
    <w:rsid w:val="000879BC"/>
    <w:rsid w:val="00087A2F"/>
    <w:rsid w:val="00087A61"/>
    <w:rsid w:val="00087A6C"/>
    <w:rsid w:val="00087B69"/>
    <w:rsid w:val="00087C0A"/>
    <w:rsid w:val="00087C37"/>
    <w:rsid w:val="00087CF1"/>
    <w:rsid w:val="00087D9F"/>
    <w:rsid w:val="00087E59"/>
    <w:rsid w:val="0009031D"/>
    <w:rsid w:val="0009036F"/>
    <w:rsid w:val="000903C1"/>
    <w:rsid w:val="000903C4"/>
    <w:rsid w:val="000903D5"/>
    <w:rsid w:val="00090452"/>
    <w:rsid w:val="000904FE"/>
    <w:rsid w:val="00090569"/>
    <w:rsid w:val="00090587"/>
    <w:rsid w:val="000905F5"/>
    <w:rsid w:val="00090746"/>
    <w:rsid w:val="00090774"/>
    <w:rsid w:val="000907EB"/>
    <w:rsid w:val="00090840"/>
    <w:rsid w:val="0009096A"/>
    <w:rsid w:val="00090B3D"/>
    <w:rsid w:val="00090BC2"/>
    <w:rsid w:val="00090C57"/>
    <w:rsid w:val="00090DA1"/>
    <w:rsid w:val="00090F28"/>
    <w:rsid w:val="00090F42"/>
    <w:rsid w:val="00091011"/>
    <w:rsid w:val="0009102C"/>
    <w:rsid w:val="000910BC"/>
    <w:rsid w:val="00091201"/>
    <w:rsid w:val="00091452"/>
    <w:rsid w:val="000914CA"/>
    <w:rsid w:val="00091635"/>
    <w:rsid w:val="00091654"/>
    <w:rsid w:val="0009165D"/>
    <w:rsid w:val="0009172C"/>
    <w:rsid w:val="000917A1"/>
    <w:rsid w:val="0009180D"/>
    <w:rsid w:val="00091AEB"/>
    <w:rsid w:val="00091B5E"/>
    <w:rsid w:val="00091DEA"/>
    <w:rsid w:val="00091E27"/>
    <w:rsid w:val="00091EFA"/>
    <w:rsid w:val="00092037"/>
    <w:rsid w:val="00092191"/>
    <w:rsid w:val="000921CE"/>
    <w:rsid w:val="00092228"/>
    <w:rsid w:val="00092238"/>
    <w:rsid w:val="00092432"/>
    <w:rsid w:val="00092499"/>
    <w:rsid w:val="0009255F"/>
    <w:rsid w:val="0009263E"/>
    <w:rsid w:val="0009265D"/>
    <w:rsid w:val="000926A2"/>
    <w:rsid w:val="000927AF"/>
    <w:rsid w:val="000928D4"/>
    <w:rsid w:val="00092904"/>
    <w:rsid w:val="00092B30"/>
    <w:rsid w:val="00092D11"/>
    <w:rsid w:val="00092D30"/>
    <w:rsid w:val="00092D6B"/>
    <w:rsid w:val="00092DC6"/>
    <w:rsid w:val="00092FB2"/>
    <w:rsid w:val="00092FD8"/>
    <w:rsid w:val="00093040"/>
    <w:rsid w:val="000930E3"/>
    <w:rsid w:val="00093125"/>
    <w:rsid w:val="00093402"/>
    <w:rsid w:val="0009341A"/>
    <w:rsid w:val="00093464"/>
    <w:rsid w:val="000934BC"/>
    <w:rsid w:val="0009351B"/>
    <w:rsid w:val="00093664"/>
    <w:rsid w:val="00093753"/>
    <w:rsid w:val="000937CC"/>
    <w:rsid w:val="000937F2"/>
    <w:rsid w:val="0009383A"/>
    <w:rsid w:val="0009383B"/>
    <w:rsid w:val="0009394F"/>
    <w:rsid w:val="000939FC"/>
    <w:rsid w:val="00093A3C"/>
    <w:rsid w:val="00093AC4"/>
    <w:rsid w:val="00093B1B"/>
    <w:rsid w:val="00093B63"/>
    <w:rsid w:val="00093C72"/>
    <w:rsid w:val="00093D95"/>
    <w:rsid w:val="00093DBD"/>
    <w:rsid w:val="00093DD1"/>
    <w:rsid w:val="00093ED1"/>
    <w:rsid w:val="00093F5C"/>
    <w:rsid w:val="00093FAE"/>
    <w:rsid w:val="000940DC"/>
    <w:rsid w:val="000940E1"/>
    <w:rsid w:val="00094151"/>
    <w:rsid w:val="00094261"/>
    <w:rsid w:val="000942FA"/>
    <w:rsid w:val="000943B9"/>
    <w:rsid w:val="00094576"/>
    <w:rsid w:val="00094590"/>
    <w:rsid w:val="000945D8"/>
    <w:rsid w:val="00094676"/>
    <w:rsid w:val="000946B9"/>
    <w:rsid w:val="00094715"/>
    <w:rsid w:val="0009475A"/>
    <w:rsid w:val="00094826"/>
    <w:rsid w:val="00094836"/>
    <w:rsid w:val="00094902"/>
    <w:rsid w:val="00094976"/>
    <w:rsid w:val="000949A3"/>
    <w:rsid w:val="00094A13"/>
    <w:rsid w:val="00094BA2"/>
    <w:rsid w:val="00094BC7"/>
    <w:rsid w:val="00094C65"/>
    <w:rsid w:val="00094F3F"/>
    <w:rsid w:val="00094FFB"/>
    <w:rsid w:val="00095018"/>
    <w:rsid w:val="00095064"/>
    <w:rsid w:val="0009514A"/>
    <w:rsid w:val="0009516C"/>
    <w:rsid w:val="00095226"/>
    <w:rsid w:val="00095269"/>
    <w:rsid w:val="00095292"/>
    <w:rsid w:val="00095326"/>
    <w:rsid w:val="00095427"/>
    <w:rsid w:val="0009556E"/>
    <w:rsid w:val="00095621"/>
    <w:rsid w:val="000957E7"/>
    <w:rsid w:val="000958BA"/>
    <w:rsid w:val="00095A0B"/>
    <w:rsid w:val="00095A6B"/>
    <w:rsid w:val="00095A89"/>
    <w:rsid w:val="00095B48"/>
    <w:rsid w:val="00095BC8"/>
    <w:rsid w:val="00095C4A"/>
    <w:rsid w:val="00095D35"/>
    <w:rsid w:val="00095DC7"/>
    <w:rsid w:val="00095F55"/>
    <w:rsid w:val="00096098"/>
    <w:rsid w:val="000960A4"/>
    <w:rsid w:val="000960E1"/>
    <w:rsid w:val="000961F3"/>
    <w:rsid w:val="00096200"/>
    <w:rsid w:val="0009624E"/>
    <w:rsid w:val="0009637E"/>
    <w:rsid w:val="00096425"/>
    <w:rsid w:val="0009659E"/>
    <w:rsid w:val="00096654"/>
    <w:rsid w:val="000966B5"/>
    <w:rsid w:val="000966E1"/>
    <w:rsid w:val="000968CC"/>
    <w:rsid w:val="00096B22"/>
    <w:rsid w:val="00096BDB"/>
    <w:rsid w:val="00096BE5"/>
    <w:rsid w:val="00096C40"/>
    <w:rsid w:val="00096D3F"/>
    <w:rsid w:val="00096D4F"/>
    <w:rsid w:val="00096D7E"/>
    <w:rsid w:val="00096FF5"/>
    <w:rsid w:val="0009718B"/>
    <w:rsid w:val="0009726F"/>
    <w:rsid w:val="00097303"/>
    <w:rsid w:val="00097304"/>
    <w:rsid w:val="0009732A"/>
    <w:rsid w:val="0009735B"/>
    <w:rsid w:val="000974ED"/>
    <w:rsid w:val="00097526"/>
    <w:rsid w:val="00097634"/>
    <w:rsid w:val="00097656"/>
    <w:rsid w:val="00097697"/>
    <w:rsid w:val="0009773A"/>
    <w:rsid w:val="000977FA"/>
    <w:rsid w:val="00097848"/>
    <w:rsid w:val="000979E4"/>
    <w:rsid w:val="00097A8C"/>
    <w:rsid w:val="00097A93"/>
    <w:rsid w:val="00097C42"/>
    <w:rsid w:val="00097D29"/>
    <w:rsid w:val="00097DBD"/>
    <w:rsid w:val="00097FC0"/>
    <w:rsid w:val="00097FF6"/>
    <w:rsid w:val="000A0028"/>
    <w:rsid w:val="000A01D2"/>
    <w:rsid w:val="000A0333"/>
    <w:rsid w:val="000A0473"/>
    <w:rsid w:val="000A048D"/>
    <w:rsid w:val="000A05EE"/>
    <w:rsid w:val="000A0633"/>
    <w:rsid w:val="000A07B9"/>
    <w:rsid w:val="000A081A"/>
    <w:rsid w:val="000A099B"/>
    <w:rsid w:val="000A0A0B"/>
    <w:rsid w:val="000A0BC8"/>
    <w:rsid w:val="000A0D85"/>
    <w:rsid w:val="000A0E82"/>
    <w:rsid w:val="000A0EA3"/>
    <w:rsid w:val="000A0EE8"/>
    <w:rsid w:val="000A11F1"/>
    <w:rsid w:val="000A1358"/>
    <w:rsid w:val="000A1366"/>
    <w:rsid w:val="000A14B2"/>
    <w:rsid w:val="000A155E"/>
    <w:rsid w:val="000A1563"/>
    <w:rsid w:val="000A15D5"/>
    <w:rsid w:val="000A16CF"/>
    <w:rsid w:val="000A16F0"/>
    <w:rsid w:val="000A1724"/>
    <w:rsid w:val="000A176B"/>
    <w:rsid w:val="000A17A6"/>
    <w:rsid w:val="000A17F2"/>
    <w:rsid w:val="000A1805"/>
    <w:rsid w:val="000A185E"/>
    <w:rsid w:val="000A1876"/>
    <w:rsid w:val="000A1924"/>
    <w:rsid w:val="000A198B"/>
    <w:rsid w:val="000A1A40"/>
    <w:rsid w:val="000A1A5F"/>
    <w:rsid w:val="000A1A60"/>
    <w:rsid w:val="000A1ABA"/>
    <w:rsid w:val="000A1BFB"/>
    <w:rsid w:val="000A1D2D"/>
    <w:rsid w:val="000A1D4C"/>
    <w:rsid w:val="000A1DD7"/>
    <w:rsid w:val="000A1E84"/>
    <w:rsid w:val="000A1F5D"/>
    <w:rsid w:val="000A1F90"/>
    <w:rsid w:val="000A2049"/>
    <w:rsid w:val="000A205E"/>
    <w:rsid w:val="000A20CE"/>
    <w:rsid w:val="000A2134"/>
    <w:rsid w:val="000A2154"/>
    <w:rsid w:val="000A229F"/>
    <w:rsid w:val="000A22D6"/>
    <w:rsid w:val="000A22F4"/>
    <w:rsid w:val="000A2372"/>
    <w:rsid w:val="000A23B9"/>
    <w:rsid w:val="000A24C1"/>
    <w:rsid w:val="000A24C3"/>
    <w:rsid w:val="000A24E6"/>
    <w:rsid w:val="000A25D6"/>
    <w:rsid w:val="000A2625"/>
    <w:rsid w:val="000A26D9"/>
    <w:rsid w:val="000A2999"/>
    <w:rsid w:val="000A2B6B"/>
    <w:rsid w:val="000A2B8A"/>
    <w:rsid w:val="000A2C10"/>
    <w:rsid w:val="000A2CBA"/>
    <w:rsid w:val="000A2D27"/>
    <w:rsid w:val="000A2D3D"/>
    <w:rsid w:val="000A2D4E"/>
    <w:rsid w:val="000A2EB0"/>
    <w:rsid w:val="000A30D7"/>
    <w:rsid w:val="000A3234"/>
    <w:rsid w:val="000A324B"/>
    <w:rsid w:val="000A327E"/>
    <w:rsid w:val="000A327F"/>
    <w:rsid w:val="000A3293"/>
    <w:rsid w:val="000A3518"/>
    <w:rsid w:val="000A359C"/>
    <w:rsid w:val="000A359F"/>
    <w:rsid w:val="000A3609"/>
    <w:rsid w:val="000A364F"/>
    <w:rsid w:val="000A3652"/>
    <w:rsid w:val="000A366D"/>
    <w:rsid w:val="000A36CE"/>
    <w:rsid w:val="000A374B"/>
    <w:rsid w:val="000A398C"/>
    <w:rsid w:val="000A3A80"/>
    <w:rsid w:val="000A3A82"/>
    <w:rsid w:val="000A3AF7"/>
    <w:rsid w:val="000A3B4F"/>
    <w:rsid w:val="000A3B74"/>
    <w:rsid w:val="000A3D63"/>
    <w:rsid w:val="000A3DB5"/>
    <w:rsid w:val="000A3DFD"/>
    <w:rsid w:val="000A3F44"/>
    <w:rsid w:val="000A3F78"/>
    <w:rsid w:val="000A3F83"/>
    <w:rsid w:val="000A3FCA"/>
    <w:rsid w:val="000A4089"/>
    <w:rsid w:val="000A417D"/>
    <w:rsid w:val="000A4198"/>
    <w:rsid w:val="000A4232"/>
    <w:rsid w:val="000A425C"/>
    <w:rsid w:val="000A4333"/>
    <w:rsid w:val="000A437A"/>
    <w:rsid w:val="000A43D0"/>
    <w:rsid w:val="000A4412"/>
    <w:rsid w:val="000A4418"/>
    <w:rsid w:val="000A4555"/>
    <w:rsid w:val="000A45A0"/>
    <w:rsid w:val="000A45AD"/>
    <w:rsid w:val="000A466C"/>
    <w:rsid w:val="000A4696"/>
    <w:rsid w:val="000A46A9"/>
    <w:rsid w:val="000A474F"/>
    <w:rsid w:val="000A48C0"/>
    <w:rsid w:val="000A4949"/>
    <w:rsid w:val="000A4993"/>
    <w:rsid w:val="000A49C6"/>
    <w:rsid w:val="000A49EC"/>
    <w:rsid w:val="000A49FE"/>
    <w:rsid w:val="000A4A5C"/>
    <w:rsid w:val="000A4A81"/>
    <w:rsid w:val="000A4AD4"/>
    <w:rsid w:val="000A4C49"/>
    <w:rsid w:val="000A4C83"/>
    <w:rsid w:val="000A4C84"/>
    <w:rsid w:val="000A4C85"/>
    <w:rsid w:val="000A4D84"/>
    <w:rsid w:val="000A4DFE"/>
    <w:rsid w:val="000A4E49"/>
    <w:rsid w:val="000A4E68"/>
    <w:rsid w:val="000A4E70"/>
    <w:rsid w:val="000A4E92"/>
    <w:rsid w:val="000A4F44"/>
    <w:rsid w:val="000A4FE4"/>
    <w:rsid w:val="000A5118"/>
    <w:rsid w:val="000A5178"/>
    <w:rsid w:val="000A51FA"/>
    <w:rsid w:val="000A520D"/>
    <w:rsid w:val="000A53BF"/>
    <w:rsid w:val="000A53E1"/>
    <w:rsid w:val="000A53F9"/>
    <w:rsid w:val="000A545A"/>
    <w:rsid w:val="000A5553"/>
    <w:rsid w:val="000A55FA"/>
    <w:rsid w:val="000A56E5"/>
    <w:rsid w:val="000A571E"/>
    <w:rsid w:val="000A573F"/>
    <w:rsid w:val="000A57A2"/>
    <w:rsid w:val="000A58DC"/>
    <w:rsid w:val="000A5A06"/>
    <w:rsid w:val="000A5A3C"/>
    <w:rsid w:val="000A5A78"/>
    <w:rsid w:val="000A5A81"/>
    <w:rsid w:val="000A5AA8"/>
    <w:rsid w:val="000A5BCA"/>
    <w:rsid w:val="000A5CEB"/>
    <w:rsid w:val="000A5D06"/>
    <w:rsid w:val="000A5DD5"/>
    <w:rsid w:val="000A5E68"/>
    <w:rsid w:val="000A5FAF"/>
    <w:rsid w:val="000A61AE"/>
    <w:rsid w:val="000A61EC"/>
    <w:rsid w:val="000A6372"/>
    <w:rsid w:val="000A6479"/>
    <w:rsid w:val="000A64B7"/>
    <w:rsid w:val="000A65CE"/>
    <w:rsid w:val="000A6654"/>
    <w:rsid w:val="000A669A"/>
    <w:rsid w:val="000A6705"/>
    <w:rsid w:val="000A681B"/>
    <w:rsid w:val="000A6861"/>
    <w:rsid w:val="000A6A4E"/>
    <w:rsid w:val="000A6A56"/>
    <w:rsid w:val="000A6AA7"/>
    <w:rsid w:val="000A6AB6"/>
    <w:rsid w:val="000A6B2D"/>
    <w:rsid w:val="000A6B57"/>
    <w:rsid w:val="000A6B8D"/>
    <w:rsid w:val="000A6BA6"/>
    <w:rsid w:val="000A6BB2"/>
    <w:rsid w:val="000A6C03"/>
    <w:rsid w:val="000A6D39"/>
    <w:rsid w:val="000A6E28"/>
    <w:rsid w:val="000A707F"/>
    <w:rsid w:val="000A7142"/>
    <w:rsid w:val="000A7213"/>
    <w:rsid w:val="000A72C7"/>
    <w:rsid w:val="000A7444"/>
    <w:rsid w:val="000A796B"/>
    <w:rsid w:val="000A7987"/>
    <w:rsid w:val="000A7BEF"/>
    <w:rsid w:val="000A7C28"/>
    <w:rsid w:val="000A7C2C"/>
    <w:rsid w:val="000A7E45"/>
    <w:rsid w:val="000B002C"/>
    <w:rsid w:val="000B00B1"/>
    <w:rsid w:val="000B01C3"/>
    <w:rsid w:val="000B0309"/>
    <w:rsid w:val="000B036C"/>
    <w:rsid w:val="000B03AC"/>
    <w:rsid w:val="000B03BE"/>
    <w:rsid w:val="000B0431"/>
    <w:rsid w:val="000B051D"/>
    <w:rsid w:val="000B056F"/>
    <w:rsid w:val="000B0645"/>
    <w:rsid w:val="000B067D"/>
    <w:rsid w:val="000B08D2"/>
    <w:rsid w:val="000B096A"/>
    <w:rsid w:val="000B0A39"/>
    <w:rsid w:val="000B0A46"/>
    <w:rsid w:val="000B0A49"/>
    <w:rsid w:val="000B0BE2"/>
    <w:rsid w:val="000B0D61"/>
    <w:rsid w:val="000B0D9B"/>
    <w:rsid w:val="000B0DA3"/>
    <w:rsid w:val="000B0E05"/>
    <w:rsid w:val="000B0EAA"/>
    <w:rsid w:val="000B101E"/>
    <w:rsid w:val="000B10CF"/>
    <w:rsid w:val="000B10F1"/>
    <w:rsid w:val="000B1112"/>
    <w:rsid w:val="000B11BD"/>
    <w:rsid w:val="000B11E9"/>
    <w:rsid w:val="000B11EA"/>
    <w:rsid w:val="000B1241"/>
    <w:rsid w:val="000B1363"/>
    <w:rsid w:val="000B13FA"/>
    <w:rsid w:val="000B140E"/>
    <w:rsid w:val="000B14E0"/>
    <w:rsid w:val="000B1743"/>
    <w:rsid w:val="000B178B"/>
    <w:rsid w:val="000B182E"/>
    <w:rsid w:val="000B18A8"/>
    <w:rsid w:val="000B193F"/>
    <w:rsid w:val="000B1942"/>
    <w:rsid w:val="000B19A0"/>
    <w:rsid w:val="000B19D1"/>
    <w:rsid w:val="000B1AF2"/>
    <w:rsid w:val="000B1AF9"/>
    <w:rsid w:val="000B1B22"/>
    <w:rsid w:val="000B1C18"/>
    <w:rsid w:val="000B1C1C"/>
    <w:rsid w:val="000B1C2D"/>
    <w:rsid w:val="000B1D13"/>
    <w:rsid w:val="000B1D4C"/>
    <w:rsid w:val="000B1F3E"/>
    <w:rsid w:val="000B2085"/>
    <w:rsid w:val="000B20DE"/>
    <w:rsid w:val="000B2171"/>
    <w:rsid w:val="000B2182"/>
    <w:rsid w:val="000B22C2"/>
    <w:rsid w:val="000B22E3"/>
    <w:rsid w:val="000B2438"/>
    <w:rsid w:val="000B2575"/>
    <w:rsid w:val="000B2620"/>
    <w:rsid w:val="000B265E"/>
    <w:rsid w:val="000B284A"/>
    <w:rsid w:val="000B29D3"/>
    <w:rsid w:val="000B2B52"/>
    <w:rsid w:val="000B2BC2"/>
    <w:rsid w:val="000B2EA9"/>
    <w:rsid w:val="000B2F54"/>
    <w:rsid w:val="000B3010"/>
    <w:rsid w:val="000B3287"/>
    <w:rsid w:val="000B3371"/>
    <w:rsid w:val="000B3459"/>
    <w:rsid w:val="000B34F9"/>
    <w:rsid w:val="000B350A"/>
    <w:rsid w:val="000B3787"/>
    <w:rsid w:val="000B3803"/>
    <w:rsid w:val="000B3992"/>
    <w:rsid w:val="000B39EF"/>
    <w:rsid w:val="000B3A32"/>
    <w:rsid w:val="000B3A6F"/>
    <w:rsid w:val="000B3A8A"/>
    <w:rsid w:val="000B3E4B"/>
    <w:rsid w:val="000B417A"/>
    <w:rsid w:val="000B41DC"/>
    <w:rsid w:val="000B4202"/>
    <w:rsid w:val="000B45A5"/>
    <w:rsid w:val="000B45CA"/>
    <w:rsid w:val="000B45E1"/>
    <w:rsid w:val="000B4611"/>
    <w:rsid w:val="000B4624"/>
    <w:rsid w:val="000B46C7"/>
    <w:rsid w:val="000B4846"/>
    <w:rsid w:val="000B48C6"/>
    <w:rsid w:val="000B48DB"/>
    <w:rsid w:val="000B4991"/>
    <w:rsid w:val="000B4A96"/>
    <w:rsid w:val="000B4ABF"/>
    <w:rsid w:val="000B4B6C"/>
    <w:rsid w:val="000B4BFE"/>
    <w:rsid w:val="000B4C46"/>
    <w:rsid w:val="000B4D57"/>
    <w:rsid w:val="000B4F1C"/>
    <w:rsid w:val="000B4FD6"/>
    <w:rsid w:val="000B5011"/>
    <w:rsid w:val="000B5068"/>
    <w:rsid w:val="000B5091"/>
    <w:rsid w:val="000B5129"/>
    <w:rsid w:val="000B513F"/>
    <w:rsid w:val="000B541F"/>
    <w:rsid w:val="000B54C7"/>
    <w:rsid w:val="000B55A7"/>
    <w:rsid w:val="000B55C4"/>
    <w:rsid w:val="000B5641"/>
    <w:rsid w:val="000B5735"/>
    <w:rsid w:val="000B5776"/>
    <w:rsid w:val="000B588B"/>
    <w:rsid w:val="000B5974"/>
    <w:rsid w:val="000B5A34"/>
    <w:rsid w:val="000B5ABD"/>
    <w:rsid w:val="000B5B96"/>
    <w:rsid w:val="000B5BC5"/>
    <w:rsid w:val="000B5BF6"/>
    <w:rsid w:val="000B5C28"/>
    <w:rsid w:val="000B5C9E"/>
    <w:rsid w:val="000B5CC5"/>
    <w:rsid w:val="000B5E2B"/>
    <w:rsid w:val="000B5EF7"/>
    <w:rsid w:val="000B6060"/>
    <w:rsid w:val="000B60FB"/>
    <w:rsid w:val="000B622D"/>
    <w:rsid w:val="000B6259"/>
    <w:rsid w:val="000B62E1"/>
    <w:rsid w:val="000B64C1"/>
    <w:rsid w:val="000B64FD"/>
    <w:rsid w:val="000B6634"/>
    <w:rsid w:val="000B66AC"/>
    <w:rsid w:val="000B67DE"/>
    <w:rsid w:val="000B67EB"/>
    <w:rsid w:val="000B698D"/>
    <w:rsid w:val="000B6A31"/>
    <w:rsid w:val="000B6AA0"/>
    <w:rsid w:val="000B6B32"/>
    <w:rsid w:val="000B6C48"/>
    <w:rsid w:val="000B6C83"/>
    <w:rsid w:val="000B6CAB"/>
    <w:rsid w:val="000B6CDC"/>
    <w:rsid w:val="000B6CF9"/>
    <w:rsid w:val="000B6D7A"/>
    <w:rsid w:val="000B6DC5"/>
    <w:rsid w:val="000B6EB9"/>
    <w:rsid w:val="000B6EC0"/>
    <w:rsid w:val="000B6F17"/>
    <w:rsid w:val="000B6FF3"/>
    <w:rsid w:val="000B708A"/>
    <w:rsid w:val="000B7186"/>
    <w:rsid w:val="000B728B"/>
    <w:rsid w:val="000B7338"/>
    <w:rsid w:val="000B74A7"/>
    <w:rsid w:val="000B7517"/>
    <w:rsid w:val="000B756C"/>
    <w:rsid w:val="000B75BC"/>
    <w:rsid w:val="000B75E2"/>
    <w:rsid w:val="000B77FA"/>
    <w:rsid w:val="000B7B36"/>
    <w:rsid w:val="000B7CE0"/>
    <w:rsid w:val="000B7CE8"/>
    <w:rsid w:val="000B7D3D"/>
    <w:rsid w:val="000B7D49"/>
    <w:rsid w:val="000B7E31"/>
    <w:rsid w:val="000B7E88"/>
    <w:rsid w:val="000B7F4D"/>
    <w:rsid w:val="000B7F8D"/>
    <w:rsid w:val="000C00E1"/>
    <w:rsid w:val="000C014D"/>
    <w:rsid w:val="000C02DD"/>
    <w:rsid w:val="000C0302"/>
    <w:rsid w:val="000C035D"/>
    <w:rsid w:val="000C04D4"/>
    <w:rsid w:val="000C0675"/>
    <w:rsid w:val="000C06F5"/>
    <w:rsid w:val="000C0775"/>
    <w:rsid w:val="000C09DE"/>
    <w:rsid w:val="000C09E7"/>
    <w:rsid w:val="000C0A15"/>
    <w:rsid w:val="000C0B1D"/>
    <w:rsid w:val="000C0B7B"/>
    <w:rsid w:val="000C0BC7"/>
    <w:rsid w:val="000C0DB9"/>
    <w:rsid w:val="000C0E5D"/>
    <w:rsid w:val="000C0FC8"/>
    <w:rsid w:val="000C1206"/>
    <w:rsid w:val="000C136F"/>
    <w:rsid w:val="000C1584"/>
    <w:rsid w:val="000C15BF"/>
    <w:rsid w:val="000C1702"/>
    <w:rsid w:val="000C17BC"/>
    <w:rsid w:val="000C17EB"/>
    <w:rsid w:val="000C1948"/>
    <w:rsid w:val="000C1966"/>
    <w:rsid w:val="000C197D"/>
    <w:rsid w:val="000C19D2"/>
    <w:rsid w:val="000C1A1C"/>
    <w:rsid w:val="000C1BB4"/>
    <w:rsid w:val="000C1BD9"/>
    <w:rsid w:val="000C1E1E"/>
    <w:rsid w:val="000C1E21"/>
    <w:rsid w:val="000C1EE1"/>
    <w:rsid w:val="000C1F6B"/>
    <w:rsid w:val="000C20FD"/>
    <w:rsid w:val="000C212B"/>
    <w:rsid w:val="000C23D1"/>
    <w:rsid w:val="000C23FF"/>
    <w:rsid w:val="000C269D"/>
    <w:rsid w:val="000C276B"/>
    <w:rsid w:val="000C27E8"/>
    <w:rsid w:val="000C2823"/>
    <w:rsid w:val="000C282F"/>
    <w:rsid w:val="000C2873"/>
    <w:rsid w:val="000C2A09"/>
    <w:rsid w:val="000C2A74"/>
    <w:rsid w:val="000C2CF1"/>
    <w:rsid w:val="000C2EBF"/>
    <w:rsid w:val="000C3051"/>
    <w:rsid w:val="000C3069"/>
    <w:rsid w:val="000C3101"/>
    <w:rsid w:val="000C3147"/>
    <w:rsid w:val="000C3169"/>
    <w:rsid w:val="000C3219"/>
    <w:rsid w:val="000C32E7"/>
    <w:rsid w:val="000C3379"/>
    <w:rsid w:val="000C3587"/>
    <w:rsid w:val="000C371E"/>
    <w:rsid w:val="000C3773"/>
    <w:rsid w:val="000C37A0"/>
    <w:rsid w:val="000C3896"/>
    <w:rsid w:val="000C389B"/>
    <w:rsid w:val="000C38DF"/>
    <w:rsid w:val="000C3A25"/>
    <w:rsid w:val="000C3AA2"/>
    <w:rsid w:val="000C3AA3"/>
    <w:rsid w:val="000C3B22"/>
    <w:rsid w:val="000C3B54"/>
    <w:rsid w:val="000C3BA8"/>
    <w:rsid w:val="000C3C25"/>
    <w:rsid w:val="000C3D18"/>
    <w:rsid w:val="000C3D4C"/>
    <w:rsid w:val="000C3D5E"/>
    <w:rsid w:val="000C3E79"/>
    <w:rsid w:val="000C3E85"/>
    <w:rsid w:val="000C3F53"/>
    <w:rsid w:val="000C4067"/>
    <w:rsid w:val="000C408A"/>
    <w:rsid w:val="000C4170"/>
    <w:rsid w:val="000C4552"/>
    <w:rsid w:val="000C4612"/>
    <w:rsid w:val="000C48A8"/>
    <w:rsid w:val="000C48DC"/>
    <w:rsid w:val="000C4AEB"/>
    <w:rsid w:val="000C4B00"/>
    <w:rsid w:val="000C4B1C"/>
    <w:rsid w:val="000C4B5A"/>
    <w:rsid w:val="000C4BE4"/>
    <w:rsid w:val="000C4DBD"/>
    <w:rsid w:val="000C4E56"/>
    <w:rsid w:val="000C4EC0"/>
    <w:rsid w:val="000C4F83"/>
    <w:rsid w:val="000C4FBE"/>
    <w:rsid w:val="000C5185"/>
    <w:rsid w:val="000C51DA"/>
    <w:rsid w:val="000C5255"/>
    <w:rsid w:val="000C5327"/>
    <w:rsid w:val="000C5346"/>
    <w:rsid w:val="000C5686"/>
    <w:rsid w:val="000C584A"/>
    <w:rsid w:val="000C58BE"/>
    <w:rsid w:val="000C58D0"/>
    <w:rsid w:val="000C5919"/>
    <w:rsid w:val="000C5982"/>
    <w:rsid w:val="000C5995"/>
    <w:rsid w:val="000C5B17"/>
    <w:rsid w:val="000C5B86"/>
    <w:rsid w:val="000C5C09"/>
    <w:rsid w:val="000C5E44"/>
    <w:rsid w:val="000C5FD4"/>
    <w:rsid w:val="000C607D"/>
    <w:rsid w:val="000C610E"/>
    <w:rsid w:val="000C61EA"/>
    <w:rsid w:val="000C625A"/>
    <w:rsid w:val="000C626C"/>
    <w:rsid w:val="000C629E"/>
    <w:rsid w:val="000C6364"/>
    <w:rsid w:val="000C6491"/>
    <w:rsid w:val="000C64D2"/>
    <w:rsid w:val="000C64E6"/>
    <w:rsid w:val="000C652D"/>
    <w:rsid w:val="000C6554"/>
    <w:rsid w:val="000C6688"/>
    <w:rsid w:val="000C67EB"/>
    <w:rsid w:val="000C6861"/>
    <w:rsid w:val="000C69E1"/>
    <w:rsid w:val="000C6A38"/>
    <w:rsid w:val="000C6A7C"/>
    <w:rsid w:val="000C6B3B"/>
    <w:rsid w:val="000C6D8D"/>
    <w:rsid w:val="000C6DD2"/>
    <w:rsid w:val="000C6EE8"/>
    <w:rsid w:val="000C7218"/>
    <w:rsid w:val="000C7343"/>
    <w:rsid w:val="000C73A2"/>
    <w:rsid w:val="000C7477"/>
    <w:rsid w:val="000C7478"/>
    <w:rsid w:val="000C759D"/>
    <w:rsid w:val="000C75F1"/>
    <w:rsid w:val="000C76B0"/>
    <w:rsid w:val="000C77B4"/>
    <w:rsid w:val="000C7930"/>
    <w:rsid w:val="000C7967"/>
    <w:rsid w:val="000C7A26"/>
    <w:rsid w:val="000C7AA1"/>
    <w:rsid w:val="000C7B36"/>
    <w:rsid w:val="000C7BDC"/>
    <w:rsid w:val="000C7C38"/>
    <w:rsid w:val="000C7DD7"/>
    <w:rsid w:val="000C7E74"/>
    <w:rsid w:val="000C7EB1"/>
    <w:rsid w:val="000C7F42"/>
    <w:rsid w:val="000C7F49"/>
    <w:rsid w:val="000D007A"/>
    <w:rsid w:val="000D0095"/>
    <w:rsid w:val="000D014A"/>
    <w:rsid w:val="000D01D0"/>
    <w:rsid w:val="000D01E5"/>
    <w:rsid w:val="000D0227"/>
    <w:rsid w:val="000D0749"/>
    <w:rsid w:val="000D07CE"/>
    <w:rsid w:val="000D0841"/>
    <w:rsid w:val="000D0884"/>
    <w:rsid w:val="000D0969"/>
    <w:rsid w:val="000D0A30"/>
    <w:rsid w:val="000D0A82"/>
    <w:rsid w:val="000D0B78"/>
    <w:rsid w:val="000D0BA2"/>
    <w:rsid w:val="000D0BB1"/>
    <w:rsid w:val="000D0C52"/>
    <w:rsid w:val="000D0CCB"/>
    <w:rsid w:val="000D0D2C"/>
    <w:rsid w:val="000D0F2C"/>
    <w:rsid w:val="000D0F49"/>
    <w:rsid w:val="000D0F70"/>
    <w:rsid w:val="000D0F7C"/>
    <w:rsid w:val="000D0FAC"/>
    <w:rsid w:val="000D0FF9"/>
    <w:rsid w:val="000D0FFC"/>
    <w:rsid w:val="000D1073"/>
    <w:rsid w:val="000D1226"/>
    <w:rsid w:val="000D1271"/>
    <w:rsid w:val="000D12E2"/>
    <w:rsid w:val="000D1403"/>
    <w:rsid w:val="000D1574"/>
    <w:rsid w:val="000D1616"/>
    <w:rsid w:val="000D1804"/>
    <w:rsid w:val="000D18DC"/>
    <w:rsid w:val="000D1971"/>
    <w:rsid w:val="000D19E2"/>
    <w:rsid w:val="000D1A01"/>
    <w:rsid w:val="000D1A53"/>
    <w:rsid w:val="000D1A84"/>
    <w:rsid w:val="000D1B66"/>
    <w:rsid w:val="000D1D57"/>
    <w:rsid w:val="000D1E08"/>
    <w:rsid w:val="000D1E5C"/>
    <w:rsid w:val="000D1F4B"/>
    <w:rsid w:val="000D1F55"/>
    <w:rsid w:val="000D1FC9"/>
    <w:rsid w:val="000D2032"/>
    <w:rsid w:val="000D2096"/>
    <w:rsid w:val="000D209B"/>
    <w:rsid w:val="000D2238"/>
    <w:rsid w:val="000D2294"/>
    <w:rsid w:val="000D2491"/>
    <w:rsid w:val="000D2530"/>
    <w:rsid w:val="000D256B"/>
    <w:rsid w:val="000D2721"/>
    <w:rsid w:val="000D27AC"/>
    <w:rsid w:val="000D2912"/>
    <w:rsid w:val="000D2B20"/>
    <w:rsid w:val="000D2C1B"/>
    <w:rsid w:val="000D2CBB"/>
    <w:rsid w:val="000D2D7D"/>
    <w:rsid w:val="000D2F71"/>
    <w:rsid w:val="000D2FC2"/>
    <w:rsid w:val="000D321C"/>
    <w:rsid w:val="000D3291"/>
    <w:rsid w:val="000D33B6"/>
    <w:rsid w:val="000D3580"/>
    <w:rsid w:val="000D360F"/>
    <w:rsid w:val="000D36A3"/>
    <w:rsid w:val="000D39F3"/>
    <w:rsid w:val="000D3A77"/>
    <w:rsid w:val="000D3D5B"/>
    <w:rsid w:val="000D3DB0"/>
    <w:rsid w:val="000D3FE6"/>
    <w:rsid w:val="000D4116"/>
    <w:rsid w:val="000D4169"/>
    <w:rsid w:val="000D41E3"/>
    <w:rsid w:val="000D42D7"/>
    <w:rsid w:val="000D4374"/>
    <w:rsid w:val="000D4429"/>
    <w:rsid w:val="000D44C7"/>
    <w:rsid w:val="000D45B2"/>
    <w:rsid w:val="000D45B4"/>
    <w:rsid w:val="000D4658"/>
    <w:rsid w:val="000D46D7"/>
    <w:rsid w:val="000D47C2"/>
    <w:rsid w:val="000D4807"/>
    <w:rsid w:val="000D4A6A"/>
    <w:rsid w:val="000D4AD8"/>
    <w:rsid w:val="000D4C21"/>
    <w:rsid w:val="000D4D80"/>
    <w:rsid w:val="000D4DEB"/>
    <w:rsid w:val="000D4E2D"/>
    <w:rsid w:val="000D4E81"/>
    <w:rsid w:val="000D4EFA"/>
    <w:rsid w:val="000D4EFD"/>
    <w:rsid w:val="000D512F"/>
    <w:rsid w:val="000D5181"/>
    <w:rsid w:val="000D52BA"/>
    <w:rsid w:val="000D530C"/>
    <w:rsid w:val="000D534C"/>
    <w:rsid w:val="000D5350"/>
    <w:rsid w:val="000D536F"/>
    <w:rsid w:val="000D542C"/>
    <w:rsid w:val="000D5514"/>
    <w:rsid w:val="000D557D"/>
    <w:rsid w:val="000D55E6"/>
    <w:rsid w:val="000D5648"/>
    <w:rsid w:val="000D5681"/>
    <w:rsid w:val="000D5697"/>
    <w:rsid w:val="000D56D8"/>
    <w:rsid w:val="000D56E7"/>
    <w:rsid w:val="000D5785"/>
    <w:rsid w:val="000D59AC"/>
    <w:rsid w:val="000D5B04"/>
    <w:rsid w:val="000D5C2D"/>
    <w:rsid w:val="000D5CA5"/>
    <w:rsid w:val="000D5CC1"/>
    <w:rsid w:val="000D5DE5"/>
    <w:rsid w:val="000D5E47"/>
    <w:rsid w:val="000D5EE8"/>
    <w:rsid w:val="000D5F03"/>
    <w:rsid w:val="000D6044"/>
    <w:rsid w:val="000D618D"/>
    <w:rsid w:val="000D61C6"/>
    <w:rsid w:val="000D629C"/>
    <w:rsid w:val="000D63D7"/>
    <w:rsid w:val="000D640C"/>
    <w:rsid w:val="000D651D"/>
    <w:rsid w:val="000D65BF"/>
    <w:rsid w:val="000D65C1"/>
    <w:rsid w:val="000D6663"/>
    <w:rsid w:val="000D6781"/>
    <w:rsid w:val="000D68A4"/>
    <w:rsid w:val="000D6AD4"/>
    <w:rsid w:val="000D6B28"/>
    <w:rsid w:val="000D6BED"/>
    <w:rsid w:val="000D6C0F"/>
    <w:rsid w:val="000D6EC8"/>
    <w:rsid w:val="000D7044"/>
    <w:rsid w:val="000D7112"/>
    <w:rsid w:val="000D71D5"/>
    <w:rsid w:val="000D7246"/>
    <w:rsid w:val="000D72BE"/>
    <w:rsid w:val="000D7476"/>
    <w:rsid w:val="000D758B"/>
    <w:rsid w:val="000D759E"/>
    <w:rsid w:val="000D75AE"/>
    <w:rsid w:val="000D7943"/>
    <w:rsid w:val="000D798A"/>
    <w:rsid w:val="000D7AE8"/>
    <w:rsid w:val="000D7B23"/>
    <w:rsid w:val="000D7C20"/>
    <w:rsid w:val="000D7C9A"/>
    <w:rsid w:val="000D7CDA"/>
    <w:rsid w:val="000D7F14"/>
    <w:rsid w:val="000D7F3C"/>
    <w:rsid w:val="000E0041"/>
    <w:rsid w:val="000E0195"/>
    <w:rsid w:val="000E021B"/>
    <w:rsid w:val="000E03B3"/>
    <w:rsid w:val="000E03E3"/>
    <w:rsid w:val="000E03EE"/>
    <w:rsid w:val="000E03FF"/>
    <w:rsid w:val="000E0516"/>
    <w:rsid w:val="000E055F"/>
    <w:rsid w:val="000E05AE"/>
    <w:rsid w:val="000E05C2"/>
    <w:rsid w:val="000E06CF"/>
    <w:rsid w:val="000E0737"/>
    <w:rsid w:val="000E076B"/>
    <w:rsid w:val="000E0993"/>
    <w:rsid w:val="000E09F6"/>
    <w:rsid w:val="000E0C6D"/>
    <w:rsid w:val="000E0C78"/>
    <w:rsid w:val="000E0CEE"/>
    <w:rsid w:val="000E0F49"/>
    <w:rsid w:val="000E107D"/>
    <w:rsid w:val="000E108C"/>
    <w:rsid w:val="000E1393"/>
    <w:rsid w:val="000E1456"/>
    <w:rsid w:val="000E166A"/>
    <w:rsid w:val="000E16B9"/>
    <w:rsid w:val="000E16BD"/>
    <w:rsid w:val="000E1794"/>
    <w:rsid w:val="000E186B"/>
    <w:rsid w:val="000E193F"/>
    <w:rsid w:val="000E1B32"/>
    <w:rsid w:val="000E1B4F"/>
    <w:rsid w:val="000E1B90"/>
    <w:rsid w:val="000E1E5E"/>
    <w:rsid w:val="000E1FDC"/>
    <w:rsid w:val="000E1FE7"/>
    <w:rsid w:val="000E212F"/>
    <w:rsid w:val="000E231B"/>
    <w:rsid w:val="000E233F"/>
    <w:rsid w:val="000E2366"/>
    <w:rsid w:val="000E238A"/>
    <w:rsid w:val="000E27A4"/>
    <w:rsid w:val="000E281A"/>
    <w:rsid w:val="000E287F"/>
    <w:rsid w:val="000E28BE"/>
    <w:rsid w:val="000E2934"/>
    <w:rsid w:val="000E293E"/>
    <w:rsid w:val="000E29ED"/>
    <w:rsid w:val="000E2A6F"/>
    <w:rsid w:val="000E2D55"/>
    <w:rsid w:val="000E2DA0"/>
    <w:rsid w:val="000E2E0B"/>
    <w:rsid w:val="000E2E14"/>
    <w:rsid w:val="000E2E45"/>
    <w:rsid w:val="000E2EB9"/>
    <w:rsid w:val="000E2ECD"/>
    <w:rsid w:val="000E2FA0"/>
    <w:rsid w:val="000E2FE0"/>
    <w:rsid w:val="000E31E9"/>
    <w:rsid w:val="000E343E"/>
    <w:rsid w:val="000E3466"/>
    <w:rsid w:val="000E34A0"/>
    <w:rsid w:val="000E359F"/>
    <w:rsid w:val="000E3658"/>
    <w:rsid w:val="000E3838"/>
    <w:rsid w:val="000E38DD"/>
    <w:rsid w:val="000E398C"/>
    <w:rsid w:val="000E39A4"/>
    <w:rsid w:val="000E3A8F"/>
    <w:rsid w:val="000E3B7A"/>
    <w:rsid w:val="000E3C4A"/>
    <w:rsid w:val="000E3CEA"/>
    <w:rsid w:val="000E3E27"/>
    <w:rsid w:val="000E3E7C"/>
    <w:rsid w:val="000E3EA4"/>
    <w:rsid w:val="000E3EDB"/>
    <w:rsid w:val="000E3F02"/>
    <w:rsid w:val="000E3FA9"/>
    <w:rsid w:val="000E4010"/>
    <w:rsid w:val="000E404F"/>
    <w:rsid w:val="000E41EA"/>
    <w:rsid w:val="000E41F0"/>
    <w:rsid w:val="000E437D"/>
    <w:rsid w:val="000E4408"/>
    <w:rsid w:val="000E4416"/>
    <w:rsid w:val="000E4449"/>
    <w:rsid w:val="000E445E"/>
    <w:rsid w:val="000E4483"/>
    <w:rsid w:val="000E4529"/>
    <w:rsid w:val="000E4608"/>
    <w:rsid w:val="000E4645"/>
    <w:rsid w:val="000E464C"/>
    <w:rsid w:val="000E47C5"/>
    <w:rsid w:val="000E482A"/>
    <w:rsid w:val="000E4863"/>
    <w:rsid w:val="000E4947"/>
    <w:rsid w:val="000E497C"/>
    <w:rsid w:val="000E49C1"/>
    <w:rsid w:val="000E49FA"/>
    <w:rsid w:val="000E4ADB"/>
    <w:rsid w:val="000E4B5B"/>
    <w:rsid w:val="000E4B75"/>
    <w:rsid w:val="000E4C94"/>
    <w:rsid w:val="000E4DC6"/>
    <w:rsid w:val="000E4DE1"/>
    <w:rsid w:val="000E4EF4"/>
    <w:rsid w:val="000E4F60"/>
    <w:rsid w:val="000E50C3"/>
    <w:rsid w:val="000E5183"/>
    <w:rsid w:val="000E5385"/>
    <w:rsid w:val="000E5410"/>
    <w:rsid w:val="000E5422"/>
    <w:rsid w:val="000E5481"/>
    <w:rsid w:val="000E5546"/>
    <w:rsid w:val="000E5586"/>
    <w:rsid w:val="000E55B7"/>
    <w:rsid w:val="000E564C"/>
    <w:rsid w:val="000E56F8"/>
    <w:rsid w:val="000E5703"/>
    <w:rsid w:val="000E5815"/>
    <w:rsid w:val="000E58E6"/>
    <w:rsid w:val="000E596A"/>
    <w:rsid w:val="000E5A4C"/>
    <w:rsid w:val="000E5B24"/>
    <w:rsid w:val="000E5B6D"/>
    <w:rsid w:val="000E5B8B"/>
    <w:rsid w:val="000E5CE4"/>
    <w:rsid w:val="000E5E0B"/>
    <w:rsid w:val="000E5E4A"/>
    <w:rsid w:val="000E5E6F"/>
    <w:rsid w:val="000E5F6A"/>
    <w:rsid w:val="000E5FEB"/>
    <w:rsid w:val="000E603A"/>
    <w:rsid w:val="000E6064"/>
    <w:rsid w:val="000E6073"/>
    <w:rsid w:val="000E60FB"/>
    <w:rsid w:val="000E6332"/>
    <w:rsid w:val="000E6414"/>
    <w:rsid w:val="000E657D"/>
    <w:rsid w:val="000E65B9"/>
    <w:rsid w:val="000E6642"/>
    <w:rsid w:val="000E664D"/>
    <w:rsid w:val="000E669B"/>
    <w:rsid w:val="000E66D3"/>
    <w:rsid w:val="000E674A"/>
    <w:rsid w:val="000E67C5"/>
    <w:rsid w:val="000E696E"/>
    <w:rsid w:val="000E69DE"/>
    <w:rsid w:val="000E6C19"/>
    <w:rsid w:val="000E6C1D"/>
    <w:rsid w:val="000E6D66"/>
    <w:rsid w:val="000E6D90"/>
    <w:rsid w:val="000E6D98"/>
    <w:rsid w:val="000E6DD4"/>
    <w:rsid w:val="000E6DF9"/>
    <w:rsid w:val="000E6E15"/>
    <w:rsid w:val="000E6E7E"/>
    <w:rsid w:val="000E6FD3"/>
    <w:rsid w:val="000E6FFF"/>
    <w:rsid w:val="000E7105"/>
    <w:rsid w:val="000E711C"/>
    <w:rsid w:val="000E7155"/>
    <w:rsid w:val="000E7169"/>
    <w:rsid w:val="000E717B"/>
    <w:rsid w:val="000E72D2"/>
    <w:rsid w:val="000E7304"/>
    <w:rsid w:val="000E736E"/>
    <w:rsid w:val="000E7444"/>
    <w:rsid w:val="000E75C3"/>
    <w:rsid w:val="000E75F0"/>
    <w:rsid w:val="000E7756"/>
    <w:rsid w:val="000E77E9"/>
    <w:rsid w:val="000E7902"/>
    <w:rsid w:val="000E792D"/>
    <w:rsid w:val="000E797D"/>
    <w:rsid w:val="000E7993"/>
    <w:rsid w:val="000E7B64"/>
    <w:rsid w:val="000E7CE8"/>
    <w:rsid w:val="000E7D14"/>
    <w:rsid w:val="000E7E73"/>
    <w:rsid w:val="000F0027"/>
    <w:rsid w:val="000F0103"/>
    <w:rsid w:val="000F0108"/>
    <w:rsid w:val="000F01C0"/>
    <w:rsid w:val="000F01C3"/>
    <w:rsid w:val="000F01E2"/>
    <w:rsid w:val="000F0280"/>
    <w:rsid w:val="000F0281"/>
    <w:rsid w:val="000F02F9"/>
    <w:rsid w:val="000F03CD"/>
    <w:rsid w:val="000F04DF"/>
    <w:rsid w:val="000F05D8"/>
    <w:rsid w:val="000F0625"/>
    <w:rsid w:val="000F0708"/>
    <w:rsid w:val="000F081C"/>
    <w:rsid w:val="000F09FE"/>
    <w:rsid w:val="000F0AA7"/>
    <w:rsid w:val="000F0BF7"/>
    <w:rsid w:val="000F0D67"/>
    <w:rsid w:val="000F103A"/>
    <w:rsid w:val="000F11D9"/>
    <w:rsid w:val="000F122B"/>
    <w:rsid w:val="000F1283"/>
    <w:rsid w:val="000F1386"/>
    <w:rsid w:val="000F13BF"/>
    <w:rsid w:val="000F13EB"/>
    <w:rsid w:val="000F1407"/>
    <w:rsid w:val="000F148A"/>
    <w:rsid w:val="000F14BE"/>
    <w:rsid w:val="000F15BF"/>
    <w:rsid w:val="000F15E4"/>
    <w:rsid w:val="000F16D5"/>
    <w:rsid w:val="000F16E4"/>
    <w:rsid w:val="000F181B"/>
    <w:rsid w:val="000F1886"/>
    <w:rsid w:val="000F192C"/>
    <w:rsid w:val="000F1A09"/>
    <w:rsid w:val="000F1AAE"/>
    <w:rsid w:val="000F1DF1"/>
    <w:rsid w:val="000F1E2E"/>
    <w:rsid w:val="000F1F3C"/>
    <w:rsid w:val="000F2010"/>
    <w:rsid w:val="000F205E"/>
    <w:rsid w:val="000F2154"/>
    <w:rsid w:val="000F2197"/>
    <w:rsid w:val="000F22CD"/>
    <w:rsid w:val="000F22ED"/>
    <w:rsid w:val="000F2414"/>
    <w:rsid w:val="000F24B4"/>
    <w:rsid w:val="000F252D"/>
    <w:rsid w:val="000F2551"/>
    <w:rsid w:val="000F2581"/>
    <w:rsid w:val="000F25CA"/>
    <w:rsid w:val="000F25DF"/>
    <w:rsid w:val="000F2606"/>
    <w:rsid w:val="000F269A"/>
    <w:rsid w:val="000F26A0"/>
    <w:rsid w:val="000F2763"/>
    <w:rsid w:val="000F2795"/>
    <w:rsid w:val="000F27E4"/>
    <w:rsid w:val="000F2827"/>
    <w:rsid w:val="000F2B44"/>
    <w:rsid w:val="000F2C4D"/>
    <w:rsid w:val="000F2C8D"/>
    <w:rsid w:val="000F2D18"/>
    <w:rsid w:val="000F2E06"/>
    <w:rsid w:val="000F2E6B"/>
    <w:rsid w:val="000F2F2A"/>
    <w:rsid w:val="000F3122"/>
    <w:rsid w:val="000F3168"/>
    <w:rsid w:val="000F3286"/>
    <w:rsid w:val="000F35DB"/>
    <w:rsid w:val="000F383A"/>
    <w:rsid w:val="000F39B4"/>
    <w:rsid w:val="000F3A05"/>
    <w:rsid w:val="000F3B68"/>
    <w:rsid w:val="000F3B99"/>
    <w:rsid w:val="000F3BD4"/>
    <w:rsid w:val="000F3D4C"/>
    <w:rsid w:val="000F3FFD"/>
    <w:rsid w:val="000F4063"/>
    <w:rsid w:val="000F4087"/>
    <w:rsid w:val="000F40BC"/>
    <w:rsid w:val="000F40DE"/>
    <w:rsid w:val="000F40FE"/>
    <w:rsid w:val="000F4530"/>
    <w:rsid w:val="000F46C8"/>
    <w:rsid w:val="000F47B0"/>
    <w:rsid w:val="000F47EB"/>
    <w:rsid w:val="000F47F2"/>
    <w:rsid w:val="000F49D7"/>
    <w:rsid w:val="000F4B0D"/>
    <w:rsid w:val="000F4B79"/>
    <w:rsid w:val="000F4CD6"/>
    <w:rsid w:val="000F4EB3"/>
    <w:rsid w:val="000F4FF4"/>
    <w:rsid w:val="000F5091"/>
    <w:rsid w:val="000F512C"/>
    <w:rsid w:val="000F51C8"/>
    <w:rsid w:val="000F5355"/>
    <w:rsid w:val="000F5373"/>
    <w:rsid w:val="000F53D4"/>
    <w:rsid w:val="000F54AB"/>
    <w:rsid w:val="000F5555"/>
    <w:rsid w:val="000F555E"/>
    <w:rsid w:val="000F589C"/>
    <w:rsid w:val="000F5A18"/>
    <w:rsid w:val="000F5A29"/>
    <w:rsid w:val="000F5A4B"/>
    <w:rsid w:val="000F5B9F"/>
    <w:rsid w:val="000F5C76"/>
    <w:rsid w:val="000F5CEF"/>
    <w:rsid w:val="000F5F59"/>
    <w:rsid w:val="000F5FD0"/>
    <w:rsid w:val="000F5FDD"/>
    <w:rsid w:val="000F60E0"/>
    <w:rsid w:val="000F61B6"/>
    <w:rsid w:val="000F6428"/>
    <w:rsid w:val="000F6573"/>
    <w:rsid w:val="000F6644"/>
    <w:rsid w:val="000F6662"/>
    <w:rsid w:val="000F66E5"/>
    <w:rsid w:val="000F6758"/>
    <w:rsid w:val="000F6871"/>
    <w:rsid w:val="000F69E9"/>
    <w:rsid w:val="000F6B1E"/>
    <w:rsid w:val="000F6B1F"/>
    <w:rsid w:val="000F6C05"/>
    <w:rsid w:val="000F6E59"/>
    <w:rsid w:val="000F6EA0"/>
    <w:rsid w:val="000F6F64"/>
    <w:rsid w:val="000F6FA0"/>
    <w:rsid w:val="000F6FDF"/>
    <w:rsid w:val="000F7029"/>
    <w:rsid w:val="000F727C"/>
    <w:rsid w:val="000F739E"/>
    <w:rsid w:val="000F73F8"/>
    <w:rsid w:val="000F7428"/>
    <w:rsid w:val="000F745D"/>
    <w:rsid w:val="000F74E2"/>
    <w:rsid w:val="000F774A"/>
    <w:rsid w:val="000F775D"/>
    <w:rsid w:val="000F7887"/>
    <w:rsid w:val="000F7927"/>
    <w:rsid w:val="000F7973"/>
    <w:rsid w:val="000F79FC"/>
    <w:rsid w:val="000F7ADE"/>
    <w:rsid w:val="000F7B11"/>
    <w:rsid w:val="000F7C40"/>
    <w:rsid w:val="000F7D48"/>
    <w:rsid w:val="000F7D62"/>
    <w:rsid w:val="000F7DE3"/>
    <w:rsid w:val="000F7E4C"/>
    <w:rsid w:val="000F7F65"/>
    <w:rsid w:val="000F7FED"/>
    <w:rsid w:val="00100254"/>
    <w:rsid w:val="00100326"/>
    <w:rsid w:val="0010037F"/>
    <w:rsid w:val="00100487"/>
    <w:rsid w:val="001004F2"/>
    <w:rsid w:val="001005A5"/>
    <w:rsid w:val="001005FC"/>
    <w:rsid w:val="00100680"/>
    <w:rsid w:val="001006D1"/>
    <w:rsid w:val="0010070A"/>
    <w:rsid w:val="001007A4"/>
    <w:rsid w:val="00100899"/>
    <w:rsid w:val="00100984"/>
    <w:rsid w:val="00100A3F"/>
    <w:rsid w:val="00100A42"/>
    <w:rsid w:val="00100A5D"/>
    <w:rsid w:val="00100AD2"/>
    <w:rsid w:val="00100B13"/>
    <w:rsid w:val="00100B52"/>
    <w:rsid w:val="00100BD5"/>
    <w:rsid w:val="00100BFA"/>
    <w:rsid w:val="00100C2B"/>
    <w:rsid w:val="00100CEA"/>
    <w:rsid w:val="00100D6F"/>
    <w:rsid w:val="00100DA8"/>
    <w:rsid w:val="00100EB1"/>
    <w:rsid w:val="00100ECC"/>
    <w:rsid w:val="0010123A"/>
    <w:rsid w:val="00101247"/>
    <w:rsid w:val="00101315"/>
    <w:rsid w:val="00101453"/>
    <w:rsid w:val="00101465"/>
    <w:rsid w:val="00101481"/>
    <w:rsid w:val="0010155C"/>
    <w:rsid w:val="00101606"/>
    <w:rsid w:val="0010161A"/>
    <w:rsid w:val="0010161E"/>
    <w:rsid w:val="00101633"/>
    <w:rsid w:val="0010165D"/>
    <w:rsid w:val="001016A3"/>
    <w:rsid w:val="001018C6"/>
    <w:rsid w:val="00101951"/>
    <w:rsid w:val="0010198F"/>
    <w:rsid w:val="001019C2"/>
    <w:rsid w:val="00101A00"/>
    <w:rsid w:val="00101AC1"/>
    <w:rsid w:val="00101ADF"/>
    <w:rsid w:val="00101C01"/>
    <w:rsid w:val="00101D40"/>
    <w:rsid w:val="00101E87"/>
    <w:rsid w:val="00101F1C"/>
    <w:rsid w:val="00101F3C"/>
    <w:rsid w:val="00101FAC"/>
    <w:rsid w:val="00101FDD"/>
    <w:rsid w:val="001020A6"/>
    <w:rsid w:val="001020B1"/>
    <w:rsid w:val="001020B4"/>
    <w:rsid w:val="0010213A"/>
    <w:rsid w:val="00102293"/>
    <w:rsid w:val="0010254C"/>
    <w:rsid w:val="001025B3"/>
    <w:rsid w:val="0010260C"/>
    <w:rsid w:val="0010266C"/>
    <w:rsid w:val="001027C3"/>
    <w:rsid w:val="001028E5"/>
    <w:rsid w:val="00102905"/>
    <w:rsid w:val="00102A1D"/>
    <w:rsid w:val="00102BBE"/>
    <w:rsid w:val="00102CBC"/>
    <w:rsid w:val="00102EAC"/>
    <w:rsid w:val="00102EF3"/>
    <w:rsid w:val="00102F78"/>
    <w:rsid w:val="00102FEC"/>
    <w:rsid w:val="00103088"/>
    <w:rsid w:val="001030DA"/>
    <w:rsid w:val="001030EE"/>
    <w:rsid w:val="00103137"/>
    <w:rsid w:val="0010313B"/>
    <w:rsid w:val="00103149"/>
    <w:rsid w:val="001031B0"/>
    <w:rsid w:val="001031BA"/>
    <w:rsid w:val="001031D8"/>
    <w:rsid w:val="001031FC"/>
    <w:rsid w:val="00103242"/>
    <w:rsid w:val="001032CC"/>
    <w:rsid w:val="00103337"/>
    <w:rsid w:val="0010336B"/>
    <w:rsid w:val="001033A5"/>
    <w:rsid w:val="00103424"/>
    <w:rsid w:val="00103465"/>
    <w:rsid w:val="00103639"/>
    <w:rsid w:val="0010367B"/>
    <w:rsid w:val="001036CD"/>
    <w:rsid w:val="001037C1"/>
    <w:rsid w:val="001037F2"/>
    <w:rsid w:val="00103868"/>
    <w:rsid w:val="001038B8"/>
    <w:rsid w:val="00103A09"/>
    <w:rsid w:val="00103A12"/>
    <w:rsid w:val="00103C57"/>
    <w:rsid w:val="00103EF1"/>
    <w:rsid w:val="00103F13"/>
    <w:rsid w:val="00103F32"/>
    <w:rsid w:val="00104053"/>
    <w:rsid w:val="001040CA"/>
    <w:rsid w:val="001040EF"/>
    <w:rsid w:val="00104194"/>
    <w:rsid w:val="00104229"/>
    <w:rsid w:val="001042A4"/>
    <w:rsid w:val="001042CD"/>
    <w:rsid w:val="001043B9"/>
    <w:rsid w:val="00104487"/>
    <w:rsid w:val="00104575"/>
    <w:rsid w:val="0010468C"/>
    <w:rsid w:val="001046EE"/>
    <w:rsid w:val="00104745"/>
    <w:rsid w:val="001047BA"/>
    <w:rsid w:val="001048AD"/>
    <w:rsid w:val="001048C3"/>
    <w:rsid w:val="0010498A"/>
    <w:rsid w:val="001049D5"/>
    <w:rsid w:val="001049D6"/>
    <w:rsid w:val="001049EB"/>
    <w:rsid w:val="00104A03"/>
    <w:rsid w:val="00104A20"/>
    <w:rsid w:val="00104AA3"/>
    <w:rsid w:val="00104CB6"/>
    <w:rsid w:val="00104D7F"/>
    <w:rsid w:val="00104FF2"/>
    <w:rsid w:val="00105064"/>
    <w:rsid w:val="00105092"/>
    <w:rsid w:val="001050D3"/>
    <w:rsid w:val="00105130"/>
    <w:rsid w:val="0010513D"/>
    <w:rsid w:val="001052A2"/>
    <w:rsid w:val="001052F6"/>
    <w:rsid w:val="00105344"/>
    <w:rsid w:val="00105345"/>
    <w:rsid w:val="00105387"/>
    <w:rsid w:val="001053FB"/>
    <w:rsid w:val="00105528"/>
    <w:rsid w:val="001055E6"/>
    <w:rsid w:val="001055EE"/>
    <w:rsid w:val="00105627"/>
    <w:rsid w:val="001056B2"/>
    <w:rsid w:val="0010572F"/>
    <w:rsid w:val="001058A3"/>
    <w:rsid w:val="001058C5"/>
    <w:rsid w:val="001058CB"/>
    <w:rsid w:val="00105914"/>
    <w:rsid w:val="001059D1"/>
    <w:rsid w:val="00105AB1"/>
    <w:rsid w:val="00105AC3"/>
    <w:rsid w:val="00105ADF"/>
    <w:rsid w:val="00105BE9"/>
    <w:rsid w:val="00105BFA"/>
    <w:rsid w:val="00105C12"/>
    <w:rsid w:val="00105C8E"/>
    <w:rsid w:val="00105CCB"/>
    <w:rsid w:val="00105F94"/>
    <w:rsid w:val="001060F2"/>
    <w:rsid w:val="00106122"/>
    <w:rsid w:val="001062B7"/>
    <w:rsid w:val="0010630E"/>
    <w:rsid w:val="00106374"/>
    <w:rsid w:val="001063D1"/>
    <w:rsid w:val="00106413"/>
    <w:rsid w:val="00106660"/>
    <w:rsid w:val="0010667B"/>
    <w:rsid w:val="0010674F"/>
    <w:rsid w:val="00106964"/>
    <w:rsid w:val="00106B5B"/>
    <w:rsid w:val="00106BAB"/>
    <w:rsid w:val="00106ECC"/>
    <w:rsid w:val="00106FC6"/>
    <w:rsid w:val="00107126"/>
    <w:rsid w:val="0010714E"/>
    <w:rsid w:val="001071B3"/>
    <w:rsid w:val="001072DC"/>
    <w:rsid w:val="001072EB"/>
    <w:rsid w:val="001075DE"/>
    <w:rsid w:val="001076EC"/>
    <w:rsid w:val="001077FC"/>
    <w:rsid w:val="00107800"/>
    <w:rsid w:val="00107868"/>
    <w:rsid w:val="00107918"/>
    <w:rsid w:val="00107A32"/>
    <w:rsid w:val="00107A98"/>
    <w:rsid w:val="00107ABC"/>
    <w:rsid w:val="00107ABF"/>
    <w:rsid w:val="00107BE7"/>
    <w:rsid w:val="00107BEF"/>
    <w:rsid w:val="00107C2E"/>
    <w:rsid w:val="00107DED"/>
    <w:rsid w:val="00107E27"/>
    <w:rsid w:val="00107E6B"/>
    <w:rsid w:val="00107EF7"/>
    <w:rsid w:val="00107F78"/>
    <w:rsid w:val="00107F97"/>
    <w:rsid w:val="00110010"/>
    <w:rsid w:val="001102AC"/>
    <w:rsid w:val="001103ED"/>
    <w:rsid w:val="001104B6"/>
    <w:rsid w:val="001104F1"/>
    <w:rsid w:val="00110547"/>
    <w:rsid w:val="0011055D"/>
    <w:rsid w:val="00110695"/>
    <w:rsid w:val="001106F0"/>
    <w:rsid w:val="0011089F"/>
    <w:rsid w:val="001108A5"/>
    <w:rsid w:val="0011095F"/>
    <w:rsid w:val="00110A05"/>
    <w:rsid w:val="00110D9E"/>
    <w:rsid w:val="00110F4A"/>
    <w:rsid w:val="00111055"/>
    <w:rsid w:val="0011110B"/>
    <w:rsid w:val="00111185"/>
    <w:rsid w:val="001111F2"/>
    <w:rsid w:val="00111266"/>
    <w:rsid w:val="00111329"/>
    <w:rsid w:val="00111344"/>
    <w:rsid w:val="00111361"/>
    <w:rsid w:val="00111586"/>
    <w:rsid w:val="001118EA"/>
    <w:rsid w:val="00111993"/>
    <w:rsid w:val="00111BE5"/>
    <w:rsid w:val="00111C82"/>
    <w:rsid w:val="00111CB3"/>
    <w:rsid w:val="00111D20"/>
    <w:rsid w:val="00111E9D"/>
    <w:rsid w:val="00111EBF"/>
    <w:rsid w:val="00111EFB"/>
    <w:rsid w:val="00111F6A"/>
    <w:rsid w:val="001120C7"/>
    <w:rsid w:val="00112368"/>
    <w:rsid w:val="0011238C"/>
    <w:rsid w:val="001123BF"/>
    <w:rsid w:val="001124CE"/>
    <w:rsid w:val="00112579"/>
    <w:rsid w:val="001125F5"/>
    <w:rsid w:val="001126AE"/>
    <w:rsid w:val="0011282D"/>
    <w:rsid w:val="001128AC"/>
    <w:rsid w:val="00112A39"/>
    <w:rsid w:val="00112AC2"/>
    <w:rsid w:val="00112BFE"/>
    <w:rsid w:val="00112C3C"/>
    <w:rsid w:val="00112CC7"/>
    <w:rsid w:val="00112D02"/>
    <w:rsid w:val="00112D3F"/>
    <w:rsid w:val="00112D9A"/>
    <w:rsid w:val="00112E1D"/>
    <w:rsid w:val="00112E8C"/>
    <w:rsid w:val="00112F62"/>
    <w:rsid w:val="00112FEF"/>
    <w:rsid w:val="00113270"/>
    <w:rsid w:val="001132A5"/>
    <w:rsid w:val="0011330D"/>
    <w:rsid w:val="001133B2"/>
    <w:rsid w:val="001133E1"/>
    <w:rsid w:val="001133FD"/>
    <w:rsid w:val="001135E1"/>
    <w:rsid w:val="00113754"/>
    <w:rsid w:val="0011389F"/>
    <w:rsid w:val="00113915"/>
    <w:rsid w:val="00113A14"/>
    <w:rsid w:val="00113A43"/>
    <w:rsid w:val="00113A4B"/>
    <w:rsid w:val="00113BC0"/>
    <w:rsid w:val="00113BE2"/>
    <w:rsid w:val="00113C1B"/>
    <w:rsid w:val="00113CF6"/>
    <w:rsid w:val="00113D44"/>
    <w:rsid w:val="00113D99"/>
    <w:rsid w:val="00113D9C"/>
    <w:rsid w:val="00113DAF"/>
    <w:rsid w:val="00113E55"/>
    <w:rsid w:val="0011411B"/>
    <w:rsid w:val="0011417F"/>
    <w:rsid w:val="0011418B"/>
    <w:rsid w:val="00114193"/>
    <w:rsid w:val="001141A5"/>
    <w:rsid w:val="00114268"/>
    <w:rsid w:val="0011439B"/>
    <w:rsid w:val="001144F9"/>
    <w:rsid w:val="001145F6"/>
    <w:rsid w:val="001146D5"/>
    <w:rsid w:val="001146E6"/>
    <w:rsid w:val="00114C38"/>
    <w:rsid w:val="00114D65"/>
    <w:rsid w:val="00114D96"/>
    <w:rsid w:val="00114EE9"/>
    <w:rsid w:val="001150D2"/>
    <w:rsid w:val="0011518B"/>
    <w:rsid w:val="001151A8"/>
    <w:rsid w:val="001151E7"/>
    <w:rsid w:val="0011530C"/>
    <w:rsid w:val="00115378"/>
    <w:rsid w:val="001153B7"/>
    <w:rsid w:val="001153BE"/>
    <w:rsid w:val="00115489"/>
    <w:rsid w:val="001155BB"/>
    <w:rsid w:val="001156E9"/>
    <w:rsid w:val="00115778"/>
    <w:rsid w:val="0011579B"/>
    <w:rsid w:val="001158A0"/>
    <w:rsid w:val="001158D1"/>
    <w:rsid w:val="001159AF"/>
    <w:rsid w:val="00115B58"/>
    <w:rsid w:val="00115E2C"/>
    <w:rsid w:val="00115EF1"/>
    <w:rsid w:val="00116039"/>
    <w:rsid w:val="001161B7"/>
    <w:rsid w:val="00116236"/>
    <w:rsid w:val="00116297"/>
    <w:rsid w:val="001162AA"/>
    <w:rsid w:val="001163F1"/>
    <w:rsid w:val="00116419"/>
    <w:rsid w:val="00116448"/>
    <w:rsid w:val="001165C1"/>
    <w:rsid w:val="00116779"/>
    <w:rsid w:val="0011688D"/>
    <w:rsid w:val="001169A3"/>
    <w:rsid w:val="00116D61"/>
    <w:rsid w:val="00116DCD"/>
    <w:rsid w:val="00116EB0"/>
    <w:rsid w:val="00116F00"/>
    <w:rsid w:val="0011719C"/>
    <w:rsid w:val="00117391"/>
    <w:rsid w:val="0011747C"/>
    <w:rsid w:val="0011754C"/>
    <w:rsid w:val="001175CC"/>
    <w:rsid w:val="0011778B"/>
    <w:rsid w:val="00117798"/>
    <w:rsid w:val="001177D6"/>
    <w:rsid w:val="00117891"/>
    <w:rsid w:val="001178BF"/>
    <w:rsid w:val="001179CD"/>
    <w:rsid w:val="00117AEE"/>
    <w:rsid w:val="00117B3A"/>
    <w:rsid w:val="00117B5A"/>
    <w:rsid w:val="00117BD9"/>
    <w:rsid w:val="00117C04"/>
    <w:rsid w:val="00117E03"/>
    <w:rsid w:val="00117F72"/>
    <w:rsid w:val="00120044"/>
    <w:rsid w:val="00120086"/>
    <w:rsid w:val="001201B6"/>
    <w:rsid w:val="0012063F"/>
    <w:rsid w:val="0012075F"/>
    <w:rsid w:val="001207CA"/>
    <w:rsid w:val="00120878"/>
    <w:rsid w:val="00120977"/>
    <w:rsid w:val="00120982"/>
    <w:rsid w:val="00120B27"/>
    <w:rsid w:val="00120B93"/>
    <w:rsid w:val="00120BD7"/>
    <w:rsid w:val="00120D6C"/>
    <w:rsid w:val="00120D9D"/>
    <w:rsid w:val="00120E35"/>
    <w:rsid w:val="00120E79"/>
    <w:rsid w:val="00120EA6"/>
    <w:rsid w:val="001210CB"/>
    <w:rsid w:val="00121220"/>
    <w:rsid w:val="001212D0"/>
    <w:rsid w:val="001212DB"/>
    <w:rsid w:val="00121492"/>
    <w:rsid w:val="001215CD"/>
    <w:rsid w:val="00121680"/>
    <w:rsid w:val="001217C0"/>
    <w:rsid w:val="00121821"/>
    <w:rsid w:val="00121834"/>
    <w:rsid w:val="00121868"/>
    <w:rsid w:val="00121870"/>
    <w:rsid w:val="001219E5"/>
    <w:rsid w:val="00121A33"/>
    <w:rsid w:val="00121B8D"/>
    <w:rsid w:val="00121C62"/>
    <w:rsid w:val="00121C8C"/>
    <w:rsid w:val="00121CC6"/>
    <w:rsid w:val="00121CD4"/>
    <w:rsid w:val="00121D55"/>
    <w:rsid w:val="00121E96"/>
    <w:rsid w:val="00121F38"/>
    <w:rsid w:val="00121FD8"/>
    <w:rsid w:val="00122107"/>
    <w:rsid w:val="0012217D"/>
    <w:rsid w:val="00122198"/>
    <w:rsid w:val="001221EB"/>
    <w:rsid w:val="001221FF"/>
    <w:rsid w:val="00122253"/>
    <w:rsid w:val="001222AE"/>
    <w:rsid w:val="001222B8"/>
    <w:rsid w:val="0012233A"/>
    <w:rsid w:val="00122413"/>
    <w:rsid w:val="001224E3"/>
    <w:rsid w:val="001224EC"/>
    <w:rsid w:val="00122539"/>
    <w:rsid w:val="0012261B"/>
    <w:rsid w:val="00122672"/>
    <w:rsid w:val="001227A6"/>
    <w:rsid w:val="001227DF"/>
    <w:rsid w:val="00122928"/>
    <w:rsid w:val="00122AA6"/>
    <w:rsid w:val="00122B39"/>
    <w:rsid w:val="00122BC8"/>
    <w:rsid w:val="00122C51"/>
    <w:rsid w:val="00122C92"/>
    <w:rsid w:val="00122CBB"/>
    <w:rsid w:val="00122CFB"/>
    <w:rsid w:val="00122D0F"/>
    <w:rsid w:val="00122E32"/>
    <w:rsid w:val="00122E58"/>
    <w:rsid w:val="00122E60"/>
    <w:rsid w:val="00122EA9"/>
    <w:rsid w:val="00122ED8"/>
    <w:rsid w:val="0012315F"/>
    <w:rsid w:val="001231FC"/>
    <w:rsid w:val="00123298"/>
    <w:rsid w:val="0012330D"/>
    <w:rsid w:val="00123447"/>
    <w:rsid w:val="00123468"/>
    <w:rsid w:val="00123538"/>
    <w:rsid w:val="0012369E"/>
    <w:rsid w:val="00123737"/>
    <w:rsid w:val="001237D7"/>
    <w:rsid w:val="0012383C"/>
    <w:rsid w:val="00123891"/>
    <w:rsid w:val="00123A39"/>
    <w:rsid w:val="00123AC8"/>
    <w:rsid w:val="00123CDB"/>
    <w:rsid w:val="00123CFD"/>
    <w:rsid w:val="00123EAC"/>
    <w:rsid w:val="00123F2E"/>
    <w:rsid w:val="00123FDB"/>
    <w:rsid w:val="00124107"/>
    <w:rsid w:val="00124175"/>
    <w:rsid w:val="001242DE"/>
    <w:rsid w:val="0012436E"/>
    <w:rsid w:val="00124372"/>
    <w:rsid w:val="00124462"/>
    <w:rsid w:val="001245AC"/>
    <w:rsid w:val="0012463D"/>
    <w:rsid w:val="00124777"/>
    <w:rsid w:val="00124B9E"/>
    <w:rsid w:val="00124CA2"/>
    <w:rsid w:val="00124DAA"/>
    <w:rsid w:val="00124EA2"/>
    <w:rsid w:val="00124EC1"/>
    <w:rsid w:val="00124FA0"/>
    <w:rsid w:val="00124FCB"/>
    <w:rsid w:val="00124FDE"/>
    <w:rsid w:val="001250DB"/>
    <w:rsid w:val="001250E4"/>
    <w:rsid w:val="00125374"/>
    <w:rsid w:val="001253CA"/>
    <w:rsid w:val="001253DE"/>
    <w:rsid w:val="00125595"/>
    <w:rsid w:val="001256A8"/>
    <w:rsid w:val="0012587C"/>
    <w:rsid w:val="001258C0"/>
    <w:rsid w:val="00125966"/>
    <w:rsid w:val="00125A1D"/>
    <w:rsid w:val="00125B2C"/>
    <w:rsid w:val="00125C20"/>
    <w:rsid w:val="00125CB7"/>
    <w:rsid w:val="00125D0C"/>
    <w:rsid w:val="00125DC1"/>
    <w:rsid w:val="00125DCF"/>
    <w:rsid w:val="00125E18"/>
    <w:rsid w:val="00125F40"/>
    <w:rsid w:val="00125FDD"/>
    <w:rsid w:val="0012602D"/>
    <w:rsid w:val="00126067"/>
    <w:rsid w:val="0012606C"/>
    <w:rsid w:val="0012624F"/>
    <w:rsid w:val="00126292"/>
    <w:rsid w:val="001263A3"/>
    <w:rsid w:val="001263F4"/>
    <w:rsid w:val="0012646D"/>
    <w:rsid w:val="0012647A"/>
    <w:rsid w:val="00126495"/>
    <w:rsid w:val="001265AC"/>
    <w:rsid w:val="0012661E"/>
    <w:rsid w:val="00126714"/>
    <w:rsid w:val="00126739"/>
    <w:rsid w:val="001267DF"/>
    <w:rsid w:val="00126812"/>
    <w:rsid w:val="001268CA"/>
    <w:rsid w:val="00126906"/>
    <w:rsid w:val="00126DD5"/>
    <w:rsid w:val="00126EDE"/>
    <w:rsid w:val="001271F4"/>
    <w:rsid w:val="001272D1"/>
    <w:rsid w:val="00127300"/>
    <w:rsid w:val="00127330"/>
    <w:rsid w:val="00127378"/>
    <w:rsid w:val="0012747F"/>
    <w:rsid w:val="001277F6"/>
    <w:rsid w:val="00127994"/>
    <w:rsid w:val="00127ABA"/>
    <w:rsid w:val="00127BC9"/>
    <w:rsid w:val="00127C31"/>
    <w:rsid w:val="00127C3E"/>
    <w:rsid w:val="00127D08"/>
    <w:rsid w:val="00127E07"/>
    <w:rsid w:val="00127ED1"/>
    <w:rsid w:val="0013016D"/>
    <w:rsid w:val="00130192"/>
    <w:rsid w:val="001301E9"/>
    <w:rsid w:val="0013037E"/>
    <w:rsid w:val="00130474"/>
    <w:rsid w:val="00130506"/>
    <w:rsid w:val="0013055F"/>
    <w:rsid w:val="00130586"/>
    <w:rsid w:val="001306DF"/>
    <w:rsid w:val="001306EB"/>
    <w:rsid w:val="001306F3"/>
    <w:rsid w:val="0013078A"/>
    <w:rsid w:val="001308E1"/>
    <w:rsid w:val="00130908"/>
    <w:rsid w:val="00130915"/>
    <w:rsid w:val="00130916"/>
    <w:rsid w:val="00130AC2"/>
    <w:rsid w:val="00130B8F"/>
    <w:rsid w:val="00130BCB"/>
    <w:rsid w:val="00130C77"/>
    <w:rsid w:val="00130C95"/>
    <w:rsid w:val="00130DD3"/>
    <w:rsid w:val="00130DF4"/>
    <w:rsid w:val="00130F18"/>
    <w:rsid w:val="00130F3B"/>
    <w:rsid w:val="00131096"/>
    <w:rsid w:val="001310D5"/>
    <w:rsid w:val="001310E1"/>
    <w:rsid w:val="0013113C"/>
    <w:rsid w:val="0013115F"/>
    <w:rsid w:val="00131213"/>
    <w:rsid w:val="001312D5"/>
    <w:rsid w:val="0013137A"/>
    <w:rsid w:val="00131382"/>
    <w:rsid w:val="001313AC"/>
    <w:rsid w:val="001313F3"/>
    <w:rsid w:val="001314B6"/>
    <w:rsid w:val="0013154D"/>
    <w:rsid w:val="00131676"/>
    <w:rsid w:val="00131691"/>
    <w:rsid w:val="001316E8"/>
    <w:rsid w:val="00131944"/>
    <w:rsid w:val="00131A00"/>
    <w:rsid w:val="00131A86"/>
    <w:rsid w:val="00131AEB"/>
    <w:rsid w:val="00131B28"/>
    <w:rsid w:val="00131C63"/>
    <w:rsid w:val="00131C92"/>
    <w:rsid w:val="00131D86"/>
    <w:rsid w:val="00131EA1"/>
    <w:rsid w:val="00132069"/>
    <w:rsid w:val="00132079"/>
    <w:rsid w:val="001320DF"/>
    <w:rsid w:val="00132110"/>
    <w:rsid w:val="00132151"/>
    <w:rsid w:val="001322B1"/>
    <w:rsid w:val="001322D0"/>
    <w:rsid w:val="00132364"/>
    <w:rsid w:val="001323A3"/>
    <w:rsid w:val="001323C8"/>
    <w:rsid w:val="001323D2"/>
    <w:rsid w:val="00132430"/>
    <w:rsid w:val="001324FD"/>
    <w:rsid w:val="0013258B"/>
    <w:rsid w:val="001325FC"/>
    <w:rsid w:val="00132637"/>
    <w:rsid w:val="00132648"/>
    <w:rsid w:val="00132690"/>
    <w:rsid w:val="001326A9"/>
    <w:rsid w:val="00132708"/>
    <w:rsid w:val="001327EB"/>
    <w:rsid w:val="001328AB"/>
    <w:rsid w:val="001328C4"/>
    <w:rsid w:val="0013291E"/>
    <w:rsid w:val="001329B7"/>
    <w:rsid w:val="00132A1D"/>
    <w:rsid w:val="00132ADA"/>
    <w:rsid w:val="00132AED"/>
    <w:rsid w:val="00132B12"/>
    <w:rsid w:val="00132B8B"/>
    <w:rsid w:val="00132BF5"/>
    <w:rsid w:val="00132DC8"/>
    <w:rsid w:val="00132E01"/>
    <w:rsid w:val="00132E12"/>
    <w:rsid w:val="00132EEB"/>
    <w:rsid w:val="00133114"/>
    <w:rsid w:val="0013311D"/>
    <w:rsid w:val="00133158"/>
    <w:rsid w:val="00133279"/>
    <w:rsid w:val="00133310"/>
    <w:rsid w:val="00133334"/>
    <w:rsid w:val="00133336"/>
    <w:rsid w:val="001334C4"/>
    <w:rsid w:val="001338FF"/>
    <w:rsid w:val="00133A2C"/>
    <w:rsid w:val="00133B38"/>
    <w:rsid w:val="00133C39"/>
    <w:rsid w:val="00133FBE"/>
    <w:rsid w:val="00133FF6"/>
    <w:rsid w:val="00134162"/>
    <w:rsid w:val="0013419C"/>
    <w:rsid w:val="0013423D"/>
    <w:rsid w:val="001342BF"/>
    <w:rsid w:val="0013439C"/>
    <w:rsid w:val="0013460C"/>
    <w:rsid w:val="00134638"/>
    <w:rsid w:val="0013464E"/>
    <w:rsid w:val="00134752"/>
    <w:rsid w:val="00134772"/>
    <w:rsid w:val="001347CC"/>
    <w:rsid w:val="00134807"/>
    <w:rsid w:val="0013481D"/>
    <w:rsid w:val="0013485D"/>
    <w:rsid w:val="00134937"/>
    <w:rsid w:val="001349C8"/>
    <w:rsid w:val="00134A41"/>
    <w:rsid w:val="00134A42"/>
    <w:rsid w:val="00134AEA"/>
    <w:rsid w:val="00134D16"/>
    <w:rsid w:val="00134D6C"/>
    <w:rsid w:val="00134DDC"/>
    <w:rsid w:val="00134E43"/>
    <w:rsid w:val="00134FA1"/>
    <w:rsid w:val="00135035"/>
    <w:rsid w:val="0013507D"/>
    <w:rsid w:val="0013509B"/>
    <w:rsid w:val="001350FF"/>
    <w:rsid w:val="0013516A"/>
    <w:rsid w:val="0013519C"/>
    <w:rsid w:val="001351BA"/>
    <w:rsid w:val="00135224"/>
    <w:rsid w:val="00135227"/>
    <w:rsid w:val="00135380"/>
    <w:rsid w:val="001353A1"/>
    <w:rsid w:val="001353BB"/>
    <w:rsid w:val="001353EA"/>
    <w:rsid w:val="001354AA"/>
    <w:rsid w:val="00135603"/>
    <w:rsid w:val="001356C6"/>
    <w:rsid w:val="00135730"/>
    <w:rsid w:val="0013581D"/>
    <w:rsid w:val="001358A7"/>
    <w:rsid w:val="00135A16"/>
    <w:rsid w:val="00135ADF"/>
    <w:rsid w:val="00135B9D"/>
    <w:rsid w:val="00135C23"/>
    <w:rsid w:val="00135C39"/>
    <w:rsid w:val="00135D2C"/>
    <w:rsid w:val="00135DAB"/>
    <w:rsid w:val="00135EC2"/>
    <w:rsid w:val="00135F53"/>
    <w:rsid w:val="00135FD9"/>
    <w:rsid w:val="00135FE3"/>
    <w:rsid w:val="001362BE"/>
    <w:rsid w:val="00136313"/>
    <w:rsid w:val="00136475"/>
    <w:rsid w:val="0013647E"/>
    <w:rsid w:val="00136999"/>
    <w:rsid w:val="001369EE"/>
    <w:rsid w:val="00136AB7"/>
    <w:rsid w:val="00136B1B"/>
    <w:rsid w:val="00136D04"/>
    <w:rsid w:val="00136E98"/>
    <w:rsid w:val="00136EFD"/>
    <w:rsid w:val="00136F17"/>
    <w:rsid w:val="00136FB1"/>
    <w:rsid w:val="00136FC8"/>
    <w:rsid w:val="00136FE2"/>
    <w:rsid w:val="00136FF6"/>
    <w:rsid w:val="00136FFC"/>
    <w:rsid w:val="001370E5"/>
    <w:rsid w:val="001370E7"/>
    <w:rsid w:val="00137174"/>
    <w:rsid w:val="00137187"/>
    <w:rsid w:val="00137255"/>
    <w:rsid w:val="001372B4"/>
    <w:rsid w:val="001372DA"/>
    <w:rsid w:val="00137340"/>
    <w:rsid w:val="00137359"/>
    <w:rsid w:val="0013738D"/>
    <w:rsid w:val="001373E9"/>
    <w:rsid w:val="00137475"/>
    <w:rsid w:val="0013752A"/>
    <w:rsid w:val="0013759B"/>
    <w:rsid w:val="001375D6"/>
    <w:rsid w:val="00137648"/>
    <w:rsid w:val="0013764D"/>
    <w:rsid w:val="0013767A"/>
    <w:rsid w:val="00137680"/>
    <w:rsid w:val="00137714"/>
    <w:rsid w:val="00137742"/>
    <w:rsid w:val="0013783F"/>
    <w:rsid w:val="0013784A"/>
    <w:rsid w:val="00137864"/>
    <w:rsid w:val="00137A8D"/>
    <w:rsid w:val="00137B2F"/>
    <w:rsid w:val="00137B9C"/>
    <w:rsid w:val="00137C29"/>
    <w:rsid w:val="00137D71"/>
    <w:rsid w:val="00137DA5"/>
    <w:rsid w:val="00137DE9"/>
    <w:rsid w:val="00137FA7"/>
    <w:rsid w:val="00137FF9"/>
    <w:rsid w:val="00140078"/>
    <w:rsid w:val="001400F7"/>
    <w:rsid w:val="0014010A"/>
    <w:rsid w:val="001401CF"/>
    <w:rsid w:val="001402AC"/>
    <w:rsid w:val="001402B7"/>
    <w:rsid w:val="001403A6"/>
    <w:rsid w:val="0014041E"/>
    <w:rsid w:val="001404BC"/>
    <w:rsid w:val="001404DB"/>
    <w:rsid w:val="001404FB"/>
    <w:rsid w:val="00140547"/>
    <w:rsid w:val="00140587"/>
    <w:rsid w:val="00140631"/>
    <w:rsid w:val="00140691"/>
    <w:rsid w:val="001407F8"/>
    <w:rsid w:val="0014097C"/>
    <w:rsid w:val="00140A8B"/>
    <w:rsid w:val="00140AEE"/>
    <w:rsid w:val="00140B7E"/>
    <w:rsid w:val="00140ED5"/>
    <w:rsid w:val="00141056"/>
    <w:rsid w:val="00141084"/>
    <w:rsid w:val="0014116D"/>
    <w:rsid w:val="00141271"/>
    <w:rsid w:val="00141375"/>
    <w:rsid w:val="001413EB"/>
    <w:rsid w:val="0014140A"/>
    <w:rsid w:val="0014141E"/>
    <w:rsid w:val="00141463"/>
    <w:rsid w:val="001414C6"/>
    <w:rsid w:val="001414D5"/>
    <w:rsid w:val="001414D9"/>
    <w:rsid w:val="001414E0"/>
    <w:rsid w:val="00141681"/>
    <w:rsid w:val="0014173C"/>
    <w:rsid w:val="00141792"/>
    <w:rsid w:val="001417B1"/>
    <w:rsid w:val="001417EB"/>
    <w:rsid w:val="00141899"/>
    <w:rsid w:val="00141918"/>
    <w:rsid w:val="00141968"/>
    <w:rsid w:val="0014198E"/>
    <w:rsid w:val="00141B24"/>
    <w:rsid w:val="00141BC7"/>
    <w:rsid w:val="00141C55"/>
    <w:rsid w:val="00141C85"/>
    <w:rsid w:val="00141D40"/>
    <w:rsid w:val="00141D87"/>
    <w:rsid w:val="00141E0A"/>
    <w:rsid w:val="00141EE1"/>
    <w:rsid w:val="00141F43"/>
    <w:rsid w:val="001420BD"/>
    <w:rsid w:val="00142200"/>
    <w:rsid w:val="00142212"/>
    <w:rsid w:val="0014221B"/>
    <w:rsid w:val="00142224"/>
    <w:rsid w:val="001422A1"/>
    <w:rsid w:val="001424A7"/>
    <w:rsid w:val="001424F5"/>
    <w:rsid w:val="00142698"/>
    <w:rsid w:val="00142822"/>
    <w:rsid w:val="00142921"/>
    <w:rsid w:val="00142996"/>
    <w:rsid w:val="00142A66"/>
    <w:rsid w:val="00142B08"/>
    <w:rsid w:val="00142B7C"/>
    <w:rsid w:val="00142C30"/>
    <w:rsid w:val="00142D93"/>
    <w:rsid w:val="00142EA5"/>
    <w:rsid w:val="00142EE4"/>
    <w:rsid w:val="00142F0E"/>
    <w:rsid w:val="00142FDB"/>
    <w:rsid w:val="0014307B"/>
    <w:rsid w:val="0014307F"/>
    <w:rsid w:val="001430BC"/>
    <w:rsid w:val="00143100"/>
    <w:rsid w:val="001431BC"/>
    <w:rsid w:val="00143203"/>
    <w:rsid w:val="0014322A"/>
    <w:rsid w:val="00143352"/>
    <w:rsid w:val="00143455"/>
    <w:rsid w:val="001434D3"/>
    <w:rsid w:val="001435BE"/>
    <w:rsid w:val="001439B5"/>
    <w:rsid w:val="00143B65"/>
    <w:rsid w:val="00143B76"/>
    <w:rsid w:val="00143C64"/>
    <w:rsid w:val="00143CAF"/>
    <w:rsid w:val="00143EFB"/>
    <w:rsid w:val="00143F80"/>
    <w:rsid w:val="00143FD7"/>
    <w:rsid w:val="00144113"/>
    <w:rsid w:val="0014412D"/>
    <w:rsid w:val="00144169"/>
    <w:rsid w:val="00144199"/>
    <w:rsid w:val="001441EF"/>
    <w:rsid w:val="001442AE"/>
    <w:rsid w:val="00144441"/>
    <w:rsid w:val="001444DA"/>
    <w:rsid w:val="001444E4"/>
    <w:rsid w:val="001446AF"/>
    <w:rsid w:val="0014472A"/>
    <w:rsid w:val="0014478C"/>
    <w:rsid w:val="00144808"/>
    <w:rsid w:val="0014495B"/>
    <w:rsid w:val="00144C0B"/>
    <w:rsid w:val="00144CAA"/>
    <w:rsid w:val="00144CDD"/>
    <w:rsid w:val="00144D42"/>
    <w:rsid w:val="00144E22"/>
    <w:rsid w:val="00144E7B"/>
    <w:rsid w:val="00144EDE"/>
    <w:rsid w:val="00144EE3"/>
    <w:rsid w:val="00144F72"/>
    <w:rsid w:val="00144F92"/>
    <w:rsid w:val="00145038"/>
    <w:rsid w:val="00145101"/>
    <w:rsid w:val="00145190"/>
    <w:rsid w:val="001451C4"/>
    <w:rsid w:val="001452E0"/>
    <w:rsid w:val="00145304"/>
    <w:rsid w:val="0014542D"/>
    <w:rsid w:val="0014549D"/>
    <w:rsid w:val="001454C6"/>
    <w:rsid w:val="0014583F"/>
    <w:rsid w:val="00145894"/>
    <w:rsid w:val="00145951"/>
    <w:rsid w:val="00145A26"/>
    <w:rsid w:val="00145AD8"/>
    <w:rsid w:val="00145B3A"/>
    <w:rsid w:val="00145C5D"/>
    <w:rsid w:val="00145C6A"/>
    <w:rsid w:val="00145D90"/>
    <w:rsid w:val="00145EA6"/>
    <w:rsid w:val="00145F7D"/>
    <w:rsid w:val="00145FE2"/>
    <w:rsid w:val="00146105"/>
    <w:rsid w:val="0014611B"/>
    <w:rsid w:val="00146249"/>
    <w:rsid w:val="0014625F"/>
    <w:rsid w:val="001463CF"/>
    <w:rsid w:val="001463DC"/>
    <w:rsid w:val="001464BC"/>
    <w:rsid w:val="00146528"/>
    <w:rsid w:val="001465A4"/>
    <w:rsid w:val="00146630"/>
    <w:rsid w:val="001466C5"/>
    <w:rsid w:val="00146713"/>
    <w:rsid w:val="00146737"/>
    <w:rsid w:val="0014677E"/>
    <w:rsid w:val="001467A1"/>
    <w:rsid w:val="001467A9"/>
    <w:rsid w:val="001467C8"/>
    <w:rsid w:val="0014686C"/>
    <w:rsid w:val="0014693B"/>
    <w:rsid w:val="001469C2"/>
    <w:rsid w:val="00146D48"/>
    <w:rsid w:val="00146DF6"/>
    <w:rsid w:val="00146E48"/>
    <w:rsid w:val="00146FD0"/>
    <w:rsid w:val="00147019"/>
    <w:rsid w:val="001471E1"/>
    <w:rsid w:val="001473DD"/>
    <w:rsid w:val="001473EA"/>
    <w:rsid w:val="001475BC"/>
    <w:rsid w:val="001476D6"/>
    <w:rsid w:val="00147A0B"/>
    <w:rsid w:val="00147A57"/>
    <w:rsid w:val="00147C1D"/>
    <w:rsid w:val="00147EE7"/>
    <w:rsid w:val="00147F3F"/>
    <w:rsid w:val="00147F68"/>
    <w:rsid w:val="00147FB4"/>
    <w:rsid w:val="00150054"/>
    <w:rsid w:val="00150268"/>
    <w:rsid w:val="001502E6"/>
    <w:rsid w:val="00150385"/>
    <w:rsid w:val="001503D2"/>
    <w:rsid w:val="001503E5"/>
    <w:rsid w:val="001503FD"/>
    <w:rsid w:val="001504C5"/>
    <w:rsid w:val="00150802"/>
    <w:rsid w:val="00150866"/>
    <w:rsid w:val="001508E7"/>
    <w:rsid w:val="001508F9"/>
    <w:rsid w:val="0015091D"/>
    <w:rsid w:val="00150922"/>
    <w:rsid w:val="00150A79"/>
    <w:rsid w:val="00150B22"/>
    <w:rsid w:val="00150B4F"/>
    <w:rsid w:val="00150B9F"/>
    <w:rsid w:val="00150BEC"/>
    <w:rsid w:val="00150C77"/>
    <w:rsid w:val="00150DB6"/>
    <w:rsid w:val="00150EB4"/>
    <w:rsid w:val="00150F1F"/>
    <w:rsid w:val="00150F60"/>
    <w:rsid w:val="00150FC6"/>
    <w:rsid w:val="00150FF6"/>
    <w:rsid w:val="0015108B"/>
    <w:rsid w:val="00151113"/>
    <w:rsid w:val="00151296"/>
    <w:rsid w:val="001512B7"/>
    <w:rsid w:val="0015142E"/>
    <w:rsid w:val="001514B6"/>
    <w:rsid w:val="001514EA"/>
    <w:rsid w:val="00151513"/>
    <w:rsid w:val="00151522"/>
    <w:rsid w:val="00151588"/>
    <w:rsid w:val="001515E3"/>
    <w:rsid w:val="00151692"/>
    <w:rsid w:val="0015183F"/>
    <w:rsid w:val="00151840"/>
    <w:rsid w:val="00151867"/>
    <w:rsid w:val="001518D4"/>
    <w:rsid w:val="001519CF"/>
    <w:rsid w:val="001519DA"/>
    <w:rsid w:val="00151B34"/>
    <w:rsid w:val="00151B91"/>
    <w:rsid w:val="00151BBE"/>
    <w:rsid w:val="00151CA8"/>
    <w:rsid w:val="00151DF7"/>
    <w:rsid w:val="00151F19"/>
    <w:rsid w:val="00151F1C"/>
    <w:rsid w:val="0015218E"/>
    <w:rsid w:val="001521DB"/>
    <w:rsid w:val="0015220B"/>
    <w:rsid w:val="0015226B"/>
    <w:rsid w:val="00152290"/>
    <w:rsid w:val="001522A9"/>
    <w:rsid w:val="001522DA"/>
    <w:rsid w:val="00152399"/>
    <w:rsid w:val="001523E2"/>
    <w:rsid w:val="0015242D"/>
    <w:rsid w:val="00152581"/>
    <w:rsid w:val="0015263D"/>
    <w:rsid w:val="00152818"/>
    <w:rsid w:val="001529E6"/>
    <w:rsid w:val="00152B44"/>
    <w:rsid w:val="00152BF4"/>
    <w:rsid w:val="00152CBE"/>
    <w:rsid w:val="00152D36"/>
    <w:rsid w:val="00152DB3"/>
    <w:rsid w:val="00152F5B"/>
    <w:rsid w:val="00153222"/>
    <w:rsid w:val="0015329D"/>
    <w:rsid w:val="001532C6"/>
    <w:rsid w:val="00153357"/>
    <w:rsid w:val="0015337A"/>
    <w:rsid w:val="001533BA"/>
    <w:rsid w:val="001533D7"/>
    <w:rsid w:val="0015340D"/>
    <w:rsid w:val="00153435"/>
    <w:rsid w:val="001536AA"/>
    <w:rsid w:val="001536B5"/>
    <w:rsid w:val="001538D1"/>
    <w:rsid w:val="00153945"/>
    <w:rsid w:val="001539F7"/>
    <w:rsid w:val="00153A58"/>
    <w:rsid w:val="00153A7C"/>
    <w:rsid w:val="00153D3B"/>
    <w:rsid w:val="00153D99"/>
    <w:rsid w:val="00153DEC"/>
    <w:rsid w:val="0015400C"/>
    <w:rsid w:val="00154053"/>
    <w:rsid w:val="0015408D"/>
    <w:rsid w:val="00154180"/>
    <w:rsid w:val="00154187"/>
    <w:rsid w:val="00154196"/>
    <w:rsid w:val="001541B3"/>
    <w:rsid w:val="001541F0"/>
    <w:rsid w:val="0015422F"/>
    <w:rsid w:val="00154340"/>
    <w:rsid w:val="00154393"/>
    <w:rsid w:val="001543B1"/>
    <w:rsid w:val="00154507"/>
    <w:rsid w:val="00154518"/>
    <w:rsid w:val="00154696"/>
    <w:rsid w:val="001546BB"/>
    <w:rsid w:val="00154916"/>
    <w:rsid w:val="00154AEC"/>
    <w:rsid w:val="00154B2B"/>
    <w:rsid w:val="00154B65"/>
    <w:rsid w:val="00154B87"/>
    <w:rsid w:val="00154D46"/>
    <w:rsid w:val="00154D94"/>
    <w:rsid w:val="00154EAC"/>
    <w:rsid w:val="00154F6D"/>
    <w:rsid w:val="00155040"/>
    <w:rsid w:val="001550EB"/>
    <w:rsid w:val="00155172"/>
    <w:rsid w:val="00155267"/>
    <w:rsid w:val="00155311"/>
    <w:rsid w:val="0015535B"/>
    <w:rsid w:val="001553CD"/>
    <w:rsid w:val="00155406"/>
    <w:rsid w:val="00155438"/>
    <w:rsid w:val="00155452"/>
    <w:rsid w:val="001555CF"/>
    <w:rsid w:val="001556B5"/>
    <w:rsid w:val="001556D8"/>
    <w:rsid w:val="0015584D"/>
    <w:rsid w:val="00155908"/>
    <w:rsid w:val="00155A26"/>
    <w:rsid w:val="00155A57"/>
    <w:rsid w:val="00155B37"/>
    <w:rsid w:val="00155B42"/>
    <w:rsid w:val="00155D09"/>
    <w:rsid w:val="00155E6B"/>
    <w:rsid w:val="00155EFE"/>
    <w:rsid w:val="00155F3C"/>
    <w:rsid w:val="00155F9E"/>
    <w:rsid w:val="00156017"/>
    <w:rsid w:val="00156040"/>
    <w:rsid w:val="001560EE"/>
    <w:rsid w:val="0015610F"/>
    <w:rsid w:val="001562AC"/>
    <w:rsid w:val="001562C4"/>
    <w:rsid w:val="001563A5"/>
    <w:rsid w:val="00156411"/>
    <w:rsid w:val="00156478"/>
    <w:rsid w:val="0015665A"/>
    <w:rsid w:val="001566CB"/>
    <w:rsid w:val="0015670A"/>
    <w:rsid w:val="00156864"/>
    <w:rsid w:val="001568B8"/>
    <w:rsid w:val="001568EB"/>
    <w:rsid w:val="00156983"/>
    <w:rsid w:val="00156B00"/>
    <w:rsid w:val="00156CB5"/>
    <w:rsid w:val="00156D61"/>
    <w:rsid w:val="00156D65"/>
    <w:rsid w:val="00156DDF"/>
    <w:rsid w:val="00156F3D"/>
    <w:rsid w:val="00156F4B"/>
    <w:rsid w:val="00156F92"/>
    <w:rsid w:val="00156FAA"/>
    <w:rsid w:val="00157136"/>
    <w:rsid w:val="00157137"/>
    <w:rsid w:val="0015714E"/>
    <w:rsid w:val="0015723A"/>
    <w:rsid w:val="001572B5"/>
    <w:rsid w:val="00157350"/>
    <w:rsid w:val="001573A8"/>
    <w:rsid w:val="00157442"/>
    <w:rsid w:val="00157488"/>
    <w:rsid w:val="00157504"/>
    <w:rsid w:val="0015751F"/>
    <w:rsid w:val="0015760E"/>
    <w:rsid w:val="0015767E"/>
    <w:rsid w:val="0015769F"/>
    <w:rsid w:val="001576AD"/>
    <w:rsid w:val="00157759"/>
    <w:rsid w:val="00157786"/>
    <w:rsid w:val="001579FF"/>
    <w:rsid w:val="00157A85"/>
    <w:rsid w:val="00157A95"/>
    <w:rsid w:val="00157C7B"/>
    <w:rsid w:val="00157CDB"/>
    <w:rsid w:val="00157CFE"/>
    <w:rsid w:val="00157E45"/>
    <w:rsid w:val="00157E49"/>
    <w:rsid w:val="00157EEF"/>
    <w:rsid w:val="00160084"/>
    <w:rsid w:val="001601FD"/>
    <w:rsid w:val="0016031A"/>
    <w:rsid w:val="00160385"/>
    <w:rsid w:val="001603A9"/>
    <w:rsid w:val="001603FD"/>
    <w:rsid w:val="00160415"/>
    <w:rsid w:val="00160492"/>
    <w:rsid w:val="001604A7"/>
    <w:rsid w:val="00160581"/>
    <w:rsid w:val="001606B1"/>
    <w:rsid w:val="0016082E"/>
    <w:rsid w:val="00160847"/>
    <w:rsid w:val="001609B6"/>
    <w:rsid w:val="00160AF9"/>
    <w:rsid w:val="00160CD8"/>
    <w:rsid w:val="00160DFA"/>
    <w:rsid w:val="00160E9B"/>
    <w:rsid w:val="0016102B"/>
    <w:rsid w:val="00161318"/>
    <w:rsid w:val="0016147B"/>
    <w:rsid w:val="0016152B"/>
    <w:rsid w:val="001615B7"/>
    <w:rsid w:val="001616B7"/>
    <w:rsid w:val="001617AA"/>
    <w:rsid w:val="001617C1"/>
    <w:rsid w:val="00161802"/>
    <w:rsid w:val="00161823"/>
    <w:rsid w:val="001619BD"/>
    <w:rsid w:val="00161B14"/>
    <w:rsid w:val="00161BE6"/>
    <w:rsid w:val="00161C67"/>
    <w:rsid w:val="00161CBD"/>
    <w:rsid w:val="00161D37"/>
    <w:rsid w:val="00161E54"/>
    <w:rsid w:val="00161F6C"/>
    <w:rsid w:val="00161FCE"/>
    <w:rsid w:val="00161FFC"/>
    <w:rsid w:val="001620B2"/>
    <w:rsid w:val="001620E4"/>
    <w:rsid w:val="00162195"/>
    <w:rsid w:val="00162372"/>
    <w:rsid w:val="001623F2"/>
    <w:rsid w:val="00162445"/>
    <w:rsid w:val="001625BC"/>
    <w:rsid w:val="001625CE"/>
    <w:rsid w:val="00162679"/>
    <w:rsid w:val="001626AB"/>
    <w:rsid w:val="001626F9"/>
    <w:rsid w:val="001627B7"/>
    <w:rsid w:val="00162834"/>
    <w:rsid w:val="001628FB"/>
    <w:rsid w:val="0016295E"/>
    <w:rsid w:val="00162992"/>
    <w:rsid w:val="001629FD"/>
    <w:rsid w:val="00162A3E"/>
    <w:rsid w:val="00162A5B"/>
    <w:rsid w:val="00162A61"/>
    <w:rsid w:val="00162A6E"/>
    <w:rsid w:val="00162B4B"/>
    <w:rsid w:val="00162BD9"/>
    <w:rsid w:val="00162C74"/>
    <w:rsid w:val="00162C80"/>
    <w:rsid w:val="00162D67"/>
    <w:rsid w:val="00162DAE"/>
    <w:rsid w:val="00162DC1"/>
    <w:rsid w:val="00162DD3"/>
    <w:rsid w:val="00162E1E"/>
    <w:rsid w:val="00162EAE"/>
    <w:rsid w:val="00162ED1"/>
    <w:rsid w:val="00162FFB"/>
    <w:rsid w:val="00163085"/>
    <w:rsid w:val="001632BA"/>
    <w:rsid w:val="001632F4"/>
    <w:rsid w:val="001632F9"/>
    <w:rsid w:val="0016334F"/>
    <w:rsid w:val="001633D3"/>
    <w:rsid w:val="00163409"/>
    <w:rsid w:val="001634C5"/>
    <w:rsid w:val="00163598"/>
    <w:rsid w:val="0016372E"/>
    <w:rsid w:val="0016376F"/>
    <w:rsid w:val="001637B3"/>
    <w:rsid w:val="001637D7"/>
    <w:rsid w:val="001638A1"/>
    <w:rsid w:val="00163A06"/>
    <w:rsid w:val="00163A1B"/>
    <w:rsid w:val="00163A1D"/>
    <w:rsid w:val="00163B0D"/>
    <w:rsid w:val="00163B43"/>
    <w:rsid w:val="00163DB6"/>
    <w:rsid w:val="00163DC7"/>
    <w:rsid w:val="00163E3F"/>
    <w:rsid w:val="00163E8B"/>
    <w:rsid w:val="00163EC0"/>
    <w:rsid w:val="00163ED5"/>
    <w:rsid w:val="00163F9B"/>
    <w:rsid w:val="00164029"/>
    <w:rsid w:val="00164054"/>
    <w:rsid w:val="001640F1"/>
    <w:rsid w:val="00164104"/>
    <w:rsid w:val="00164136"/>
    <w:rsid w:val="00164252"/>
    <w:rsid w:val="001643A5"/>
    <w:rsid w:val="00164413"/>
    <w:rsid w:val="001645B8"/>
    <w:rsid w:val="00164706"/>
    <w:rsid w:val="0016471E"/>
    <w:rsid w:val="001647D3"/>
    <w:rsid w:val="0016487F"/>
    <w:rsid w:val="00164A1F"/>
    <w:rsid w:val="00164DB0"/>
    <w:rsid w:val="00164E94"/>
    <w:rsid w:val="00164F94"/>
    <w:rsid w:val="00164FB3"/>
    <w:rsid w:val="00164FB7"/>
    <w:rsid w:val="00164FE9"/>
    <w:rsid w:val="00164FFD"/>
    <w:rsid w:val="001653D7"/>
    <w:rsid w:val="0016548A"/>
    <w:rsid w:val="001654E5"/>
    <w:rsid w:val="00165553"/>
    <w:rsid w:val="001655A0"/>
    <w:rsid w:val="001655CA"/>
    <w:rsid w:val="001655E2"/>
    <w:rsid w:val="001655FA"/>
    <w:rsid w:val="00165735"/>
    <w:rsid w:val="00165791"/>
    <w:rsid w:val="001658BD"/>
    <w:rsid w:val="0016598A"/>
    <w:rsid w:val="00165A56"/>
    <w:rsid w:val="00165B43"/>
    <w:rsid w:val="00165B6E"/>
    <w:rsid w:val="00165D5D"/>
    <w:rsid w:val="00165F50"/>
    <w:rsid w:val="00165F7D"/>
    <w:rsid w:val="00166011"/>
    <w:rsid w:val="00166032"/>
    <w:rsid w:val="001660B9"/>
    <w:rsid w:val="0016614B"/>
    <w:rsid w:val="00166210"/>
    <w:rsid w:val="00166229"/>
    <w:rsid w:val="0016626E"/>
    <w:rsid w:val="00166288"/>
    <w:rsid w:val="001662A0"/>
    <w:rsid w:val="0016635D"/>
    <w:rsid w:val="00166370"/>
    <w:rsid w:val="00166580"/>
    <w:rsid w:val="00166601"/>
    <w:rsid w:val="00166605"/>
    <w:rsid w:val="0016666F"/>
    <w:rsid w:val="0016672F"/>
    <w:rsid w:val="001667D3"/>
    <w:rsid w:val="00166B46"/>
    <w:rsid w:val="00166B98"/>
    <w:rsid w:val="00166C01"/>
    <w:rsid w:val="00166C38"/>
    <w:rsid w:val="00166E0D"/>
    <w:rsid w:val="00167016"/>
    <w:rsid w:val="00167073"/>
    <w:rsid w:val="001670A6"/>
    <w:rsid w:val="001672A3"/>
    <w:rsid w:val="001672AD"/>
    <w:rsid w:val="0016753F"/>
    <w:rsid w:val="001675B6"/>
    <w:rsid w:val="00167630"/>
    <w:rsid w:val="0016764E"/>
    <w:rsid w:val="001676F0"/>
    <w:rsid w:val="001677A3"/>
    <w:rsid w:val="0016780D"/>
    <w:rsid w:val="001678FC"/>
    <w:rsid w:val="001679C7"/>
    <w:rsid w:val="001679F6"/>
    <w:rsid w:val="00167A42"/>
    <w:rsid w:val="00167A71"/>
    <w:rsid w:val="00167B38"/>
    <w:rsid w:val="00167B41"/>
    <w:rsid w:val="00167CE4"/>
    <w:rsid w:val="0017000E"/>
    <w:rsid w:val="001701A1"/>
    <w:rsid w:val="001701E5"/>
    <w:rsid w:val="001702E1"/>
    <w:rsid w:val="001705A4"/>
    <w:rsid w:val="00170679"/>
    <w:rsid w:val="0017068B"/>
    <w:rsid w:val="00170690"/>
    <w:rsid w:val="0017077C"/>
    <w:rsid w:val="0017083B"/>
    <w:rsid w:val="00170B2A"/>
    <w:rsid w:val="00170B60"/>
    <w:rsid w:val="00170C44"/>
    <w:rsid w:val="00170CE9"/>
    <w:rsid w:val="00170CEA"/>
    <w:rsid w:val="00170D17"/>
    <w:rsid w:val="00170E2C"/>
    <w:rsid w:val="00171050"/>
    <w:rsid w:val="001710D4"/>
    <w:rsid w:val="00171102"/>
    <w:rsid w:val="0017114D"/>
    <w:rsid w:val="00171195"/>
    <w:rsid w:val="001711C4"/>
    <w:rsid w:val="00171224"/>
    <w:rsid w:val="0017129C"/>
    <w:rsid w:val="00171438"/>
    <w:rsid w:val="001715EE"/>
    <w:rsid w:val="00171658"/>
    <w:rsid w:val="00171799"/>
    <w:rsid w:val="00171B9A"/>
    <w:rsid w:val="00171CC0"/>
    <w:rsid w:val="00171CC9"/>
    <w:rsid w:val="00171D6A"/>
    <w:rsid w:val="00171D92"/>
    <w:rsid w:val="00171DCF"/>
    <w:rsid w:val="00171E0B"/>
    <w:rsid w:val="00171E89"/>
    <w:rsid w:val="00171EB3"/>
    <w:rsid w:val="00171F51"/>
    <w:rsid w:val="00171FBE"/>
    <w:rsid w:val="00171FE0"/>
    <w:rsid w:val="00171FE3"/>
    <w:rsid w:val="001720EB"/>
    <w:rsid w:val="001721EB"/>
    <w:rsid w:val="001722DB"/>
    <w:rsid w:val="00172394"/>
    <w:rsid w:val="001723F1"/>
    <w:rsid w:val="0017246B"/>
    <w:rsid w:val="001724DD"/>
    <w:rsid w:val="001724F9"/>
    <w:rsid w:val="0017257B"/>
    <w:rsid w:val="001725F0"/>
    <w:rsid w:val="001725F1"/>
    <w:rsid w:val="001725F5"/>
    <w:rsid w:val="00172672"/>
    <w:rsid w:val="00172A40"/>
    <w:rsid w:val="00172A84"/>
    <w:rsid w:val="00172B07"/>
    <w:rsid w:val="00172B59"/>
    <w:rsid w:val="00172C7F"/>
    <w:rsid w:val="00172C8A"/>
    <w:rsid w:val="00172C8B"/>
    <w:rsid w:val="00172D8D"/>
    <w:rsid w:val="00172E1B"/>
    <w:rsid w:val="00172EFE"/>
    <w:rsid w:val="0017301E"/>
    <w:rsid w:val="00173023"/>
    <w:rsid w:val="001730B7"/>
    <w:rsid w:val="001730E9"/>
    <w:rsid w:val="001731E1"/>
    <w:rsid w:val="0017325F"/>
    <w:rsid w:val="00173275"/>
    <w:rsid w:val="0017328D"/>
    <w:rsid w:val="0017328F"/>
    <w:rsid w:val="00173292"/>
    <w:rsid w:val="001732A0"/>
    <w:rsid w:val="001733F7"/>
    <w:rsid w:val="00173B33"/>
    <w:rsid w:val="00173B6D"/>
    <w:rsid w:val="00173C3A"/>
    <w:rsid w:val="00173C86"/>
    <w:rsid w:val="00173F09"/>
    <w:rsid w:val="00173F2D"/>
    <w:rsid w:val="00173FB5"/>
    <w:rsid w:val="00174078"/>
    <w:rsid w:val="00174127"/>
    <w:rsid w:val="0017419A"/>
    <w:rsid w:val="001741FF"/>
    <w:rsid w:val="0017423F"/>
    <w:rsid w:val="0017440E"/>
    <w:rsid w:val="00174492"/>
    <w:rsid w:val="0017449E"/>
    <w:rsid w:val="00174563"/>
    <w:rsid w:val="001747F2"/>
    <w:rsid w:val="00174817"/>
    <w:rsid w:val="0017485E"/>
    <w:rsid w:val="001748BC"/>
    <w:rsid w:val="00174A36"/>
    <w:rsid w:val="00174AA6"/>
    <w:rsid w:val="00174AB9"/>
    <w:rsid w:val="00174AC3"/>
    <w:rsid w:val="00174BD7"/>
    <w:rsid w:val="00174C1B"/>
    <w:rsid w:val="00174D34"/>
    <w:rsid w:val="00174F63"/>
    <w:rsid w:val="00174F78"/>
    <w:rsid w:val="00174FEF"/>
    <w:rsid w:val="0017508E"/>
    <w:rsid w:val="001750AE"/>
    <w:rsid w:val="001751F8"/>
    <w:rsid w:val="00175228"/>
    <w:rsid w:val="001752AE"/>
    <w:rsid w:val="001754CA"/>
    <w:rsid w:val="001754D4"/>
    <w:rsid w:val="001755D5"/>
    <w:rsid w:val="0017565E"/>
    <w:rsid w:val="0017579B"/>
    <w:rsid w:val="00175840"/>
    <w:rsid w:val="00175976"/>
    <w:rsid w:val="00175C0D"/>
    <w:rsid w:val="00175C85"/>
    <w:rsid w:val="00175D2C"/>
    <w:rsid w:val="00175D74"/>
    <w:rsid w:val="00175E06"/>
    <w:rsid w:val="00175F14"/>
    <w:rsid w:val="00175F98"/>
    <w:rsid w:val="00176021"/>
    <w:rsid w:val="00176046"/>
    <w:rsid w:val="001760F9"/>
    <w:rsid w:val="00176179"/>
    <w:rsid w:val="00176183"/>
    <w:rsid w:val="001761EB"/>
    <w:rsid w:val="00176269"/>
    <w:rsid w:val="0017629B"/>
    <w:rsid w:val="0017629E"/>
    <w:rsid w:val="001762D0"/>
    <w:rsid w:val="0017632E"/>
    <w:rsid w:val="00176342"/>
    <w:rsid w:val="00176360"/>
    <w:rsid w:val="00176414"/>
    <w:rsid w:val="0017642D"/>
    <w:rsid w:val="00176472"/>
    <w:rsid w:val="00176508"/>
    <w:rsid w:val="0017650F"/>
    <w:rsid w:val="00176517"/>
    <w:rsid w:val="00176527"/>
    <w:rsid w:val="001765C5"/>
    <w:rsid w:val="001766C3"/>
    <w:rsid w:val="001767B4"/>
    <w:rsid w:val="001767DD"/>
    <w:rsid w:val="0017690B"/>
    <w:rsid w:val="001769CA"/>
    <w:rsid w:val="00176AFE"/>
    <w:rsid w:val="00176C88"/>
    <w:rsid w:val="00176DED"/>
    <w:rsid w:val="00176E23"/>
    <w:rsid w:val="00176F42"/>
    <w:rsid w:val="00177193"/>
    <w:rsid w:val="00177251"/>
    <w:rsid w:val="00177290"/>
    <w:rsid w:val="0017735E"/>
    <w:rsid w:val="001773A0"/>
    <w:rsid w:val="001773D1"/>
    <w:rsid w:val="0017744B"/>
    <w:rsid w:val="00177498"/>
    <w:rsid w:val="0017752A"/>
    <w:rsid w:val="00177613"/>
    <w:rsid w:val="00177675"/>
    <w:rsid w:val="00177724"/>
    <w:rsid w:val="0017773F"/>
    <w:rsid w:val="00177764"/>
    <w:rsid w:val="001777A8"/>
    <w:rsid w:val="001779D0"/>
    <w:rsid w:val="00177A0E"/>
    <w:rsid w:val="00177A90"/>
    <w:rsid w:val="00177B59"/>
    <w:rsid w:val="00177B86"/>
    <w:rsid w:val="00177BCB"/>
    <w:rsid w:val="00177BDC"/>
    <w:rsid w:val="00177C49"/>
    <w:rsid w:val="00177EF3"/>
    <w:rsid w:val="00177F65"/>
    <w:rsid w:val="00177FDC"/>
    <w:rsid w:val="0018003C"/>
    <w:rsid w:val="0018015F"/>
    <w:rsid w:val="0018020E"/>
    <w:rsid w:val="001803BA"/>
    <w:rsid w:val="001803DA"/>
    <w:rsid w:val="00180457"/>
    <w:rsid w:val="00180609"/>
    <w:rsid w:val="00180738"/>
    <w:rsid w:val="0018074D"/>
    <w:rsid w:val="00180759"/>
    <w:rsid w:val="00180995"/>
    <w:rsid w:val="00180B26"/>
    <w:rsid w:val="00180CE3"/>
    <w:rsid w:val="00180F23"/>
    <w:rsid w:val="00180F4C"/>
    <w:rsid w:val="00180FEA"/>
    <w:rsid w:val="00181079"/>
    <w:rsid w:val="00181319"/>
    <w:rsid w:val="001813C4"/>
    <w:rsid w:val="001813CF"/>
    <w:rsid w:val="001815A7"/>
    <w:rsid w:val="0018165E"/>
    <w:rsid w:val="001816EC"/>
    <w:rsid w:val="0018170E"/>
    <w:rsid w:val="00181715"/>
    <w:rsid w:val="00181774"/>
    <w:rsid w:val="001817B9"/>
    <w:rsid w:val="00181884"/>
    <w:rsid w:val="00181933"/>
    <w:rsid w:val="00181B44"/>
    <w:rsid w:val="00181B96"/>
    <w:rsid w:val="00181BFB"/>
    <w:rsid w:val="00181E32"/>
    <w:rsid w:val="00181E66"/>
    <w:rsid w:val="00181E69"/>
    <w:rsid w:val="00181F70"/>
    <w:rsid w:val="00182014"/>
    <w:rsid w:val="0018217E"/>
    <w:rsid w:val="00182298"/>
    <w:rsid w:val="0018229D"/>
    <w:rsid w:val="001822DC"/>
    <w:rsid w:val="00182331"/>
    <w:rsid w:val="00182370"/>
    <w:rsid w:val="00182387"/>
    <w:rsid w:val="00182413"/>
    <w:rsid w:val="00182535"/>
    <w:rsid w:val="001825AC"/>
    <w:rsid w:val="001826D2"/>
    <w:rsid w:val="001829A6"/>
    <w:rsid w:val="00182AD5"/>
    <w:rsid w:val="00182B19"/>
    <w:rsid w:val="00182C1B"/>
    <w:rsid w:val="00182D2B"/>
    <w:rsid w:val="00182D98"/>
    <w:rsid w:val="00182DA3"/>
    <w:rsid w:val="00182E23"/>
    <w:rsid w:val="00182E66"/>
    <w:rsid w:val="00182F98"/>
    <w:rsid w:val="0018314E"/>
    <w:rsid w:val="001831FC"/>
    <w:rsid w:val="001832A9"/>
    <w:rsid w:val="0018334D"/>
    <w:rsid w:val="0018345D"/>
    <w:rsid w:val="001834AB"/>
    <w:rsid w:val="0018357F"/>
    <w:rsid w:val="0018366A"/>
    <w:rsid w:val="0018374E"/>
    <w:rsid w:val="0018391F"/>
    <w:rsid w:val="00183966"/>
    <w:rsid w:val="00183A25"/>
    <w:rsid w:val="00183A8C"/>
    <w:rsid w:val="00183A94"/>
    <w:rsid w:val="00183ACE"/>
    <w:rsid w:val="00183C3C"/>
    <w:rsid w:val="00183C9C"/>
    <w:rsid w:val="00183CB3"/>
    <w:rsid w:val="00183D43"/>
    <w:rsid w:val="001840E4"/>
    <w:rsid w:val="001841A8"/>
    <w:rsid w:val="00184216"/>
    <w:rsid w:val="00184267"/>
    <w:rsid w:val="001842DC"/>
    <w:rsid w:val="00184375"/>
    <w:rsid w:val="001843EE"/>
    <w:rsid w:val="001845F8"/>
    <w:rsid w:val="0018460F"/>
    <w:rsid w:val="001846CA"/>
    <w:rsid w:val="001847E2"/>
    <w:rsid w:val="001847FA"/>
    <w:rsid w:val="00184860"/>
    <w:rsid w:val="00184958"/>
    <w:rsid w:val="001849E3"/>
    <w:rsid w:val="00184A8B"/>
    <w:rsid w:val="00184BA2"/>
    <w:rsid w:val="00184D28"/>
    <w:rsid w:val="00184EBE"/>
    <w:rsid w:val="00184F44"/>
    <w:rsid w:val="00184F7B"/>
    <w:rsid w:val="00185024"/>
    <w:rsid w:val="00185063"/>
    <w:rsid w:val="0018508D"/>
    <w:rsid w:val="0018524F"/>
    <w:rsid w:val="001853D1"/>
    <w:rsid w:val="00185436"/>
    <w:rsid w:val="00185539"/>
    <w:rsid w:val="0018561E"/>
    <w:rsid w:val="0018563E"/>
    <w:rsid w:val="0018566F"/>
    <w:rsid w:val="001856F8"/>
    <w:rsid w:val="00185785"/>
    <w:rsid w:val="001857B1"/>
    <w:rsid w:val="001857C5"/>
    <w:rsid w:val="00185848"/>
    <w:rsid w:val="0018592E"/>
    <w:rsid w:val="00185938"/>
    <w:rsid w:val="00185A6B"/>
    <w:rsid w:val="00185C28"/>
    <w:rsid w:val="00185EB2"/>
    <w:rsid w:val="00185F00"/>
    <w:rsid w:val="00185F08"/>
    <w:rsid w:val="00185F1E"/>
    <w:rsid w:val="00185FAF"/>
    <w:rsid w:val="00186116"/>
    <w:rsid w:val="00186159"/>
    <w:rsid w:val="00186351"/>
    <w:rsid w:val="00186379"/>
    <w:rsid w:val="001863FD"/>
    <w:rsid w:val="00186412"/>
    <w:rsid w:val="001864C4"/>
    <w:rsid w:val="001865AC"/>
    <w:rsid w:val="001866F4"/>
    <w:rsid w:val="00186703"/>
    <w:rsid w:val="00186740"/>
    <w:rsid w:val="00186B3E"/>
    <w:rsid w:val="00186C50"/>
    <w:rsid w:val="00186CEC"/>
    <w:rsid w:val="00186DAB"/>
    <w:rsid w:val="00186E25"/>
    <w:rsid w:val="00187059"/>
    <w:rsid w:val="001870D4"/>
    <w:rsid w:val="0018711A"/>
    <w:rsid w:val="0018713F"/>
    <w:rsid w:val="001871FE"/>
    <w:rsid w:val="00187204"/>
    <w:rsid w:val="00187223"/>
    <w:rsid w:val="001872C6"/>
    <w:rsid w:val="001872D8"/>
    <w:rsid w:val="00187492"/>
    <w:rsid w:val="001874A5"/>
    <w:rsid w:val="001874F5"/>
    <w:rsid w:val="00187649"/>
    <w:rsid w:val="001876CA"/>
    <w:rsid w:val="001877F4"/>
    <w:rsid w:val="00187A03"/>
    <w:rsid w:val="00187A31"/>
    <w:rsid w:val="00187AE1"/>
    <w:rsid w:val="00187CEC"/>
    <w:rsid w:val="00187D7F"/>
    <w:rsid w:val="00187E51"/>
    <w:rsid w:val="00187E84"/>
    <w:rsid w:val="001902D1"/>
    <w:rsid w:val="0019034F"/>
    <w:rsid w:val="0019047D"/>
    <w:rsid w:val="001906F0"/>
    <w:rsid w:val="001907CB"/>
    <w:rsid w:val="0019090C"/>
    <w:rsid w:val="00190B50"/>
    <w:rsid w:val="00190B5A"/>
    <w:rsid w:val="00190C06"/>
    <w:rsid w:val="00190D72"/>
    <w:rsid w:val="00190DA6"/>
    <w:rsid w:val="00190E62"/>
    <w:rsid w:val="00190E9D"/>
    <w:rsid w:val="00190EB0"/>
    <w:rsid w:val="00190F47"/>
    <w:rsid w:val="00190FAE"/>
    <w:rsid w:val="00190FB3"/>
    <w:rsid w:val="00190FC2"/>
    <w:rsid w:val="00191076"/>
    <w:rsid w:val="00191199"/>
    <w:rsid w:val="001911E4"/>
    <w:rsid w:val="00191290"/>
    <w:rsid w:val="0019136D"/>
    <w:rsid w:val="00191402"/>
    <w:rsid w:val="001915C2"/>
    <w:rsid w:val="00191637"/>
    <w:rsid w:val="00191728"/>
    <w:rsid w:val="001918F8"/>
    <w:rsid w:val="0019192B"/>
    <w:rsid w:val="00191973"/>
    <w:rsid w:val="00191A1F"/>
    <w:rsid w:val="00191B87"/>
    <w:rsid w:val="00191C26"/>
    <w:rsid w:val="00191C69"/>
    <w:rsid w:val="00191D17"/>
    <w:rsid w:val="00191D3C"/>
    <w:rsid w:val="00191D68"/>
    <w:rsid w:val="00191F62"/>
    <w:rsid w:val="001920E9"/>
    <w:rsid w:val="00192160"/>
    <w:rsid w:val="00192330"/>
    <w:rsid w:val="001924A5"/>
    <w:rsid w:val="001924A9"/>
    <w:rsid w:val="001924EC"/>
    <w:rsid w:val="0019250C"/>
    <w:rsid w:val="0019269D"/>
    <w:rsid w:val="001926CD"/>
    <w:rsid w:val="001929ED"/>
    <w:rsid w:val="00192A61"/>
    <w:rsid w:val="00192AC8"/>
    <w:rsid w:val="00192B32"/>
    <w:rsid w:val="00192CBB"/>
    <w:rsid w:val="00192D36"/>
    <w:rsid w:val="00192D59"/>
    <w:rsid w:val="00192D6A"/>
    <w:rsid w:val="00192EC8"/>
    <w:rsid w:val="00193033"/>
    <w:rsid w:val="00193083"/>
    <w:rsid w:val="0019317F"/>
    <w:rsid w:val="00193196"/>
    <w:rsid w:val="001931D4"/>
    <w:rsid w:val="0019340C"/>
    <w:rsid w:val="00193503"/>
    <w:rsid w:val="0019351B"/>
    <w:rsid w:val="00193568"/>
    <w:rsid w:val="0019356F"/>
    <w:rsid w:val="001935FB"/>
    <w:rsid w:val="00193745"/>
    <w:rsid w:val="001937EF"/>
    <w:rsid w:val="00193828"/>
    <w:rsid w:val="0019394C"/>
    <w:rsid w:val="00193B00"/>
    <w:rsid w:val="00193B9A"/>
    <w:rsid w:val="00193BAF"/>
    <w:rsid w:val="00193BB1"/>
    <w:rsid w:val="00193D25"/>
    <w:rsid w:val="00193F72"/>
    <w:rsid w:val="00194060"/>
    <w:rsid w:val="0019411B"/>
    <w:rsid w:val="0019412E"/>
    <w:rsid w:val="00194155"/>
    <w:rsid w:val="00194223"/>
    <w:rsid w:val="00194291"/>
    <w:rsid w:val="001943A4"/>
    <w:rsid w:val="001945BE"/>
    <w:rsid w:val="00194789"/>
    <w:rsid w:val="0019479D"/>
    <w:rsid w:val="00194894"/>
    <w:rsid w:val="00194B48"/>
    <w:rsid w:val="00194BE1"/>
    <w:rsid w:val="00194C91"/>
    <w:rsid w:val="00194D67"/>
    <w:rsid w:val="0019523A"/>
    <w:rsid w:val="00195610"/>
    <w:rsid w:val="0019564B"/>
    <w:rsid w:val="001959F4"/>
    <w:rsid w:val="00195ABE"/>
    <w:rsid w:val="00195AFB"/>
    <w:rsid w:val="00195C1E"/>
    <w:rsid w:val="00195C27"/>
    <w:rsid w:val="00195E3B"/>
    <w:rsid w:val="00195EF0"/>
    <w:rsid w:val="00195FCE"/>
    <w:rsid w:val="00196012"/>
    <w:rsid w:val="001961AA"/>
    <w:rsid w:val="001961CE"/>
    <w:rsid w:val="00196225"/>
    <w:rsid w:val="0019633C"/>
    <w:rsid w:val="00196432"/>
    <w:rsid w:val="0019645E"/>
    <w:rsid w:val="0019663A"/>
    <w:rsid w:val="00196666"/>
    <w:rsid w:val="00196675"/>
    <w:rsid w:val="0019667D"/>
    <w:rsid w:val="001966AA"/>
    <w:rsid w:val="00196948"/>
    <w:rsid w:val="0019698C"/>
    <w:rsid w:val="001969D1"/>
    <w:rsid w:val="00196A45"/>
    <w:rsid w:val="00196AC7"/>
    <w:rsid w:val="00196B8D"/>
    <w:rsid w:val="00196D34"/>
    <w:rsid w:val="00196DDF"/>
    <w:rsid w:val="00196E47"/>
    <w:rsid w:val="00196EDF"/>
    <w:rsid w:val="00196F5A"/>
    <w:rsid w:val="00196FE3"/>
    <w:rsid w:val="0019700D"/>
    <w:rsid w:val="00197085"/>
    <w:rsid w:val="00197114"/>
    <w:rsid w:val="00197170"/>
    <w:rsid w:val="0019720A"/>
    <w:rsid w:val="00197253"/>
    <w:rsid w:val="001972BC"/>
    <w:rsid w:val="0019736D"/>
    <w:rsid w:val="0019738F"/>
    <w:rsid w:val="001973E4"/>
    <w:rsid w:val="00197637"/>
    <w:rsid w:val="0019777D"/>
    <w:rsid w:val="0019798F"/>
    <w:rsid w:val="00197C46"/>
    <w:rsid w:val="00197CC8"/>
    <w:rsid w:val="00197ECC"/>
    <w:rsid w:val="00197FD5"/>
    <w:rsid w:val="001A0249"/>
    <w:rsid w:val="001A0282"/>
    <w:rsid w:val="001A04E2"/>
    <w:rsid w:val="001A062D"/>
    <w:rsid w:val="001A06C3"/>
    <w:rsid w:val="001A07C2"/>
    <w:rsid w:val="001A0808"/>
    <w:rsid w:val="001A0C28"/>
    <w:rsid w:val="001A0D9C"/>
    <w:rsid w:val="001A0DCA"/>
    <w:rsid w:val="001A0E4C"/>
    <w:rsid w:val="001A1037"/>
    <w:rsid w:val="001A104A"/>
    <w:rsid w:val="001A112C"/>
    <w:rsid w:val="001A11E5"/>
    <w:rsid w:val="001A12B1"/>
    <w:rsid w:val="001A134D"/>
    <w:rsid w:val="001A13DC"/>
    <w:rsid w:val="001A15CD"/>
    <w:rsid w:val="001A17D0"/>
    <w:rsid w:val="001A1863"/>
    <w:rsid w:val="001A1942"/>
    <w:rsid w:val="001A196C"/>
    <w:rsid w:val="001A1B36"/>
    <w:rsid w:val="001A1B75"/>
    <w:rsid w:val="001A1C77"/>
    <w:rsid w:val="001A1CCC"/>
    <w:rsid w:val="001A1D08"/>
    <w:rsid w:val="001A1D68"/>
    <w:rsid w:val="001A1E02"/>
    <w:rsid w:val="001A1E2F"/>
    <w:rsid w:val="001A1FD2"/>
    <w:rsid w:val="001A2087"/>
    <w:rsid w:val="001A20DD"/>
    <w:rsid w:val="001A217F"/>
    <w:rsid w:val="001A22DA"/>
    <w:rsid w:val="001A250E"/>
    <w:rsid w:val="001A2540"/>
    <w:rsid w:val="001A2570"/>
    <w:rsid w:val="001A25B7"/>
    <w:rsid w:val="001A265F"/>
    <w:rsid w:val="001A26B4"/>
    <w:rsid w:val="001A276B"/>
    <w:rsid w:val="001A277B"/>
    <w:rsid w:val="001A27F6"/>
    <w:rsid w:val="001A2848"/>
    <w:rsid w:val="001A2CF3"/>
    <w:rsid w:val="001A2D3F"/>
    <w:rsid w:val="001A2DD2"/>
    <w:rsid w:val="001A2DE6"/>
    <w:rsid w:val="001A2DF8"/>
    <w:rsid w:val="001A2E51"/>
    <w:rsid w:val="001A3162"/>
    <w:rsid w:val="001A322F"/>
    <w:rsid w:val="001A3324"/>
    <w:rsid w:val="001A3336"/>
    <w:rsid w:val="001A33A0"/>
    <w:rsid w:val="001A346A"/>
    <w:rsid w:val="001A34CE"/>
    <w:rsid w:val="001A3680"/>
    <w:rsid w:val="001A371A"/>
    <w:rsid w:val="001A3946"/>
    <w:rsid w:val="001A39D1"/>
    <w:rsid w:val="001A39DC"/>
    <w:rsid w:val="001A3A7C"/>
    <w:rsid w:val="001A3ADA"/>
    <w:rsid w:val="001A3BE9"/>
    <w:rsid w:val="001A3C30"/>
    <w:rsid w:val="001A3C4A"/>
    <w:rsid w:val="001A3CDB"/>
    <w:rsid w:val="001A3D4F"/>
    <w:rsid w:val="001A3EF0"/>
    <w:rsid w:val="001A3FB8"/>
    <w:rsid w:val="001A4076"/>
    <w:rsid w:val="001A40E3"/>
    <w:rsid w:val="001A413B"/>
    <w:rsid w:val="001A4185"/>
    <w:rsid w:val="001A42CC"/>
    <w:rsid w:val="001A4350"/>
    <w:rsid w:val="001A437E"/>
    <w:rsid w:val="001A438E"/>
    <w:rsid w:val="001A43F6"/>
    <w:rsid w:val="001A4500"/>
    <w:rsid w:val="001A472F"/>
    <w:rsid w:val="001A47B1"/>
    <w:rsid w:val="001A480A"/>
    <w:rsid w:val="001A4958"/>
    <w:rsid w:val="001A4B37"/>
    <w:rsid w:val="001A4BA3"/>
    <w:rsid w:val="001A4BF4"/>
    <w:rsid w:val="001A4E1C"/>
    <w:rsid w:val="001A4E78"/>
    <w:rsid w:val="001A4EED"/>
    <w:rsid w:val="001A4F4D"/>
    <w:rsid w:val="001A508B"/>
    <w:rsid w:val="001A5090"/>
    <w:rsid w:val="001A52F1"/>
    <w:rsid w:val="001A5457"/>
    <w:rsid w:val="001A5598"/>
    <w:rsid w:val="001A55D4"/>
    <w:rsid w:val="001A55E3"/>
    <w:rsid w:val="001A5675"/>
    <w:rsid w:val="001A57BD"/>
    <w:rsid w:val="001A590A"/>
    <w:rsid w:val="001A5944"/>
    <w:rsid w:val="001A5989"/>
    <w:rsid w:val="001A5A22"/>
    <w:rsid w:val="001A5A35"/>
    <w:rsid w:val="001A5A96"/>
    <w:rsid w:val="001A5BCF"/>
    <w:rsid w:val="001A5D38"/>
    <w:rsid w:val="001A5EDD"/>
    <w:rsid w:val="001A5EE5"/>
    <w:rsid w:val="001A5F36"/>
    <w:rsid w:val="001A5FA4"/>
    <w:rsid w:val="001A5FF2"/>
    <w:rsid w:val="001A5FF6"/>
    <w:rsid w:val="001A6142"/>
    <w:rsid w:val="001A6170"/>
    <w:rsid w:val="001A6201"/>
    <w:rsid w:val="001A62CF"/>
    <w:rsid w:val="001A6361"/>
    <w:rsid w:val="001A6362"/>
    <w:rsid w:val="001A6630"/>
    <w:rsid w:val="001A66A6"/>
    <w:rsid w:val="001A6852"/>
    <w:rsid w:val="001A68E8"/>
    <w:rsid w:val="001A690C"/>
    <w:rsid w:val="001A6A3F"/>
    <w:rsid w:val="001A6A76"/>
    <w:rsid w:val="001A6B8C"/>
    <w:rsid w:val="001A6B9A"/>
    <w:rsid w:val="001A6BAB"/>
    <w:rsid w:val="001A6BE7"/>
    <w:rsid w:val="001A6C3A"/>
    <w:rsid w:val="001A6C4E"/>
    <w:rsid w:val="001A6CBF"/>
    <w:rsid w:val="001A6F42"/>
    <w:rsid w:val="001A6F5E"/>
    <w:rsid w:val="001A703F"/>
    <w:rsid w:val="001A70D3"/>
    <w:rsid w:val="001A7190"/>
    <w:rsid w:val="001A722E"/>
    <w:rsid w:val="001A72AD"/>
    <w:rsid w:val="001A738D"/>
    <w:rsid w:val="001A7402"/>
    <w:rsid w:val="001A74A9"/>
    <w:rsid w:val="001A7570"/>
    <w:rsid w:val="001A76D7"/>
    <w:rsid w:val="001A780C"/>
    <w:rsid w:val="001A78C3"/>
    <w:rsid w:val="001A7B35"/>
    <w:rsid w:val="001A7BFB"/>
    <w:rsid w:val="001A7C31"/>
    <w:rsid w:val="001A7C62"/>
    <w:rsid w:val="001A7D95"/>
    <w:rsid w:val="001A7DA2"/>
    <w:rsid w:val="001A7E63"/>
    <w:rsid w:val="001A7E91"/>
    <w:rsid w:val="001A7EC1"/>
    <w:rsid w:val="001A7EC4"/>
    <w:rsid w:val="001A7F08"/>
    <w:rsid w:val="001A7F46"/>
    <w:rsid w:val="001A7F91"/>
    <w:rsid w:val="001B0041"/>
    <w:rsid w:val="001B00C8"/>
    <w:rsid w:val="001B013C"/>
    <w:rsid w:val="001B0143"/>
    <w:rsid w:val="001B0193"/>
    <w:rsid w:val="001B0237"/>
    <w:rsid w:val="001B02C0"/>
    <w:rsid w:val="001B036E"/>
    <w:rsid w:val="001B0376"/>
    <w:rsid w:val="001B038B"/>
    <w:rsid w:val="001B0417"/>
    <w:rsid w:val="001B0570"/>
    <w:rsid w:val="001B05BB"/>
    <w:rsid w:val="001B06C3"/>
    <w:rsid w:val="001B07CB"/>
    <w:rsid w:val="001B0911"/>
    <w:rsid w:val="001B091C"/>
    <w:rsid w:val="001B093B"/>
    <w:rsid w:val="001B0A25"/>
    <w:rsid w:val="001B0AE6"/>
    <w:rsid w:val="001B0BF2"/>
    <w:rsid w:val="001B0C8A"/>
    <w:rsid w:val="001B0CDA"/>
    <w:rsid w:val="001B0E30"/>
    <w:rsid w:val="001B0F18"/>
    <w:rsid w:val="001B0F22"/>
    <w:rsid w:val="001B10B9"/>
    <w:rsid w:val="001B111B"/>
    <w:rsid w:val="001B1186"/>
    <w:rsid w:val="001B128F"/>
    <w:rsid w:val="001B13A0"/>
    <w:rsid w:val="001B13C1"/>
    <w:rsid w:val="001B14F0"/>
    <w:rsid w:val="001B18FA"/>
    <w:rsid w:val="001B1965"/>
    <w:rsid w:val="001B19B6"/>
    <w:rsid w:val="001B1A59"/>
    <w:rsid w:val="001B1BF0"/>
    <w:rsid w:val="001B1CFE"/>
    <w:rsid w:val="001B1D79"/>
    <w:rsid w:val="001B1DDB"/>
    <w:rsid w:val="001B1DE6"/>
    <w:rsid w:val="001B1E37"/>
    <w:rsid w:val="001B1E7C"/>
    <w:rsid w:val="001B1EB4"/>
    <w:rsid w:val="001B1FFE"/>
    <w:rsid w:val="001B2082"/>
    <w:rsid w:val="001B2087"/>
    <w:rsid w:val="001B2151"/>
    <w:rsid w:val="001B217F"/>
    <w:rsid w:val="001B2265"/>
    <w:rsid w:val="001B233F"/>
    <w:rsid w:val="001B2359"/>
    <w:rsid w:val="001B2389"/>
    <w:rsid w:val="001B250A"/>
    <w:rsid w:val="001B264B"/>
    <w:rsid w:val="001B27B9"/>
    <w:rsid w:val="001B2817"/>
    <w:rsid w:val="001B28A7"/>
    <w:rsid w:val="001B2999"/>
    <w:rsid w:val="001B29EC"/>
    <w:rsid w:val="001B2A16"/>
    <w:rsid w:val="001B2A40"/>
    <w:rsid w:val="001B2B18"/>
    <w:rsid w:val="001B2C67"/>
    <w:rsid w:val="001B2C6C"/>
    <w:rsid w:val="001B2DF4"/>
    <w:rsid w:val="001B2E44"/>
    <w:rsid w:val="001B2E53"/>
    <w:rsid w:val="001B2ED6"/>
    <w:rsid w:val="001B2F69"/>
    <w:rsid w:val="001B3032"/>
    <w:rsid w:val="001B3217"/>
    <w:rsid w:val="001B3267"/>
    <w:rsid w:val="001B329D"/>
    <w:rsid w:val="001B33B4"/>
    <w:rsid w:val="001B3539"/>
    <w:rsid w:val="001B37E8"/>
    <w:rsid w:val="001B387D"/>
    <w:rsid w:val="001B38DE"/>
    <w:rsid w:val="001B3916"/>
    <w:rsid w:val="001B3AD4"/>
    <w:rsid w:val="001B3AE3"/>
    <w:rsid w:val="001B3BDC"/>
    <w:rsid w:val="001B3D54"/>
    <w:rsid w:val="001B3DA3"/>
    <w:rsid w:val="001B3DB0"/>
    <w:rsid w:val="001B3E1E"/>
    <w:rsid w:val="001B3EA2"/>
    <w:rsid w:val="001B3FE8"/>
    <w:rsid w:val="001B4109"/>
    <w:rsid w:val="001B412B"/>
    <w:rsid w:val="001B42C3"/>
    <w:rsid w:val="001B42FE"/>
    <w:rsid w:val="001B4389"/>
    <w:rsid w:val="001B4398"/>
    <w:rsid w:val="001B43E7"/>
    <w:rsid w:val="001B445B"/>
    <w:rsid w:val="001B4460"/>
    <w:rsid w:val="001B448B"/>
    <w:rsid w:val="001B44DF"/>
    <w:rsid w:val="001B45AD"/>
    <w:rsid w:val="001B471B"/>
    <w:rsid w:val="001B475F"/>
    <w:rsid w:val="001B478E"/>
    <w:rsid w:val="001B47EB"/>
    <w:rsid w:val="001B4934"/>
    <w:rsid w:val="001B4A94"/>
    <w:rsid w:val="001B4AAE"/>
    <w:rsid w:val="001B4BDF"/>
    <w:rsid w:val="001B4BE0"/>
    <w:rsid w:val="001B4CEE"/>
    <w:rsid w:val="001B4D1A"/>
    <w:rsid w:val="001B4D86"/>
    <w:rsid w:val="001B4D8F"/>
    <w:rsid w:val="001B4E69"/>
    <w:rsid w:val="001B4F36"/>
    <w:rsid w:val="001B4F56"/>
    <w:rsid w:val="001B4FB3"/>
    <w:rsid w:val="001B4FD9"/>
    <w:rsid w:val="001B5193"/>
    <w:rsid w:val="001B5244"/>
    <w:rsid w:val="001B5393"/>
    <w:rsid w:val="001B5641"/>
    <w:rsid w:val="001B56C2"/>
    <w:rsid w:val="001B5702"/>
    <w:rsid w:val="001B571F"/>
    <w:rsid w:val="001B58B8"/>
    <w:rsid w:val="001B590E"/>
    <w:rsid w:val="001B5A1C"/>
    <w:rsid w:val="001B5AFB"/>
    <w:rsid w:val="001B5CAD"/>
    <w:rsid w:val="001B5DAE"/>
    <w:rsid w:val="001B5DE8"/>
    <w:rsid w:val="001B5E54"/>
    <w:rsid w:val="001B5F8E"/>
    <w:rsid w:val="001B606A"/>
    <w:rsid w:val="001B60AC"/>
    <w:rsid w:val="001B61AB"/>
    <w:rsid w:val="001B6281"/>
    <w:rsid w:val="001B6484"/>
    <w:rsid w:val="001B6523"/>
    <w:rsid w:val="001B655A"/>
    <w:rsid w:val="001B671E"/>
    <w:rsid w:val="001B6753"/>
    <w:rsid w:val="001B6771"/>
    <w:rsid w:val="001B67A6"/>
    <w:rsid w:val="001B67C4"/>
    <w:rsid w:val="001B6888"/>
    <w:rsid w:val="001B6978"/>
    <w:rsid w:val="001B6C3C"/>
    <w:rsid w:val="001B6C75"/>
    <w:rsid w:val="001B7029"/>
    <w:rsid w:val="001B715D"/>
    <w:rsid w:val="001B71A5"/>
    <w:rsid w:val="001B72DB"/>
    <w:rsid w:val="001B7368"/>
    <w:rsid w:val="001B73CD"/>
    <w:rsid w:val="001B765E"/>
    <w:rsid w:val="001B766A"/>
    <w:rsid w:val="001B77BA"/>
    <w:rsid w:val="001B78DF"/>
    <w:rsid w:val="001B79E9"/>
    <w:rsid w:val="001B7A0D"/>
    <w:rsid w:val="001B7A35"/>
    <w:rsid w:val="001B7C17"/>
    <w:rsid w:val="001B7C58"/>
    <w:rsid w:val="001B7D17"/>
    <w:rsid w:val="001B7D31"/>
    <w:rsid w:val="001B7E0E"/>
    <w:rsid w:val="001B7E4C"/>
    <w:rsid w:val="001B7E92"/>
    <w:rsid w:val="001B7FC1"/>
    <w:rsid w:val="001C0295"/>
    <w:rsid w:val="001C02EB"/>
    <w:rsid w:val="001C0312"/>
    <w:rsid w:val="001C0553"/>
    <w:rsid w:val="001C0587"/>
    <w:rsid w:val="001C05B8"/>
    <w:rsid w:val="001C060B"/>
    <w:rsid w:val="001C07D7"/>
    <w:rsid w:val="001C0A1A"/>
    <w:rsid w:val="001C0A48"/>
    <w:rsid w:val="001C0AEA"/>
    <w:rsid w:val="001C0B67"/>
    <w:rsid w:val="001C0B6C"/>
    <w:rsid w:val="001C0BC5"/>
    <w:rsid w:val="001C0C21"/>
    <w:rsid w:val="001C0C32"/>
    <w:rsid w:val="001C0D68"/>
    <w:rsid w:val="001C0F0C"/>
    <w:rsid w:val="001C0FFA"/>
    <w:rsid w:val="001C1065"/>
    <w:rsid w:val="001C110A"/>
    <w:rsid w:val="001C1138"/>
    <w:rsid w:val="001C114F"/>
    <w:rsid w:val="001C11C4"/>
    <w:rsid w:val="001C1201"/>
    <w:rsid w:val="001C1287"/>
    <w:rsid w:val="001C1446"/>
    <w:rsid w:val="001C1506"/>
    <w:rsid w:val="001C1565"/>
    <w:rsid w:val="001C1572"/>
    <w:rsid w:val="001C15BD"/>
    <w:rsid w:val="001C1694"/>
    <w:rsid w:val="001C1710"/>
    <w:rsid w:val="001C17C1"/>
    <w:rsid w:val="001C1974"/>
    <w:rsid w:val="001C1B99"/>
    <w:rsid w:val="001C1C1D"/>
    <w:rsid w:val="001C1C34"/>
    <w:rsid w:val="001C1E5E"/>
    <w:rsid w:val="001C1E89"/>
    <w:rsid w:val="001C1F6E"/>
    <w:rsid w:val="001C1F8A"/>
    <w:rsid w:val="001C201C"/>
    <w:rsid w:val="001C206C"/>
    <w:rsid w:val="001C2178"/>
    <w:rsid w:val="001C2192"/>
    <w:rsid w:val="001C2228"/>
    <w:rsid w:val="001C2364"/>
    <w:rsid w:val="001C23F7"/>
    <w:rsid w:val="001C2487"/>
    <w:rsid w:val="001C255E"/>
    <w:rsid w:val="001C26BA"/>
    <w:rsid w:val="001C2810"/>
    <w:rsid w:val="001C281F"/>
    <w:rsid w:val="001C28F8"/>
    <w:rsid w:val="001C2914"/>
    <w:rsid w:val="001C2A1A"/>
    <w:rsid w:val="001C2A5F"/>
    <w:rsid w:val="001C2B40"/>
    <w:rsid w:val="001C2B8A"/>
    <w:rsid w:val="001C2C00"/>
    <w:rsid w:val="001C2C96"/>
    <w:rsid w:val="001C2D05"/>
    <w:rsid w:val="001C2D07"/>
    <w:rsid w:val="001C2D84"/>
    <w:rsid w:val="001C2DEB"/>
    <w:rsid w:val="001C301C"/>
    <w:rsid w:val="001C309F"/>
    <w:rsid w:val="001C312F"/>
    <w:rsid w:val="001C31AD"/>
    <w:rsid w:val="001C31D6"/>
    <w:rsid w:val="001C320A"/>
    <w:rsid w:val="001C3281"/>
    <w:rsid w:val="001C3388"/>
    <w:rsid w:val="001C33C6"/>
    <w:rsid w:val="001C33E7"/>
    <w:rsid w:val="001C3414"/>
    <w:rsid w:val="001C344D"/>
    <w:rsid w:val="001C34C1"/>
    <w:rsid w:val="001C35E0"/>
    <w:rsid w:val="001C367F"/>
    <w:rsid w:val="001C36C1"/>
    <w:rsid w:val="001C3745"/>
    <w:rsid w:val="001C3765"/>
    <w:rsid w:val="001C37D9"/>
    <w:rsid w:val="001C38D3"/>
    <w:rsid w:val="001C3941"/>
    <w:rsid w:val="001C395B"/>
    <w:rsid w:val="001C399A"/>
    <w:rsid w:val="001C3AE2"/>
    <w:rsid w:val="001C3B68"/>
    <w:rsid w:val="001C3C4C"/>
    <w:rsid w:val="001C3CA7"/>
    <w:rsid w:val="001C3CD6"/>
    <w:rsid w:val="001C3D7F"/>
    <w:rsid w:val="001C3E2F"/>
    <w:rsid w:val="001C3EC8"/>
    <w:rsid w:val="001C3F20"/>
    <w:rsid w:val="001C3F8B"/>
    <w:rsid w:val="001C3FFF"/>
    <w:rsid w:val="001C4018"/>
    <w:rsid w:val="001C4204"/>
    <w:rsid w:val="001C425D"/>
    <w:rsid w:val="001C4315"/>
    <w:rsid w:val="001C436A"/>
    <w:rsid w:val="001C443B"/>
    <w:rsid w:val="001C452D"/>
    <w:rsid w:val="001C4645"/>
    <w:rsid w:val="001C466B"/>
    <w:rsid w:val="001C4808"/>
    <w:rsid w:val="001C48CD"/>
    <w:rsid w:val="001C48FF"/>
    <w:rsid w:val="001C4A22"/>
    <w:rsid w:val="001C4B66"/>
    <w:rsid w:val="001C4C66"/>
    <w:rsid w:val="001C4ECC"/>
    <w:rsid w:val="001C50F4"/>
    <w:rsid w:val="001C518A"/>
    <w:rsid w:val="001C520D"/>
    <w:rsid w:val="001C528F"/>
    <w:rsid w:val="001C5333"/>
    <w:rsid w:val="001C538E"/>
    <w:rsid w:val="001C53C1"/>
    <w:rsid w:val="001C5612"/>
    <w:rsid w:val="001C5680"/>
    <w:rsid w:val="001C57A0"/>
    <w:rsid w:val="001C585C"/>
    <w:rsid w:val="001C5887"/>
    <w:rsid w:val="001C588E"/>
    <w:rsid w:val="001C58F9"/>
    <w:rsid w:val="001C599C"/>
    <w:rsid w:val="001C5A90"/>
    <w:rsid w:val="001C5CB5"/>
    <w:rsid w:val="001C5CD1"/>
    <w:rsid w:val="001C5D6F"/>
    <w:rsid w:val="001C5D82"/>
    <w:rsid w:val="001C5DB8"/>
    <w:rsid w:val="001C5DC1"/>
    <w:rsid w:val="001C5E73"/>
    <w:rsid w:val="001C5E7E"/>
    <w:rsid w:val="001C5F0D"/>
    <w:rsid w:val="001C5F45"/>
    <w:rsid w:val="001C5F8B"/>
    <w:rsid w:val="001C6085"/>
    <w:rsid w:val="001C6102"/>
    <w:rsid w:val="001C610E"/>
    <w:rsid w:val="001C6140"/>
    <w:rsid w:val="001C6213"/>
    <w:rsid w:val="001C62AB"/>
    <w:rsid w:val="001C6394"/>
    <w:rsid w:val="001C6649"/>
    <w:rsid w:val="001C66EC"/>
    <w:rsid w:val="001C675F"/>
    <w:rsid w:val="001C685E"/>
    <w:rsid w:val="001C6BAA"/>
    <w:rsid w:val="001C6CB7"/>
    <w:rsid w:val="001C6E70"/>
    <w:rsid w:val="001C6EC0"/>
    <w:rsid w:val="001C6F03"/>
    <w:rsid w:val="001C6FBB"/>
    <w:rsid w:val="001C72C0"/>
    <w:rsid w:val="001C73E4"/>
    <w:rsid w:val="001C73FD"/>
    <w:rsid w:val="001C7428"/>
    <w:rsid w:val="001C74A6"/>
    <w:rsid w:val="001C7546"/>
    <w:rsid w:val="001C756A"/>
    <w:rsid w:val="001C758B"/>
    <w:rsid w:val="001C7621"/>
    <w:rsid w:val="001C7662"/>
    <w:rsid w:val="001C76BF"/>
    <w:rsid w:val="001C7702"/>
    <w:rsid w:val="001C778E"/>
    <w:rsid w:val="001C7A22"/>
    <w:rsid w:val="001C7A35"/>
    <w:rsid w:val="001C7B11"/>
    <w:rsid w:val="001C7BB5"/>
    <w:rsid w:val="001C7C77"/>
    <w:rsid w:val="001C7CAD"/>
    <w:rsid w:val="001C7CD8"/>
    <w:rsid w:val="001C7CF0"/>
    <w:rsid w:val="001C7FD9"/>
    <w:rsid w:val="001D01BD"/>
    <w:rsid w:val="001D020A"/>
    <w:rsid w:val="001D07BD"/>
    <w:rsid w:val="001D0894"/>
    <w:rsid w:val="001D0A37"/>
    <w:rsid w:val="001D0B61"/>
    <w:rsid w:val="001D0B78"/>
    <w:rsid w:val="001D0C1E"/>
    <w:rsid w:val="001D0C2A"/>
    <w:rsid w:val="001D0C7D"/>
    <w:rsid w:val="001D0D24"/>
    <w:rsid w:val="001D0D52"/>
    <w:rsid w:val="001D0DDF"/>
    <w:rsid w:val="001D0DFB"/>
    <w:rsid w:val="001D0E30"/>
    <w:rsid w:val="001D0E83"/>
    <w:rsid w:val="001D0FF0"/>
    <w:rsid w:val="001D104B"/>
    <w:rsid w:val="001D10F5"/>
    <w:rsid w:val="001D1111"/>
    <w:rsid w:val="001D11C2"/>
    <w:rsid w:val="001D12DC"/>
    <w:rsid w:val="001D14F7"/>
    <w:rsid w:val="001D1655"/>
    <w:rsid w:val="001D1801"/>
    <w:rsid w:val="001D1878"/>
    <w:rsid w:val="001D18F1"/>
    <w:rsid w:val="001D1B60"/>
    <w:rsid w:val="001D1B6D"/>
    <w:rsid w:val="001D1B7F"/>
    <w:rsid w:val="001D1C4D"/>
    <w:rsid w:val="001D1F0C"/>
    <w:rsid w:val="001D207A"/>
    <w:rsid w:val="001D2264"/>
    <w:rsid w:val="001D22B5"/>
    <w:rsid w:val="001D239F"/>
    <w:rsid w:val="001D23DF"/>
    <w:rsid w:val="001D2596"/>
    <w:rsid w:val="001D265C"/>
    <w:rsid w:val="001D26F0"/>
    <w:rsid w:val="001D27B3"/>
    <w:rsid w:val="001D27D7"/>
    <w:rsid w:val="001D27E2"/>
    <w:rsid w:val="001D2948"/>
    <w:rsid w:val="001D294E"/>
    <w:rsid w:val="001D29B0"/>
    <w:rsid w:val="001D29FF"/>
    <w:rsid w:val="001D2A16"/>
    <w:rsid w:val="001D2D0A"/>
    <w:rsid w:val="001D2D50"/>
    <w:rsid w:val="001D2D82"/>
    <w:rsid w:val="001D2EAF"/>
    <w:rsid w:val="001D2EB2"/>
    <w:rsid w:val="001D2F0E"/>
    <w:rsid w:val="001D2F72"/>
    <w:rsid w:val="001D3246"/>
    <w:rsid w:val="001D329C"/>
    <w:rsid w:val="001D33DF"/>
    <w:rsid w:val="001D38C9"/>
    <w:rsid w:val="001D3942"/>
    <w:rsid w:val="001D39A6"/>
    <w:rsid w:val="001D3A0E"/>
    <w:rsid w:val="001D3ADE"/>
    <w:rsid w:val="001D3B1A"/>
    <w:rsid w:val="001D3B31"/>
    <w:rsid w:val="001D3B4F"/>
    <w:rsid w:val="001D3B56"/>
    <w:rsid w:val="001D3B99"/>
    <w:rsid w:val="001D3BDE"/>
    <w:rsid w:val="001D3C78"/>
    <w:rsid w:val="001D3CF9"/>
    <w:rsid w:val="001D3D93"/>
    <w:rsid w:val="001D3DE7"/>
    <w:rsid w:val="001D3E0F"/>
    <w:rsid w:val="001D3EA8"/>
    <w:rsid w:val="001D3EC4"/>
    <w:rsid w:val="001D401B"/>
    <w:rsid w:val="001D4058"/>
    <w:rsid w:val="001D40A2"/>
    <w:rsid w:val="001D4254"/>
    <w:rsid w:val="001D4326"/>
    <w:rsid w:val="001D4354"/>
    <w:rsid w:val="001D4431"/>
    <w:rsid w:val="001D4550"/>
    <w:rsid w:val="001D456E"/>
    <w:rsid w:val="001D4692"/>
    <w:rsid w:val="001D4694"/>
    <w:rsid w:val="001D494A"/>
    <w:rsid w:val="001D4A71"/>
    <w:rsid w:val="001D4AF1"/>
    <w:rsid w:val="001D4C7B"/>
    <w:rsid w:val="001D4DDC"/>
    <w:rsid w:val="001D4DF2"/>
    <w:rsid w:val="001D4E91"/>
    <w:rsid w:val="001D4FF9"/>
    <w:rsid w:val="001D505B"/>
    <w:rsid w:val="001D50D3"/>
    <w:rsid w:val="001D51AA"/>
    <w:rsid w:val="001D558F"/>
    <w:rsid w:val="001D5729"/>
    <w:rsid w:val="001D579E"/>
    <w:rsid w:val="001D5839"/>
    <w:rsid w:val="001D58AE"/>
    <w:rsid w:val="001D5932"/>
    <w:rsid w:val="001D59A5"/>
    <w:rsid w:val="001D59CD"/>
    <w:rsid w:val="001D5AAC"/>
    <w:rsid w:val="001D5AB0"/>
    <w:rsid w:val="001D5B26"/>
    <w:rsid w:val="001D5BB0"/>
    <w:rsid w:val="001D5E18"/>
    <w:rsid w:val="001D5EEF"/>
    <w:rsid w:val="001D5F54"/>
    <w:rsid w:val="001D5FAC"/>
    <w:rsid w:val="001D6092"/>
    <w:rsid w:val="001D613E"/>
    <w:rsid w:val="001D61AE"/>
    <w:rsid w:val="001D62BA"/>
    <w:rsid w:val="001D6350"/>
    <w:rsid w:val="001D6433"/>
    <w:rsid w:val="001D6627"/>
    <w:rsid w:val="001D668E"/>
    <w:rsid w:val="001D66A8"/>
    <w:rsid w:val="001D66B5"/>
    <w:rsid w:val="001D68FA"/>
    <w:rsid w:val="001D6907"/>
    <w:rsid w:val="001D6989"/>
    <w:rsid w:val="001D69C8"/>
    <w:rsid w:val="001D6A84"/>
    <w:rsid w:val="001D6C37"/>
    <w:rsid w:val="001D6C7C"/>
    <w:rsid w:val="001D6CC1"/>
    <w:rsid w:val="001D6D76"/>
    <w:rsid w:val="001D6E3E"/>
    <w:rsid w:val="001D6E6C"/>
    <w:rsid w:val="001D6EF1"/>
    <w:rsid w:val="001D6F47"/>
    <w:rsid w:val="001D700C"/>
    <w:rsid w:val="001D7023"/>
    <w:rsid w:val="001D702A"/>
    <w:rsid w:val="001D7047"/>
    <w:rsid w:val="001D71F8"/>
    <w:rsid w:val="001D72A1"/>
    <w:rsid w:val="001D72F8"/>
    <w:rsid w:val="001D7307"/>
    <w:rsid w:val="001D7308"/>
    <w:rsid w:val="001D7359"/>
    <w:rsid w:val="001D73B9"/>
    <w:rsid w:val="001D74B3"/>
    <w:rsid w:val="001D7518"/>
    <w:rsid w:val="001D7571"/>
    <w:rsid w:val="001D76E9"/>
    <w:rsid w:val="001D76F0"/>
    <w:rsid w:val="001D77BD"/>
    <w:rsid w:val="001D77FC"/>
    <w:rsid w:val="001D7800"/>
    <w:rsid w:val="001D7947"/>
    <w:rsid w:val="001D7965"/>
    <w:rsid w:val="001D7AEE"/>
    <w:rsid w:val="001D7B2D"/>
    <w:rsid w:val="001D7BE6"/>
    <w:rsid w:val="001D7E7F"/>
    <w:rsid w:val="001E00E8"/>
    <w:rsid w:val="001E0129"/>
    <w:rsid w:val="001E0167"/>
    <w:rsid w:val="001E02BD"/>
    <w:rsid w:val="001E02E9"/>
    <w:rsid w:val="001E033A"/>
    <w:rsid w:val="001E0345"/>
    <w:rsid w:val="001E0356"/>
    <w:rsid w:val="001E038C"/>
    <w:rsid w:val="001E061A"/>
    <w:rsid w:val="001E0641"/>
    <w:rsid w:val="001E069D"/>
    <w:rsid w:val="001E06AA"/>
    <w:rsid w:val="001E06EF"/>
    <w:rsid w:val="001E0763"/>
    <w:rsid w:val="001E0841"/>
    <w:rsid w:val="001E0848"/>
    <w:rsid w:val="001E0882"/>
    <w:rsid w:val="001E0AEE"/>
    <w:rsid w:val="001E0B4A"/>
    <w:rsid w:val="001E0B87"/>
    <w:rsid w:val="001E0DB1"/>
    <w:rsid w:val="001E0F26"/>
    <w:rsid w:val="001E115E"/>
    <w:rsid w:val="001E119F"/>
    <w:rsid w:val="001E12CF"/>
    <w:rsid w:val="001E138A"/>
    <w:rsid w:val="001E148E"/>
    <w:rsid w:val="001E14D4"/>
    <w:rsid w:val="001E1507"/>
    <w:rsid w:val="001E16A8"/>
    <w:rsid w:val="001E1700"/>
    <w:rsid w:val="001E1732"/>
    <w:rsid w:val="001E17BC"/>
    <w:rsid w:val="001E1921"/>
    <w:rsid w:val="001E1A76"/>
    <w:rsid w:val="001E1AD1"/>
    <w:rsid w:val="001E1C6B"/>
    <w:rsid w:val="001E1C6E"/>
    <w:rsid w:val="001E1F4F"/>
    <w:rsid w:val="001E1F71"/>
    <w:rsid w:val="001E1F74"/>
    <w:rsid w:val="001E1FDB"/>
    <w:rsid w:val="001E201D"/>
    <w:rsid w:val="001E207D"/>
    <w:rsid w:val="001E2183"/>
    <w:rsid w:val="001E248A"/>
    <w:rsid w:val="001E24E6"/>
    <w:rsid w:val="001E27A1"/>
    <w:rsid w:val="001E29B6"/>
    <w:rsid w:val="001E2A1F"/>
    <w:rsid w:val="001E2ADA"/>
    <w:rsid w:val="001E2BA3"/>
    <w:rsid w:val="001E2E25"/>
    <w:rsid w:val="001E2FA9"/>
    <w:rsid w:val="001E2FC2"/>
    <w:rsid w:val="001E31C5"/>
    <w:rsid w:val="001E3272"/>
    <w:rsid w:val="001E3282"/>
    <w:rsid w:val="001E3290"/>
    <w:rsid w:val="001E331D"/>
    <w:rsid w:val="001E333B"/>
    <w:rsid w:val="001E33AE"/>
    <w:rsid w:val="001E35DD"/>
    <w:rsid w:val="001E364E"/>
    <w:rsid w:val="001E37DC"/>
    <w:rsid w:val="001E3820"/>
    <w:rsid w:val="001E3986"/>
    <w:rsid w:val="001E39F1"/>
    <w:rsid w:val="001E39F3"/>
    <w:rsid w:val="001E3A04"/>
    <w:rsid w:val="001E3B69"/>
    <w:rsid w:val="001E3B75"/>
    <w:rsid w:val="001E3BD2"/>
    <w:rsid w:val="001E3C87"/>
    <w:rsid w:val="001E3D04"/>
    <w:rsid w:val="001E3DD4"/>
    <w:rsid w:val="001E3E4B"/>
    <w:rsid w:val="001E4023"/>
    <w:rsid w:val="001E40AD"/>
    <w:rsid w:val="001E4344"/>
    <w:rsid w:val="001E4437"/>
    <w:rsid w:val="001E4491"/>
    <w:rsid w:val="001E4496"/>
    <w:rsid w:val="001E44B8"/>
    <w:rsid w:val="001E45A1"/>
    <w:rsid w:val="001E45CE"/>
    <w:rsid w:val="001E46AD"/>
    <w:rsid w:val="001E47B2"/>
    <w:rsid w:val="001E4838"/>
    <w:rsid w:val="001E4ADA"/>
    <w:rsid w:val="001E4B79"/>
    <w:rsid w:val="001E4BD9"/>
    <w:rsid w:val="001E4BF1"/>
    <w:rsid w:val="001E4C19"/>
    <w:rsid w:val="001E4C2C"/>
    <w:rsid w:val="001E4C46"/>
    <w:rsid w:val="001E4C61"/>
    <w:rsid w:val="001E4C7D"/>
    <w:rsid w:val="001E4D2C"/>
    <w:rsid w:val="001E4DE8"/>
    <w:rsid w:val="001E4EFD"/>
    <w:rsid w:val="001E4FC1"/>
    <w:rsid w:val="001E4FD2"/>
    <w:rsid w:val="001E4FFD"/>
    <w:rsid w:val="001E519D"/>
    <w:rsid w:val="001E534B"/>
    <w:rsid w:val="001E53AC"/>
    <w:rsid w:val="001E53CF"/>
    <w:rsid w:val="001E5411"/>
    <w:rsid w:val="001E5420"/>
    <w:rsid w:val="001E54E5"/>
    <w:rsid w:val="001E55E9"/>
    <w:rsid w:val="001E5619"/>
    <w:rsid w:val="001E5678"/>
    <w:rsid w:val="001E577B"/>
    <w:rsid w:val="001E577D"/>
    <w:rsid w:val="001E58CC"/>
    <w:rsid w:val="001E59BD"/>
    <w:rsid w:val="001E5B9D"/>
    <w:rsid w:val="001E5C42"/>
    <w:rsid w:val="001E5CE2"/>
    <w:rsid w:val="001E5D09"/>
    <w:rsid w:val="001E5E57"/>
    <w:rsid w:val="001E5ECC"/>
    <w:rsid w:val="001E6026"/>
    <w:rsid w:val="001E606F"/>
    <w:rsid w:val="001E60FF"/>
    <w:rsid w:val="001E62AC"/>
    <w:rsid w:val="001E649A"/>
    <w:rsid w:val="001E64C7"/>
    <w:rsid w:val="001E6607"/>
    <w:rsid w:val="001E6936"/>
    <w:rsid w:val="001E6BEF"/>
    <w:rsid w:val="001E6C6C"/>
    <w:rsid w:val="001E6CA4"/>
    <w:rsid w:val="001E6E04"/>
    <w:rsid w:val="001E6F87"/>
    <w:rsid w:val="001E7076"/>
    <w:rsid w:val="001E71EF"/>
    <w:rsid w:val="001E7443"/>
    <w:rsid w:val="001E7467"/>
    <w:rsid w:val="001E75DE"/>
    <w:rsid w:val="001E7606"/>
    <w:rsid w:val="001E774A"/>
    <w:rsid w:val="001E7823"/>
    <w:rsid w:val="001E7843"/>
    <w:rsid w:val="001E78E5"/>
    <w:rsid w:val="001E7A5D"/>
    <w:rsid w:val="001E7AC4"/>
    <w:rsid w:val="001E7C25"/>
    <w:rsid w:val="001E7CD2"/>
    <w:rsid w:val="001E7DCC"/>
    <w:rsid w:val="001E7EF6"/>
    <w:rsid w:val="001E7FEF"/>
    <w:rsid w:val="001F0013"/>
    <w:rsid w:val="001F0028"/>
    <w:rsid w:val="001F0078"/>
    <w:rsid w:val="001F01BB"/>
    <w:rsid w:val="001F021B"/>
    <w:rsid w:val="001F0318"/>
    <w:rsid w:val="001F03A6"/>
    <w:rsid w:val="001F041F"/>
    <w:rsid w:val="001F0468"/>
    <w:rsid w:val="001F0569"/>
    <w:rsid w:val="001F078F"/>
    <w:rsid w:val="001F07DC"/>
    <w:rsid w:val="001F0865"/>
    <w:rsid w:val="001F0870"/>
    <w:rsid w:val="001F08A3"/>
    <w:rsid w:val="001F0934"/>
    <w:rsid w:val="001F0A36"/>
    <w:rsid w:val="001F1115"/>
    <w:rsid w:val="001F116F"/>
    <w:rsid w:val="001F11B7"/>
    <w:rsid w:val="001F12AE"/>
    <w:rsid w:val="001F13BD"/>
    <w:rsid w:val="001F141B"/>
    <w:rsid w:val="001F14C9"/>
    <w:rsid w:val="001F1535"/>
    <w:rsid w:val="001F1576"/>
    <w:rsid w:val="001F15F5"/>
    <w:rsid w:val="001F162A"/>
    <w:rsid w:val="001F1654"/>
    <w:rsid w:val="001F165E"/>
    <w:rsid w:val="001F16C1"/>
    <w:rsid w:val="001F17E1"/>
    <w:rsid w:val="001F17FC"/>
    <w:rsid w:val="001F18A3"/>
    <w:rsid w:val="001F18B4"/>
    <w:rsid w:val="001F18CC"/>
    <w:rsid w:val="001F198E"/>
    <w:rsid w:val="001F1995"/>
    <w:rsid w:val="001F19D2"/>
    <w:rsid w:val="001F1A2E"/>
    <w:rsid w:val="001F1BD3"/>
    <w:rsid w:val="001F1D27"/>
    <w:rsid w:val="001F1DFD"/>
    <w:rsid w:val="001F1E86"/>
    <w:rsid w:val="001F1E93"/>
    <w:rsid w:val="001F1F43"/>
    <w:rsid w:val="001F2013"/>
    <w:rsid w:val="001F20B1"/>
    <w:rsid w:val="001F20B9"/>
    <w:rsid w:val="001F20C6"/>
    <w:rsid w:val="001F22B5"/>
    <w:rsid w:val="001F22FF"/>
    <w:rsid w:val="001F2465"/>
    <w:rsid w:val="001F25C5"/>
    <w:rsid w:val="001F2608"/>
    <w:rsid w:val="001F2710"/>
    <w:rsid w:val="001F27AE"/>
    <w:rsid w:val="001F27B8"/>
    <w:rsid w:val="001F286A"/>
    <w:rsid w:val="001F296B"/>
    <w:rsid w:val="001F29C0"/>
    <w:rsid w:val="001F2B08"/>
    <w:rsid w:val="001F2BA9"/>
    <w:rsid w:val="001F2BCF"/>
    <w:rsid w:val="001F2C24"/>
    <w:rsid w:val="001F2D69"/>
    <w:rsid w:val="001F2D83"/>
    <w:rsid w:val="001F2DAD"/>
    <w:rsid w:val="001F32D4"/>
    <w:rsid w:val="001F330E"/>
    <w:rsid w:val="001F33FE"/>
    <w:rsid w:val="001F3461"/>
    <w:rsid w:val="001F35AD"/>
    <w:rsid w:val="001F35F5"/>
    <w:rsid w:val="001F367A"/>
    <w:rsid w:val="001F3750"/>
    <w:rsid w:val="001F3762"/>
    <w:rsid w:val="001F3780"/>
    <w:rsid w:val="001F3841"/>
    <w:rsid w:val="001F3887"/>
    <w:rsid w:val="001F3991"/>
    <w:rsid w:val="001F39C4"/>
    <w:rsid w:val="001F3A31"/>
    <w:rsid w:val="001F3B1D"/>
    <w:rsid w:val="001F3B5D"/>
    <w:rsid w:val="001F3C62"/>
    <w:rsid w:val="001F3C95"/>
    <w:rsid w:val="001F3E3F"/>
    <w:rsid w:val="001F3F2D"/>
    <w:rsid w:val="001F3F6C"/>
    <w:rsid w:val="001F3F85"/>
    <w:rsid w:val="001F4006"/>
    <w:rsid w:val="001F4087"/>
    <w:rsid w:val="001F412D"/>
    <w:rsid w:val="001F4199"/>
    <w:rsid w:val="001F41A3"/>
    <w:rsid w:val="001F4237"/>
    <w:rsid w:val="001F4559"/>
    <w:rsid w:val="001F460A"/>
    <w:rsid w:val="001F4807"/>
    <w:rsid w:val="001F48A6"/>
    <w:rsid w:val="001F48BD"/>
    <w:rsid w:val="001F48DF"/>
    <w:rsid w:val="001F4AE1"/>
    <w:rsid w:val="001F4CC8"/>
    <w:rsid w:val="001F4E00"/>
    <w:rsid w:val="001F4E38"/>
    <w:rsid w:val="001F4EBA"/>
    <w:rsid w:val="001F5195"/>
    <w:rsid w:val="001F5280"/>
    <w:rsid w:val="001F53F5"/>
    <w:rsid w:val="001F54FA"/>
    <w:rsid w:val="001F55C4"/>
    <w:rsid w:val="001F55F2"/>
    <w:rsid w:val="001F58E5"/>
    <w:rsid w:val="001F5986"/>
    <w:rsid w:val="001F59D1"/>
    <w:rsid w:val="001F5A57"/>
    <w:rsid w:val="001F5AAF"/>
    <w:rsid w:val="001F5BDB"/>
    <w:rsid w:val="001F5D2C"/>
    <w:rsid w:val="001F5D40"/>
    <w:rsid w:val="001F5DA6"/>
    <w:rsid w:val="001F5E53"/>
    <w:rsid w:val="001F5E83"/>
    <w:rsid w:val="001F5ED6"/>
    <w:rsid w:val="001F5F71"/>
    <w:rsid w:val="001F6139"/>
    <w:rsid w:val="001F61C3"/>
    <w:rsid w:val="001F6251"/>
    <w:rsid w:val="001F634A"/>
    <w:rsid w:val="001F668F"/>
    <w:rsid w:val="001F67CF"/>
    <w:rsid w:val="001F687B"/>
    <w:rsid w:val="001F68B2"/>
    <w:rsid w:val="001F6928"/>
    <w:rsid w:val="001F6964"/>
    <w:rsid w:val="001F6A53"/>
    <w:rsid w:val="001F6AB9"/>
    <w:rsid w:val="001F6B50"/>
    <w:rsid w:val="001F6C56"/>
    <w:rsid w:val="001F6D00"/>
    <w:rsid w:val="001F6E92"/>
    <w:rsid w:val="001F6F26"/>
    <w:rsid w:val="001F6F61"/>
    <w:rsid w:val="001F6FB8"/>
    <w:rsid w:val="001F6FCA"/>
    <w:rsid w:val="001F7007"/>
    <w:rsid w:val="001F71D5"/>
    <w:rsid w:val="001F71E4"/>
    <w:rsid w:val="001F7238"/>
    <w:rsid w:val="001F727F"/>
    <w:rsid w:val="001F72B8"/>
    <w:rsid w:val="001F7312"/>
    <w:rsid w:val="001F7327"/>
    <w:rsid w:val="001F7494"/>
    <w:rsid w:val="001F75D9"/>
    <w:rsid w:val="001F770C"/>
    <w:rsid w:val="001F7712"/>
    <w:rsid w:val="001F772E"/>
    <w:rsid w:val="001F776F"/>
    <w:rsid w:val="001F778D"/>
    <w:rsid w:val="001F77FA"/>
    <w:rsid w:val="001F781A"/>
    <w:rsid w:val="001F781F"/>
    <w:rsid w:val="001F7888"/>
    <w:rsid w:val="001F7942"/>
    <w:rsid w:val="001F79A7"/>
    <w:rsid w:val="001F79B6"/>
    <w:rsid w:val="001F79F1"/>
    <w:rsid w:val="001F7B5E"/>
    <w:rsid w:val="001F7B87"/>
    <w:rsid w:val="001F7C7C"/>
    <w:rsid w:val="001F7F12"/>
    <w:rsid w:val="001F7F4B"/>
    <w:rsid w:val="001F7FD7"/>
    <w:rsid w:val="0020012B"/>
    <w:rsid w:val="0020046A"/>
    <w:rsid w:val="0020047C"/>
    <w:rsid w:val="002005F1"/>
    <w:rsid w:val="00200620"/>
    <w:rsid w:val="00200645"/>
    <w:rsid w:val="00200670"/>
    <w:rsid w:val="0020091B"/>
    <w:rsid w:val="002009B4"/>
    <w:rsid w:val="00200BEC"/>
    <w:rsid w:val="00200DA4"/>
    <w:rsid w:val="00200F6A"/>
    <w:rsid w:val="00201096"/>
    <w:rsid w:val="00201336"/>
    <w:rsid w:val="00201338"/>
    <w:rsid w:val="002013FD"/>
    <w:rsid w:val="0020155A"/>
    <w:rsid w:val="0020172E"/>
    <w:rsid w:val="0020184E"/>
    <w:rsid w:val="002018D7"/>
    <w:rsid w:val="00201990"/>
    <w:rsid w:val="002019C9"/>
    <w:rsid w:val="00201A14"/>
    <w:rsid w:val="00201A81"/>
    <w:rsid w:val="00201B88"/>
    <w:rsid w:val="00201C18"/>
    <w:rsid w:val="00201D55"/>
    <w:rsid w:val="002020C1"/>
    <w:rsid w:val="00202166"/>
    <w:rsid w:val="002022DC"/>
    <w:rsid w:val="0020234F"/>
    <w:rsid w:val="00202444"/>
    <w:rsid w:val="00202468"/>
    <w:rsid w:val="00202649"/>
    <w:rsid w:val="00202889"/>
    <w:rsid w:val="002028EB"/>
    <w:rsid w:val="0020299B"/>
    <w:rsid w:val="00202BE6"/>
    <w:rsid w:val="00202D47"/>
    <w:rsid w:val="00202D97"/>
    <w:rsid w:val="00202E18"/>
    <w:rsid w:val="00202F65"/>
    <w:rsid w:val="00202F86"/>
    <w:rsid w:val="002032BA"/>
    <w:rsid w:val="00203404"/>
    <w:rsid w:val="00203519"/>
    <w:rsid w:val="0020352B"/>
    <w:rsid w:val="002035EA"/>
    <w:rsid w:val="00203601"/>
    <w:rsid w:val="0020367E"/>
    <w:rsid w:val="0020382D"/>
    <w:rsid w:val="0020394A"/>
    <w:rsid w:val="0020397D"/>
    <w:rsid w:val="002039DB"/>
    <w:rsid w:val="00203A7D"/>
    <w:rsid w:val="00203B84"/>
    <w:rsid w:val="00203BE4"/>
    <w:rsid w:val="00203BE6"/>
    <w:rsid w:val="00203C08"/>
    <w:rsid w:val="00203C10"/>
    <w:rsid w:val="00203C72"/>
    <w:rsid w:val="00203C80"/>
    <w:rsid w:val="00203DE7"/>
    <w:rsid w:val="00203E32"/>
    <w:rsid w:val="00203E76"/>
    <w:rsid w:val="00203E90"/>
    <w:rsid w:val="00203FB3"/>
    <w:rsid w:val="00203FCE"/>
    <w:rsid w:val="0020415F"/>
    <w:rsid w:val="00204380"/>
    <w:rsid w:val="002043A6"/>
    <w:rsid w:val="00204498"/>
    <w:rsid w:val="0020451A"/>
    <w:rsid w:val="0020452A"/>
    <w:rsid w:val="002045AA"/>
    <w:rsid w:val="00204641"/>
    <w:rsid w:val="00204772"/>
    <w:rsid w:val="0020485C"/>
    <w:rsid w:val="00204876"/>
    <w:rsid w:val="00204A64"/>
    <w:rsid w:val="00204A6B"/>
    <w:rsid w:val="00204B28"/>
    <w:rsid w:val="00204BBB"/>
    <w:rsid w:val="00204C31"/>
    <w:rsid w:val="00204DB6"/>
    <w:rsid w:val="00205091"/>
    <w:rsid w:val="002051E5"/>
    <w:rsid w:val="002051FA"/>
    <w:rsid w:val="00205247"/>
    <w:rsid w:val="0020537A"/>
    <w:rsid w:val="002053F6"/>
    <w:rsid w:val="00205434"/>
    <w:rsid w:val="0020548A"/>
    <w:rsid w:val="00205553"/>
    <w:rsid w:val="00205582"/>
    <w:rsid w:val="002056A9"/>
    <w:rsid w:val="00205735"/>
    <w:rsid w:val="00205907"/>
    <w:rsid w:val="00205A01"/>
    <w:rsid w:val="00205B2C"/>
    <w:rsid w:val="00205CA4"/>
    <w:rsid w:val="00205CDA"/>
    <w:rsid w:val="00205D05"/>
    <w:rsid w:val="00205EB6"/>
    <w:rsid w:val="00205F66"/>
    <w:rsid w:val="00206013"/>
    <w:rsid w:val="002060AA"/>
    <w:rsid w:val="002062D9"/>
    <w:rsid w:val="002063E3"/>
    <w:rsid w:val="00206AED"/>
    <w:rsid w:val="00206AEF"/>
    <w:rsid w:val="00206C46"/>
    <w:rsid w:val="00206CB2"/>
    <w:rsid w:val="00206D18"/>
    <w:rsid w:val="00206DC4"/>
    <w:rsid w:val="00206DE2"/>
    <w:rsid w:val="00206E87"/>
    <w:rsid w:val="00206E9C"/>
    <w:rsid w:val="00206EF7"/>
    <w:rsid w:val="00206F50"/>
    <w:rsid w:val="00206FA5"/>
    <w:rsid w:val="00206FBC"/>
    <w:rsid w:val="0020701F"/>
    <w:rsid w:val="0020707C"/>
    <w:rsid w:val="002071E1"/>
    <w:rsid w:val="002072A7"/>
    <w:rsid w:val="002076EF"/>
    <w:rsid w:val="00207774"/>
    <w:rsid w:val="0020777E"/>
    <w:rsid w:val="0020792F"/>
    <w:rsid w:val="00207A41"/>
    <w:rsid w:val="00207B75"/>
    <w:rsid w:val="00207D47"/>
    <w:rsid w:val="00207F70"/>
    <w:rsid w:val="002100E7"/>
    <w:rsid w:val="00210154"/>
    <w:rsid w:val="00210246"/>
    <w:rsid w:val="0021032F"/>
    <w:rsid w:val="002103E1"/>
    <w:rsid w:val="002103FF"/>
    <w:rsid w:val="00210433"/>
    <w:rsid w:val="002105F1"/>
    <w:rsid w:val="0021063A"/>
    <w:rsid w:val="00210740"/>
    <w:rsid w:val="0021076F"/>
    <w:rsid w:val="00210786"/>
    <w:rsid w:val="002107E4"/>
    <w:rsid w:val="00210895"/>
    <w:rsid w:val="00210968"/>
    <w:rsid w:val="002109B8"/>
    <w:rsid w:val="00210A48"/>
    <w:rsid w:val="00210AD8"/>
    <w:rsid w:val="00210E1F"/>
    <w:rsid w:val="00210E2A"/>
    <w:rsid w:val="00210EA8"/>
    <w:rsid w:val="002110DC"/>
    <w:rsid w:val="002110F4"/>
    <w:rsid w:val="00211242"/>
    <w:rsid w:val="002112F9"/>
    <w:rsid w:val="002112FB"/>
    <w:rsid w:val="0021140F"/>
    <w:rsid w:val="002114B7"/>
    <w:rsid w:val="002114CA"/>
    <w:rsid w:val="0021153B"/>
    <w:rsid w:val="002115DF"/>
    <w:rsid w:val="0021165C"/>
    <w:rsid w:val="002116A7"/>
    <w:rsid w:val="002116F2"/>
    <w:rsid w:val="00211915"/>
    <w:rsid w:val="0021199F"/>
    <w:rsid w:val="002119C6"/>
    <w:rsid w:val="00211B80"/>
    <w:rsid w:val="00211BDF"/>
    <w:rsid w:val="00211C90"/>
    <w:rsid w:val="00211E50"/>
    <w:rsid w:val="00211E55"/>
    <w:rsid w:val="00211FBF"/>
    <w:rsid w:val="0021206B"/>
    <w:rsid w:val="002121EE"/>
    <w:rsid w:val="002122BC"/>
    <w:rsid w:val="002123B4"/>
    <w:rsid w:val="0021245C"/>
    <w:rsid w:val="0021246B"/>
    <w:rsid w:val="00212536"/>
    <w:rsid w:val="002125AB"/>
    <w:rsid w:val="00212BA2"/>
    <w:rsid w:val="00212CB1"/>
    <w:rsid w:val="00212DD6"/>
    <w:rsid w:val="00212DE2"/>
    <w:rsid w:val="00212F07"/>
    <w:rsid w:val="00213135"/>
    <w:rsid w:val="002131EB"/>
    <w:rsid w:val="00213248"/>
    <w:rsid w:val="002132FD"/>
    <w:rsid w:val="00213310"/>
    <w:rsid w:val="00213347"/>
    <w:rsid w:val="00213396"/>
    <w:rsid w:val="00213583"/>
    <w:rsid w:val="0021358B"/>
    <w:rsid w:val="0021367F"/>
    <w:rsid w:val="0021383E"/>
    <w:rsid w:val="0021386C"/>
    <w:rsid w:val="002138A4"/>
    <w:rsid w:val="00213A84"/>
    <w:rsid w:val="00213A98"/>
    <w:rsid w:val="00213ADF"/>
    <w:rsid w:val="00213DBA"/>
    <w:rsid w:val="00213E4B"/>
    <w:rsid w:val="00213F1F"/>
    <w:rsid w:val="00214024"/>
    <w:rsid w:val="00214079"/>
    <w:rsid w:val="002140A6"/>
    <w:rsid w:val="0021413E"/>
    <w:rsid w:val="00214280"/>
    <w:rsid w:val="00214335"/>
    <w:rsid w:val="0021440D"/>
    <w:rsid w:val="00214411"/>
    <w:rsid w:val="0021441B"/>
    <w:rsid w:val="0021449B"/>
    <w:rsid w:val="0021460E"/>
    <w:rsid w:val="00214651"/>
    <w:rsid w:val="00214660"/>
    <w:rsid w:val="00214879"/>
    <w:rsid w:val="00214938"/>
    <w:rsid w:val="0021496B"/>
    <w:rsid w:val="002149B4"/>
    <w:rsid w:val="00214AB3"/>
    <w:rsid w:val="00214BAA"/>
    <w:rsid w:val="00214BAB"/>
    <w:rsid w:val="00214C0C"/>
    <w:rsid w:val="00214D4E"/>
    <w:rsid w:val="00214F1D"/>
    <w:rsid w:val="00215061"/>
    <w:rsid w:val="0021510E"/>
    <w:rsid w:val="00215142"/>
    <w:rsid w:val="002151DB"/>
    <w:rsid w:val="002151F5"/>
    <w:rsid w:val="0021520C"/>
    <w:rsid w:val="00215231"/>
    <w:rsid w:val="00215234"/>
    <w:rsid w:val="00215280"/>
    <w:rsid w:val="002152AB"/>
    <w:rsid w:val="002153E6"/>
    <w:rsid w:val="00215681"/>
    <w:rsid w:val="0021569C"/>
    <w:rsid w:val="002156A9"/>
    <w:rsid w:val="0021598F"/>
    <w:rsid w:val="002159CE"/>
    <w:rsid w:val="00215A31"/>
    <w:rsid w:val="00215A49"/>
    <w:rsid w:val="00215A5E"/>
    <w:rsid w:val="00215AEE"/>
    <w:rsid w:val="00215B4B"/>
    <w:rsid w:val="00215D4D"/>
    <w:rsid w:val="00215EA8"/>
    <w:rsid w:val="00216033"/>
    <w:rsid w:val="00216158"/>
    <w:rsid w:val="00216298"/>
    <w:rsid w:val="002163F0"/>
    <w:rsid w:val="002164B3"/>
    <w:rsid w:val="00216586"/>
    <w:rsid w:val="002165D8"/>
    <w:rsid w:val="002165E2"/>
    <w:rsid w:val="0021661B"/>
    <w:rsid w:val="002167EB"/>
    <w:rsid w:val="002168D0"/>
    <w:rsid w:val="00216916"/>
    <w:rsid w:val="00216BF8"/>
    <w:rsid w:val="00216C2C"/>
    <w:rsid w:val="00216C56"/>
    <w:rsid w:val="00216D7F"/>
    <w:rsid w:val="00216EBB"/>
    <w:rsid w:val="00216F5D"/>
    <w:rsid w:val="0021700D"/>
    <w:rsid w:val="0021708F"/>
    <w:rsid w:val="002171FA"/>
    <w:rsid w:val="002172E6"/>
    <w:rsid w:val="00217417"/>
    <w:rsid w:val="00217421"/>
    <w:rsid w:val="00217571"/>
    <w:rsid w:val="002175DF"/>
    <w:rsid w:val="00217694"/>
    <w:rsid w:val="0021769F"/>
    <w:rsid w:val="002176A7"/>
    <w:rsid w:val="002176F0"/>
    <w:rsid w:val="0021780C"/>
    <w:rsid w:val="002178A4"/>
    <w:rsid w:val="002179DE"/>
    <w:rsid w:val="00217A30"/>
    <w:rsid w:val="00217A93"/>
    <w:rsid w:val="00217CF5"/>
    <w:rsid w:val="00217D09"/>
    <w:rsid w:val="00217DB8"/>
    <w:rsid w:val="00217F09"/>
    <w:rsid w:val="00217F4F"/>
    <w:rsid w:val="00220048"/>
    <w:rsid w:val="00220273"/>
    <w:rsid w:val="00220286"/>
    <w:rsid w:val="00220504"/>
    <w:rsid w:val="002205C8"/>
    <w:rsid w:val="002205F4"/>
    <w:rsid w:val="00220608"/>
    <w:rsid w:val="0022069D"/>
    <w:rsid w:val="00220716"/>
    <w:rsid w:val="00220792"/>
    <w:rsid w:val="002209FE"/>
    <w:rsid w:val="00220A06"/>
    <w:rsid w:val="00220AEB"/>
    <w:rsid w:val="00220DC9"/>
    <w:rsid w:val="00220EBA"/>
    <w:rsid w:val="00220FDE"/>
    <w:rsid w:val="0022107A"/>
    <w:rsid w:val="0022115A"/>
    <w:rsid w:val="0022141E"/>
    <w:rsid w:val="0022143A"/>
    <w:rsid w:val="002216C0"/>
    <w:rsid w:val="002217FA"/>
    <w:rsid w:val="00221800"/>
    <w:rsid w:val="0022182A"/>
    <w:rsid w:val="0022197F"/>
    <w:rsid w:val="00221999"/>
    <w:rsid w:val="00221B9C"/>
    <w:rsid w:val="00221C30"/>
    <w:rsid w:val="00221E07"/>
    <w:rsid w:val="00221EB4"/>
    <w:rsid w:val="002220BA"/>
    <w:rsid w:val="00222205"/>
    <w:rsid w:val="0022237A"/>
    <w:rsid w:val="002223AA"/>
    <w:rsid w:val="002223D6"/>
    <w:rsid w:val="00222434"/>
    <w:rsid w:val="00222478"/>
    <w:rsid w:val="002227D3"/>
    <w:rsid w:val="002228B1"/>
    <w:rsid w:val="002229B8"/>
    <w:rsid w:val="00222A10"/>
    <w:rsid w:val="00222CD4"/>
    <w:rsid w:val="00222DE7"/>
    <w:rsid w:val="00223182"/>
    <w:rsid w:val="0022322D"/>
    <w:rsid w:val="00223374"/>
    <w:rsid w:val="002233B2"/>
    <w:rsid w:val="002233D7"/>
    <w:rsid w:val="0022340E"/>
    <w:rsid w:val="00223444"/>
    <w:rsid w:val="00223465"/>
    <w:rsid w:val="002236CA"/>
    <w:rsid w:val="00223777"/>
    <w:rsid w:val="002237D3"/>
    <w:rsid w:val="00223834"/>
    <w:rsid w:val="00223858"/>
    <w:rsid w:val="0022395C"/>
    <w:rsid w:val="002239A6"/>
    <w:rsid w:val="002239F3"/>
    <w:rsid w:val="00223A1B"/>
    <w:rsid w:val="00223A1F"/>
    <w:rsid w:val="00223A6C"/>
    <w:rsid w:val="00223AAF"/>
    <w:rsid w:val="00223B00"/>
    <w:rsid w:val="00223BC0"/>
    <w:rsid w:val="00223CC8"/>
    <w:rsid w:val="00223DC7"/>
    <w:rsid w:val="00223DF4"/>
    <w:rsid w:val="00223EB5"/>
    <w:rsid w:val="00223EDC"/>
    <w:rsid w:val="002242A3"/>
    <w:rsid w:val="00224302"/>
    <w:rsid w:val="002243CB"/>
    <w:rsid w:val="002243F3"/>
    <w:rsid w:val="00224488"/>
    <w:rsid w:val="00224509"/>
    <w:rsid w:val="00224573"/>
    <w:rsid w:val="00224778"/>
    <w:rsid w:val="00224799"/>
    <w:rsid w:val="002249E3"/>
    <w:rsid w:val="00224B8D"/>
    <w:rsid w:val="00224CC1"/>
    <w:rsid w:val="00224D60"/>
    <w:rsid w:val="00224DAF"/>
    <w:rsid w:val="00224DC4"/>
    <w:rsid w:val="00224DEF"/>
    <w:rsid w:val="00224EAA"/>
    <w:rsid w:val="00224FB5"/>
    <w:rsid w:val="0022506D"/>
    <w:rsid w:val="0022508C"/>
    <w:rsid w:val="002251B2"/>
    <w:rsid w:val="002252E6"/>
    <w:rsid w:val="00225474"/>
    <w:rsid w:val="002254A2"/>
    <w:rsid w:val="0022555D"/>
    <w:rsid w:val="002255B6"/>
    <w:rsid w:val="002258D7"/>
    <w:rsid w:val="0022590E"/>
    <w:rsid w:val="00225921"/>
    <w:rsid w:val="002259EA"/>
    <w:rsid w:val="00225A8D"/>
    <w:rsid w:val="00225B23"/>
    <w:rsid w:val="00225C6A"/>
    <w:rsid w:val="00225C81"/>
    <w:rsid w:val="00225E37"/>
    <w:rsid w:val="00225E52"/>
    <w:rsid w:val="00225FA0"/>
    <w:rsid w:val="00226106"/>
    <w:rsid w:val="00226176"/>
    <w:rsid w:val="00226180"/>
    <w:rsid w:val="0022619A"/>
    <w:rsid w:val="002261F1"/>
    <w:rsid w:val="00226277"/>
    <w:rsid w:val="002262B1"/>
    <w:rsid w:val="00226439"/>
    <w:rsid w:val="002265FD"/>
    <w:rsid w:val="00226643"/>
    <w:rsid w:val="00226735"/>
    <w:rsid w:val="002268B3"/>
    <w:rsid w:val="00226927"/>
    <w:rsid w:val="00226953"/>
    <w:rsid w:val="00226BA4"/>
    <w:rsid w:val="00226C52"/>
    <w:rsid w:val="00226C63"/>
    <w:rsid w:val="00226C64"/>
    <w:rsid w:val="00226D2F"/>
    <w:rsid w:val="00226E1F"/>
    <w:rsid w:val="00226E57"/>
    <w:rsid w:val="00226F43"/>
    <w:rsid w:val="00227094"/>
    <w:rsid w:val="00227099"/>
    <w:rsid w:val="002270F7"/>
    <w:rsid w:val="002271EA"/>
    <w:rsid w:val="0022721C"/>
    <w:rsid w:val="00227347"/>
    <w:rsid w:val="00227411"/>
    <w:rsid w:val="0022743F"/>
    <w:rsid w:val="00227588"/>
    <w:rsid w:val="002275E3"/>
    <w:rsid w:val="0022764B"/>
    <w:rsid w:val="0022765A"/>
    <w:rsid w:val="0022767A"/>
    <w:rsid w:val="002278D8"/>
    <w:rsid w:val="00227AB4"/>
    <w:rsid w:val="00227E7B"/>
    <w:rsid w:val="00227E82"/>
    <w:rsid w:val="00227E90"/>
    <w:rsid w:val="00227F6A"/>
    <w:rsid w:val="00227FB8"/>
    <w:rsid w:val="0023000F"/>
    <w:rsid w:val="0023013F"/>
    <w:rsid w:val="0023016A"/>
    <w:rsid w:val="002301C8"/>
    <w:rsid w:val="00230431"/>
    <w:rsid w:val="00230504"/>
    <w:rsid w:val="00230562"/>
    <w:rsid w:val="002305E0"/>
    <w:rsid w:val="00230655"/>
    <w:rsid w:val="00230675"/>
    <w:rsid w:val="0023067B"/>
    <w:rsid w:val="002306AE"/>
    <w:rsid w:val="00230741"/>
    <w:rsid w:val="002308C1"/>
    <w:rsid w:val="00230A70"/>
    <w:rsid w:val="00230B5F"/>
    <w:rsid w:val="00230CD3"/>
    <w:rsid w:val="00230CF2"/>
    <w:rsid w:val="00230E3D"/>
    <w:rsid w:val="00230F08"/>
    <w:rsid w:val="00231027"/>
    <w:rsid w:val="002312AB"/>
    <w:rsid w:val="002312C2"/>
    <w:rsid w:val="002312C6"/>
    <w:rsid w:val="00231310"/>
    <w:rsid w:val="00231366"/>
    <w:rsid w:val="00231420"/>
    <w:rsid w:val="0023164B"/>
    <w:rsid w:val="00231774"/>
    <w:rsid w:val="002317A6"/>
    <w:rsid w:val="002317AD"/>
    <w:rsid w:val="002318D3"/>
    <w:rsid w:val="00231AB4"/>
    <w:rsid w:val="00231CB8"/>
    <w:rsid w:val="00231CE3"/>
    <w:rsid w:val="00231CFF"/>
    <w:rsid w:val="00231DAF"/>
    <w:rsid w:val="00231F3B"/>
    <w:rsid w:val="00231F83"/>
    <w:rsid w:val="00232125"/>
    <w:rsid w:val="00232236"/>
    <w:rsid w:val="002322D0"/>
    <w:rsid w:val="00232674"/>
    <w:rsid w:val="00232700"/>
    <w:rsid w:val="0023280E"/>
    <w:rsid w:val="00232AA6"/>
    <w:rsid w:val="00232C34"/>
    <w:rsid w:val="00232D18"/>
    <w:rsid w:val="00232EA2"/>
    <w:rsid w:val="00232FBA"/>
    <w:rsid w:val="00233096"/>
    <w:rsid w:val="00233150"/>
    <w:rsid w:val="00233155"/>
    <w:rsid w:val="00233199"/>
    <w:rsid w:val="00233211"/>
    <w:rsid w:val="002332E9"/>
    <w:rsid w:val="002332F0"/>
    <w:rsid w:val="002332F8"/>
    <w:rsid w:val="0023352C"/>
    <w:rsid w:val="002335A8"/>
    <w:rsid w:val="002335BD"/>
    <w:rsid w:val="002337D9"/>
    <w:rsid w:val="0023396A"/>
    <w:rsid w:val="00233A32"/>
    <w:rsid w:val="00233B22"/>
    <w:rsid w:val="00233C1B"/>
    <w:rsid w:val="00233D22"/>
    <w:rsid w:val="00233D30"/>
    <w:rsid w:val="00234092"/>
    <w:rsid w:val="002342F3"/>
    <w:rsid w:val="0023431A"/>
    <w:rsid w:val="002343CA"/>
    <w:rsid w:val="002343DD"/>
    <w:rsid w:val="002344B4"/>
    <w:rsid w:val="00234566"/>
    <w:rsid w:val="00234589"/>
    <w:rsid w:val="002345BC"/>
    <w:rsid w:val="0023465B"/>
    <w:rsid w:val="00234663"/>
    <w:rsid w:val="002346E7"/>
    <w:rsid w:val="0023470D"/>
    <w:rsid w:val="00234764"/>
    <w:rsid w:val="00234774"/>
    <w:rsid w:val="002348D8"/>
    <w:rsid w:val="00234927"/>
    <w:rsid w:val="0023493C"/>
    <w:rsid w:val="00234AC8"/>
    <w:rsid w:val="00234B17"/>
    <w:rsid w:val="00234B8B"/>
    <w:rsid w:val="00234BD9"/>
    <w:rsid w:val="00234C51"/>
    <w:rsid w:val="00234C74"/>
    <w:rsid w:val="00234D32"/>
    <w:rsid w:val="00234E2E"/>
    <w:rsid w:val="00234FB9"/>
    <w:rsid w:val="0023506D"/>
    <w:rsid w:val="00235105"/>
    <w:rsid w:val="0023512E"/>
    <w:rsid w:val="00235211"/>
    <w:rsid w:val="00235321"/>
    <w:rsid w:val="002353EA"/>
    <w:rsid w:val="00235596"/>
    <w:rsid w:val="00235600"/>
    <w:rsid w:val="0023573B"/>
    <w:rsid w:val="002357AD"/>
    <w:rsid w:val="00235838"/>
    <w:rsid w:val="002358B0"/>
    <w:rsid w:val="002358F7"/>
    <w:rsid w:val="0023595D"/>
    <w:rsid w:val="00235A38"/>
    <w:rsid w:val="00235B67"/>
    <w:rsid w:val="00235B9B"/>
    <w:rsid w:val="00235D80"/>
    <w:rsid w:val="00235F6C"/>
    <w:rsid w:val="00235FBE"/>
    <w:rsid w:val="00236083"/>
    <w:rsid w:val="002361B1"/>
    <w:rsid w:val="002361FF"/>
    <w:rsid w:val="00236205"/>
    <w:rsid w:val="00236291"/>
    <w:rsid w:val="00236480"/>
    <w:rsid w:val="002364E9"/>
    <w:rsid w:val="002364F0"/>
    <w:rsid w:val="0023652D"/>
    <w:rsid w:val="002366A8"/>
    <w:rsid w:val="0023687A"/>
    <w:rsid w:val="00236904"/>
    <w:rsid w:val="0023690C"/>
    <w:rsid w:val="002369B6"/>
    <w:rsid w:val="00236A46"/>
    <w:rsid w:val="00236A87"/>
    <w:rsid w:val="00236AB7"/>
    <w:rsid w:val="00236AD5"/>
    <w:rsid w:val="00236EFA"/>
    <w:rsid w:val="00236F50"/>
    <w:rsid w:val="00237063"/>
    <w:rsid w:val="00237212"/>
    <w:rsid w:val="002372CD"/>
    <w:rsid w:val="00237451"/>
    <w:rsid w:val="002374C2"/>
    <w:rsid w:val="0023775F"/>
    <w:rsid w:val="00237846"/>
    <w:rsid w:val="00237964"/>
    <w:rsid w:val="00237981"/>
    <w:rsid w:val="00237A1A"/>
    <w:rsid w:val="00237A50"/>
    <w:rsid w:val="00237AA5"/>
    <w:rsid w:val="00237C05"/>
    <w:rsid w:val="00237CB0"/>
    <w:rsid w:val="00237CDE"/>
    <w:rsid w:val="00237DB6"/>
    <w:rsid w:val="0024001B"/>
    <w:rsid w:val="00240296"/>
    <w:rsid w:val="002403CA"/>
    <w:rsid w:val="002404A5"/>
    <w:rsid w:val="00240598"/>
    <w:rsid w:val="00240676"/>
    <w:rsid w:val="002406A8"/>
    <w:rsid w:val="002406C6"/>
    <w:rsid w:val="002406CC"/>
    <w:rsid w:val="0024070B"/>
    <w:rsid w:val="00240739"/>
    <w:rsid w:val="00240756"/>
    <w:rsid w:val="00240869"/>
    <w:rsid w:val="002408D1"/>
    <w:rsid w:val="00240CB5"/>
    <w:rsid w:val="00240D23"/>
    <w:rsid w:val="00240D68"/>
    <w:rsid w:val="00240DBF"/>
    <w:rsid w:val="00240E22"/>
    <w:rsid w:val="00240F6A"/>
    <w:rsid w:val="00241058"/>
    <w:rsid w:val="00241094"/>
    <w:rsid w:val="00241106"/>
    <w:rsid w:val="002411FA"/>
    <w:rsid w:val="0024123C"/>
    <w:rsid w:val="002412CD"/>
    <w:rsid w:val="00241392"/>
    <w:rsid w:val="00241394"/>
    <w:rsid w:val="0024146E"/>
    <w:rsid w:val="002415EE"/>
    <w:rsid w:val="00241637"/>
    <w:rsid w:val="0024167C"/>
    <w:rsid w:val="002416B3"/>
    <w:rsid w:val="002417DA"/>
    <w:rsid w:val="00241817"/>
    <w:rsid w:val="00241A1D"/>
    <w:rsid w:val="00241B7E"/>
    <w:rsid w:val="00241CC7"/>
    <w:rsid w:val="00241DC0"/>
    <w:rsid w:val="00241FDC"/>
    <w:rsid w:val="0024201A"/>
    <w:rsid w:val="00242023"/>
    <w:rsid w:val="00242079"/>
    <w:rsid w:val="002420BF"/>
    <w:rsid w:val="002420DA"/>
    <w:rsid w:val="0024213C"/>
    <w:rsid w:val="00242163"/>
    <w:rsid w:val="00242185"/>
    <w:rsid w:val="00242254"/>
    <w:rsid w:val="002422F4"/>
    <w:rsid w:val="002422FC"/>
    <w:rsid w:val="00242319"/>
    <w:rsid w:val="0024235A"/>
    <w:rsid w:val="002424C8"/>
    <w:rsid w:val="0024250E"/>
    <w:rsid w:val="00242589"/>
    <w:rsid w:val="002425AD"/>
    <w:rsid w:val="002425FF"/>
    <w:rsid w:val="0024265D"/>
    <w:rsid w:val="00242674"/>
    <w:rsid w:val="002426B9"/>
    <w:rsid w:val="002427C6"/>
    <w:rsid w:val="00242839"/>
    <w:rsid w:val="00242A90"/>
    <w:rsid w:val="00242B11"/>
    <w:rsid w:val="00242BD4"/>
    <w:rsid w:val="00242C23"/>
    <w:rsid w:val="00242C9B"/>
    <w:rsid w:val="00242CA9"/>
    <w:rsid w:val="00242CB4"/>
    <w:rsid w:val="00242CE7"/>
    <w:rsid w:val="00242D50"/>
    <w:rsid w:val="00242DE1"/>
    <w:rsid w:val="00242EDA"/>
    <w:rsid w:val="00242F2D"/>
    <w:rsid w:val="00242FA0"/>
    <w:rsid w:val="00242FCC"/>
    <w:rsid w:val="0024304C"/>
    <w:rsid w:val="0024305D"/>
    <w:rsid w:val="0024306D"/>
    <w:rsid w:val="00243081"/>
    <w:rsid w:val="00243122"/>
    <w:rsid w:val="00243182"/>
    <w:rsid w:val="002432E3"/>
    <w:rsid w:val="0024339B"/>
    <w:rsid w:val="002433E9"/>
    <w:rsid w:val="00243406"/>
    <w:rsid w:val="00243449"/>
    <w:rsid w:val="002434B8"/>
    <w:rsid w:val="00243681"/>
    <w:rsid w:val="00243719"/>
    <w:rsid w:val="002437F5"/>
    <w:rsid w:val="002437FB"/>
    <w:rsid w:val="00243A18"/>
    <w:rsid w:val="00243A27"/>
    <w:rsid w:val="00243A43"/>
    <w:rsid w:val="00243B16"/>
    <w:rsid w:val="00243BCB"/>
    <w:rsid w:val="00243D16"/>
    <w:rsid w:val="00243E3C"/>
    <w:rsid w:val="00243F17"/>
    <w:rsid w:val="00243FB3"/>
    <w:rsid w:val="00244023"/>
    <w:rsid w:val="0024412E"/>
    <w:rsid w:val="0024413E"/>
    <w:rsid w:val="00244326"/>
    <w:rsid w:val="0024441A"/>
    <w:rsid w:val="0024458F"/>
    <w:rsid w:val="002445B4"/>
    <w:rsid w:val="0024474F"/>
    <w:rsid w:val="0024478B"/>
    <w:rsid w:val="0024484C"/>
    <w:rsid w:val="002449BA"/>
    <w:rsid w:val="00244A7E"/>
    <w:rsid w:val="00244AB2"/>
    <w:rsid w:val="00244C1B"/>
    <w:rsid w:val="00244CD5"/>
    <w:rsid w:val="00244E61"/>
    <w:rsid w:val="002450B3"/>
    <w:rsid w:val="00245199"/>
    <w:rsid w:val="002451B2"/>
    <w:rsid w:val="00245208"/>
    <w:rsid w:val="00245235"/>
    <w:rsid w:val="00245245"/>
    <w:rsid w:val="00245293"/>
    <w:rsid w:val="00245334"/>
    <w:rsid w:val="00245421"/>
    <w:rsid w:val="00245568"/>
    <w:rsid w:val="00245673"/>
    <w:rsid w:val="002456E9"/>
    <w:rsid w:val="00245A7F"/>
    <w:rsid w:val="00245AC0"/>
    <w:rsid w:val="00245ADA"/>
    <w:rsid w:val="00245B2E"/>
    <w:rsid w:val="00245B69"/>
    <w:rsid w:val="00245B6E"/>
    <w:rsid w:val="00245C39"/>
    <w:rsid w:val="00245C86"/>
    <w:rsid w:val="00245D1D"/>
    <w:rsid w:val="00245F8D"/>
    <w:rsid w:val="00245FFC"/>
    <w:rsid w:val="00246064"/>
    <w:rsid w:val="0024606B"/>
    <w:rsid w:val="002460B5"/>
    <w:rsid w:val="002461B6"/>
    <w:rsid w:val="002461CD"/>
    <w:rsid w:val="002461F7"/>
    <w:rsid w:val="00246213"/>
    <w:rsid w:val="0024622C"/>
    <w:rsid w:val="00246237"/>
    <w:rsid w:val="00246301"/>
    <w:rsid w:val="002463BC"/>
    <w:rsid w:val="00246426"/>
    <w:rsid w:val="00246469"/>
    <w:rsid w:val="002464F4"/>
    <w:rsid w:val="00246567"/>
    <w:rsid w:val="00246753"/>
    <w:rsid w:val="002467B1"/>
    <w:rsid w:val="002468C9"/>
    <w:rsid w:val="002468EC"/>
    <w:rsid w:val="00246AD4"/>
    <w:rsid w:val="00246AF1"/>
    <w:rsid w:val="00246C3A"/>
    <w:rsid w:val="00246CA3"/>
    <w:rsid w:val="00246CF5"/>
    <w:rsid w:val="00246CFC"/>
    <w:rsid w:val="00246DAD"/>
    <w:rsid w:val="00247056"/>
    <w:rsid w:val="00247093"/>
    <w:rsid w:val="00247151"/>
    <w:rsid w:val="002472B8"/>
    <w:rsid w:val="002473F3"/>
    <w:rsid w:val="00247407"/>
    <w:rsid w:val="00247610"/>
    <w:rsid w:val="00247678"/>
    <w:rsid w:val="002476B0"/>
    <w:rsid w:val="00247725"/>
    <w:rsid w:val="00247768"/>
    <w:rsid w:val="0024786A"/>
    <w:rsid w:val="002478DA"/>
    <w:rsid w:val="00247937"/>
    <w:rsid w:val="00247B09"/>
    <w:rsid w:val="00247B67"/>
    <w:rsid w:val="00247CC9"/>
    <w:rsid w:val="00247D9C"/>
    <w:rsid w:val="00247E25"/>
    <w:rsid w:val="00247EC1"/>
    <w:rsid w:val="00250017"/>
    <w:rsid w:val="00250152"/>
    <w:rsid w:val="00250256"/>
    <w:rsid w:val="002502E9"/>
    <w:rsid w:val="0025057D"/>
    <w:rsid w:val="002505AF"/>
    <w:rsid w:val="002506A4"/>
    <w:rsid w:val="002506ED"/>
    <w:rsid w:val="0025074C"/>
    <w:rsid w:val="00250847"/>
    <w:rsid w:val="002509BD"/>
    <w:rsid w:val="00250AEC"/>
    <w:rsid w:val="00250BB1"/>
    <w:rsid w:val="00250BE9"/>
    <w:rsid w:val="00250D86"/>
    <w:rsid w:val="00250DA9"/>
    <w:rsid w:val="00250EE5"/>
    <w:rsid w:val="00250F14"/>
    <w:rsid w:val="00250F5B"/>
    <w:rsid w:val="00250FBE"/>
    <w:rsid w:val="0025102A"/>
    <w:rsid w:val="002510EB"/>
    <w:rsid w:val="00251247"/>
    <w:rsid w:val="00251458"/>
    <w:rsid w:val="0025158B"/>
    <w:rsid w:val="0025169F"/>
    <w:rsid w:val="002516E8"/>
    <w:rsid w:val="0025186A"/>
    <w:rsid w:val="0025195E"/>
    <w:rsid w:val="002519C8"/>
    <w:rsid w:val="00251A00"/>
    <w:rsid w:val="00251A3E"/>
    <w:rsid w:val="00251D23"/>
    <w:rsid w:val="00251E61"/>
    <w:rsid w:val="0025209B"/>
    <w:rsid w:val="002521C1"/>
    <w:rsid w:val="00252343"/>
    <w:rsid w:val="0025238B"/>
    <w:rsid w:val="002523D7"/>
    <w:rsid w:val="0025244C"/>
    <w:rsid w:val="00252466"/>
    <w:rsid w:val="002524C0"/>
    <w:rsid w:val="002524D9"/>
    <w:rsid w:val="002524F0"/>
    <w:rsid w:val="0025274D"/>
    <w:rsid w:val="00252760"/>
    <w:rsid w:val="0025282C"/>
    <w:rsid w:val="00252841"/>
    <w:rsid w:val="0025284D"/>
    <w:rsid w:val="002528EF"/>
    <w:rsid w:val="002529EB"/>
    <w:rsid w:val="00252ABD"/>
    <w:rsid w:val="00252B5A"/>
    <w:rsid w:val="00252E81"/>
    <w:rsid w:val="00252F07"/>
    <w:rsid w:val="0025306B"/>
    <w:rsid w:val="00253124"/>
    <w:rsid w:val="0025323F"/>
    <w:rsid w:val="002532B7"/>
    <w:rsid w:val="002533AB"/>
    <w:rsid w:val="002533DC"/>
    <w:rsid w:val="00253436"/>
    <w:rsid w:val="002535FA"/>
    <w:rsid w:val="00253625"/>
    <w:rsid w:val="00253684"/>
    <w:rsid w:val="00253727"/>
    <w:rsid w:val="00253728"/>
    <w:rsid w:val="00253771"/>
    <w:rsid w:val="002538AC"/>
    <w:rsid w:val="00253994"/>
    <w:rsid w:val="00253A05"/>
    <w:rsid w:val="00253AEB"/>
    <w:rsid w:val="00253AF7"/>
    <w:rsid w:val="00253B20"/>
    <w:rsid w:val="00253B4A"/>
    <w:rsid w:val="00253C23"/>
    <w:rsid w:val="00253C41"/>
    <w:rsid w:val="00253D7B"/>
    <w:rsid w:val="00253DFF"/>
    <w:rsid w:val="00253E21"/>
    <w:rsid w:val="00253E53"/>
    <w:rsid w:val="00253EFF"/>
    <w:rsid w:val="00253F58"/>
    <w:rsid w:val="00253FAF"/>
    <w:rsid w:val="0025415B"/>
    <w:rsid w:val="00254182"/>
    <w:rsid w:val="002541B2"/>
    <w:rsid w:val="002542D3"/>
    <w:rsid w:val="002542DC"/>
    <w:rsid w:val="00254348"/>
    <w:rsid w:val="00254353"/>
    <w:rsid w:val="00254358"/>
    <w:rsid w:val="0025436A"/>
    <w:rsid w:val="00254428"/>
    <w:rsid w:val="002544E3"/>
    <w:rsid w:val="0025454B"/>
    <w:rsid w:val="00254616"/>
    <w:rsid w:val="0025462A"/>
    <w:rsid w:val="0025483E"/>
    <w:rsid w:val="0025491F"/>
    <w:rsid w:val="00254952"/>
    <w:rsid w:val="00254A97"/>
    <w:rsid w:val="00254B1D"/>
    <w:rsid w:val="00254BFE"/>
    <w:rsid w:val="00254C12"/>
    <w:rsid w:val="00254C30"/>
    <w:rsid w:val="00254CAC"/>
    <w:rsid w:val="00254CB8"/>
    <w:rsid w:val="00254D59"/>
    <w:rsid w:val="00254D6B"/>
    <w:rsid w:val="00254E5D"/>
    <w:rsid w:val="00254E89"/>
    <w:rsid w:val="00255157"/>
    <w:rsid w:val="00255318"/>
    <w:rsid w:val="0025555E"/>
    <w:rsid w:val="0025560A"/>
    <w:rsid w:val="0025585F"/>
    <w:rsid w:val="002558BD"/>
    <w:rsid w:val="00255AA9"/>
    <w:rsid w:val="00255BC4"/>
    <w:rsid w:val="00255C48"/>
    <w:rsid w:val="00255D39"/>
    <w:rsid w:val="00255EC3"/>
    <w:rsid w:val="00256002"/>
    <w:rsid w:val="00256271"/>
    <w:rsid w:val="002562A4"/>
    <w:rsid w:val="00256388"/>
    <w:rsid w:val="0025641F"/>
    <w:rsid w:val="00256572"/>
    <w:rsid w:val="00256631"/>
    <w:rsid w:val="0025668A"/>
    <w:rsid w:val="00256761"/>
    <w:rsid w:val="00256772"/>
    <w:rsid w:val="002569B6"/>
    <w:rsid w:val="00256B0A"/>
    <w:rsid w:val="00256D2A"/>
    <w:rsid w:val="00256D62"/>
    <w:rsid w:val="00256D76"/>
    <w:rsid w:val="00256F79"/>
    <w:rsid w:val="00257186"/>
    <w:rsid w:val="002571DB"/>
    <w:rsid w:val="00257272"/>
    <w:rsid w:val="002573AC"/>
    <w:rsid w:val="002573C5"/>
    <w:rsid w:val="00257626"/>
    <w:rsid w:val="00257644"/>
    <w:rsid w:val="00257898"/>
    <w:rsid w:val="002579CF"/>
    <w:rsid w:val="00257B31"/>
    <w:rsid w:val="00257B78"/>
    <w:rsid w:val="00257C1A"/>
    <w:rsid w:val="00257DCB"/>
    <w:rsid w:val="00257E9D"/>
    <w:rsid w:val="00257F35"/>
    <w:rsid w:val="00257F52"/>
    <w:rsid w:val="00257F73"/>
    <w:rsid w:val="0026009B"/>
    <w:rsid w:val="002600D6"/>
    <w:rsid w:val="0026036E"/>
    <w:rsid w:val="002603B8"/>
    <w:rsid w:val="002605F7"/>
    <w:rsid w:val="00260831"/>
    <w:rsid w:val="00260854"/>
    <w:rsid w:val="00260942"/>
    <w:rsid w:val="0026097D"/>
    <w:rsid w:val="00260A35"/>
    <w:rsid w:val="00260ABB"/>
    <w:rsid w:val="00260AE8"/>
    <w:rsid w:val="00260AEC"/>
    <w:rsid w:val="00260AFC"/>
    <w:rsid w:val="00260C59"/>
    <w:rsid w:val="00260CA4"/>
    <w:rsid w:val="00260CA9"/>
    <w:rsid w:val="00260DE3"/>
    <w:rsid w:val="00260F6D"/>
    <w:rsid w:val="00260FA1"/>
    <w:rsid w:val="00260FA4"/>
    <w:rsid w:val="0026113C"/>
    <w:rsid w:val="00261163"/>
    <w:rsid w:val="002611D7"/>
    <w:rsid w:val="0026129B"/>
    <w:rsid w:val="00261766"/>
    <w:rsid w:val="0026179A"/>
    <w:rsid w:val="002617B9"/>
    <w:rsid w:val="00261904"/>
    <w:rsid w:val="00261907"/>
    <w:rsid w:val="00261952"/>
    <w:rsid w:val="0026195A"/>
    <w:rsid w:val="002619B5"/>
    <w:rsid w:val="00261A15"/>
    <w:rsid w:val="0026218C"/>
    <w:rsid w:val="002621E0"/>
    <w:rsid w:val="002624C9"/>
    <w:rsid w:val="0026257D"/>
    <w:rsid w:val="00262583"/>
    <w:rsid w:val="002625EC"/>
    <w:rsid w:val="00262615"/>
    <w:rsid w:val="0026280D"/>
    <w:rsid w:val="002628C6"/>
    <w:rsid w:val="00262946"/>
    <w:rsid w:val="0026296A"/>
    <w:rsid w:val="00262AEC"/>
    <w:rsid w:val="00262B5F"/>
    <w:rsid w:val="00262B6D"/>
    <w:rsid w:val="00262BB4"/>
    <w:rsid w:val="00262BE3"/>
    <w:rsid w:val="00262C24"/>
    <w:rsid w:val="00262C99"/>
    <w:rsid w:val="00262D03"/>
    <w:rsid w:val="00262D5F"/>
    <w:rsid w:val="00262EDA"/>
    <w:rsid w:val="00262FCD"/>
    <w:rsid w:val="00263031"/>
    <w:rsid w:val="002630BA"/>
    <w:rsid w:val="002630D1"/>
    <w:rsid w:val="00263161"/>
    <w:rsid w:val="002631D5"/>
    <w:rsid w:val="00263244"/>
    <w:rsid w:val="00263301"/>
    <w:rsid w:val="00263343"/>
    <w:rsid w:val="00263368"/>
    <w:rsid w:val="00263594"/>
    <w:rsid w:val="002637A2"/>
    <w:rsid w:val="00263918"/>
    <w:rsid w:val="00263A74"/>
    <w:rsid w:val="00263D7C"/>
    <w:rsid w:val="00263DC3"/>
    <w:rsid w:val="00263E78"/>
    <w:rsid w:val="00263EE5"/>
    <w:rsid w:val="00263EEC"/>
    <w:rsid w:val="00263F6B"/>
    <w:rsid w:val="0026404D"/>
    <w:rsid w:val="00264111"/>
    <w:rsid w:val="00264327"/>
    <w:rsid w:val="00264352"/>
    <w:rsid w:val="002644CC"/>
    <w:rsid w:val="002644E8"/>
    <w:rsid w:val="0026450C"/>
    <w:rsid w:val="0026458D"/>
    <w:rsid w:val="0026463D"/>
    <w:rsid w:val="00264755"/>
    <w:rsid w:val="002647A5"/>
    <w:rsid w:val="002647EE"/>
    <w:rsid w:val="0026484F"/>
    <w:rsid w:val="00264949"/>
    <w:rsid w:val="00264A74"/>
    <w:rsid w:val="00264AA9"/>
    <w:rsid w:val="00264DAC"/>
    <w:rsid w:val="00264E21"/>
    <w:rsid w:val="00264E96"/>
    <w:rsid w:val="00264EF0"/>
    <w:rsid w:val="00264FE0"/>
    <w:rsid w:val="0026513D"/>
    <w:rsid w:val="0026525D"/>
    <w:rsid w:val="00265289"/>
    <w:rsid w:val="002652B3"/>
    <w:rsid w:val="00265642"/>
    <w:rsid w:val="00265656"/>
    <w:rsid w:val="00265732"/>
    <w:rsid w:val="00265736"/>
    <w:rsid w:val="00265826"/>
    <w:rsid w:val="00265878"/>
    <w:rsid w:val="002658CE"/>
    <w:rsid w:val="0026590F"/>
    <w:rsid w:val="002659B2"/>
    <w:rsid w:val="002659EA"/>
    <w:rsid w:val="00265A4E"/>
    <w:rsid w:val="00265C35"/>
    <w:rsid w:val="00265C68"/>
    <w:rsid w:val="00265D89"/>
    <w:rsid w:val="00265D9B"/>
    <w:rsid w:val="00265E3D"/>
    <w:rsid w:val="00265E5E"/>
    <w:rsid w:val="00265F96"/>
    <w:rsid w:val="00265FE7"/>
    <w:rsid w:val="00266229"/>
    <w:rsid w:val="00266390"/>
    <w:rsid w:val="00266573"/>
    <w:rsid w:val="002665CD"/>
    <w:rsid w:val="002665D7"/>
    <w:rsid w:val="002667BF"/>
    <w:rsid w:val="00266854"/>
    <w:rsid w:val="00266861"/>
    <w:rsid w:val="00266A96"/>
    <w:rsid w:val="00266B0A"/>
    <w:rsid w:val="00266B2E"/>
    <w:rsid w:val="00266B75"/>
    <w:rsid w:val="00266D51"/>
    <w:rsid w:val="00266D97"/>
    <w:rsid w:val="00266E01"/>
    <w:rsid w:val="00266E42"/>
    <w:rsid w:val="00266EBB"/>
    <w:rsid w:val="00266EF1"/>
    <w:rsid w:val="00266F84"/>
    <w:rsid w:val="00266FCF"/>
    <w:rsid w:val="00266FD7"/>
    <w:rsid w:val="002671BE"/>
    <w:rsid w:val="002672A3"/>
    <w:rsid w:val="002672EE"/>
    <w:rsid w:val="0026734C"/>
    <w:rsid w:val="0026734F"/>
    <w:rsid w:val="0026743A"/>
    <w:rsid w:val="0026760E"/>
    <w:rsid w:val="0026763C"/>
    <w:rsid w:val="002676AE"/>
    <w:rsid w:val="00267CBF"/>
    <w:rsid w:val="00267CED"/>
    <w:rsid w:val="00267DEE"/>
    <w:rsid w:val="00267F71"/>
    <w:rsid w:val="00267F9E"/>
    <w:rsid w:val="00267FEB"/>
    <w:rsid w:val="00267FF8"/>
    <w:rsid w:val="00270035"/>
    <w:rsid w:val="00270081"/>
    <w:rsid w:val="00270242"/>
    <w:rsid w:val="0027036D"/>
    <w:rsid w:val="00270379"/>
    <w:rsid w:val="002704BC"/>
    <w:rsid w:val="002706E8"/>
    <w:rsid w:val="00270AF6"/>
    <w:rsid w:val="00270CE9"/>
    <w:rsid w:val="00270D24"/>
    <w:rsid w:val="00270D46"/>
    <w:rsid w:val="00270D82"/>
    <w:rsid w:val="00270D86"/>
    <w:rsid w:val="00270E1A"/>
    <w:rsid w:val="0027102A"/>
    <w:rsid w:val="0027115D"/>
    <w:rsid w:val="002712F6"/>
    <w:rsid w:val="00271322"/>
    <w:rsid w:val="002713E5"/>
    <w:rsid w:val="002713EC"/>
    <w:rsid w:val="002717B0"/>
    <w:rsid w:val="00271866"/>
    <w:rsid w:val="00271965"/>
    <w:rsid w:val="00271CB7"/>
    <w:rsid w:val="00271D22"/>
    <w:rsid w:val="00271D66"/>
    <w:rsid w:val="00271F9C"/>
    <w:rsid w:val="002722B4"/>
    <w:rsid w:val="00272706"/>
    <w:rsid w:val="00272721"/>
    <w:rsid w:val="002727B7"/>
    <w:rsid w:val="0027285F"/>
    <w:rsid w:val="00272899"/>
    <w:rsid w:val="002728FA"/>
    <w:rsid w:val="00272921"/>
    <w:rsid w:val="00272B88"/>
    <w:rsid w:val="00272C39"/>
    <w:rsid w:val="00272C60"/>
    <w:rsid w:val="00272D78"/>
    <w:rsid w:val="00272E27"/>
    <w:rsid w:val="00272E94"/>
    <w:rsid w:val="00273142"/>
    <w:rsid w:val="002732B3"/>
    <w:rsid w:val="00273377"/>
    <w:rsid w:val="00273395"/>
    <w:rsid w:val="00273422"/>
    <w:rsid w:val="0027345F"/>
    <w:rsid w:val="00273486"/>
    <w:rsid w:val="002734BA"/>
    <w:rsid w:val="002734E0"/>
    <w:rsid w:val="00273596"/>
    <w:rsid w:val="002735D2"/>
    <w:rsid w:val="002736BA"/>
    <w:rsid w:val="00273707"/>
    <w:rsid w:val="00273717"/>
    <w:rsid w:val="0027377B"/>
    <w:rsid w:val="002737E0"/>
    <w:rsid w:val="002738BA"/>
    <w:rsid w:val="00273914"/>
    <w:rsid w:val="00273AA6"/>
    <w:rsid w:val="00273AE8"/>
    <w:rsid w:val="00273C0A"/>
    <w:rsid w:val="00273D0D"/>
    <w:rsid w:val="00273D4D"/>
    <w:rsid w:val="00273D86"/>
    <w:rsid w:val="00273E33"/>
    <w:rsid w:val="00273F7E"/>
    <w:rsid w:val="00273FA1"/>
    <w:rsid w:val="00274051"/>
    <w:rsid w:val="002741EC"/>
    <w:rsid w:val="00274281"/>
    <w:rsid w:val="0027428E"/>
    <w:rsid w:val="002742FE"/>
    <w:rsid w:val="00274303"/>
    <w:rsid w:val="0027431D"/>
    <w:rsid w:val="002744AB"/>
    <w:rsid w:val="002744CB"/>
    <w:rsid w:val="0027461B"/>
    <w:rsid w:val="002746E4"/>
    <w:rsid w:val="00274765"/>
    <w:rsid w:val="00274768"/>
    <w:rsid w:val="00274871"/>
    <w:rsid w:val="00274924"/>
    <w:rsid w:val="00274AEA"/>
    <w:rsid w:val="00274B1C"/>
    <w:rsid w:val="00274B7E"/>
    <w:rsid w:val="00274BA8"/>
    <w:rsid w:val="00274BAE"/>
    <w:rsid w:val="00274C9C"/>
    <w:rsid w:val="00274CE3"/>
    <w:rsid w:val="00274DC9"/>
    <w:rsid w:val="00274E1A"/>
    <w:rsid w:val="00274F1F"/>
    <w:rsid w:val="00274F44"/>
    <w:rsid w:val="00274FE4"/>
    <w:rsid w:val="00275040"/>
    <w:rsid w:val="0027505C"/>
    <w:rsid w:val="00275216"/>
    <w:rsid w:val="00275239"/>
    <w:rsid w:val="00275414"/>
    <w:rsid w:val="0027544B"/>
    <w:rsid w:val="00275608"/>
    <w:rsid w:val="0027563C"/>
    <w:rsid w:val="002756C9"/>
    <w:rsid w:val="0027571C"/>
    <w:rsid w:val="0027574E"/>
    <w:rsid w:val="0027579F"/>
    <w:rsid w:val="00275AA5"/>
    <w:rsid w:val="00275B20"/>
    <w:rsid w:val="00275B73"/>
    <w:rsid w:val="00275BDC"/>
    <w:rsid w:val="00275C81"/>
    <w:rsid w:val="00275CF7"/>
    <w:rsid w:val="00275D87"/>
    <w:rsid w:val="00275DC3"/>
    <w:rsid w:val="00275DDD"/>
    <w:rsid w:val="00275DF3"/>
    <w:rsid w:val="00275E31"/>
    <w:rsid w:val="00275F71"/>
    <w:rsid w:val="00275F94"/>
    <w:rsid w:val="00276053"/>
    <w:rsid w:val="0027628B"/>
    <w:rsid w:val="00276395"/>
    <w:rsid w:val="00276518"/>
    <w:rsid w:val="0027664B"/>
    <w:rsid w:val="00276665"/>
    <w:rsid w:val="00276692"/>
    <w:rsid w:val="002766A6"/>
    <w:rsid w:val="00276739"/>
    <w:rsid w:val="00276A2B"/>
    <w:rsid w:val="00276B7B"/>
    <w:rsid w:val="00276B80"/>
    <w:rsid w:val="00276CE0"/>
    <w:rsid w:val="00276D06"/>
    <w:rsid w:val="00276D95"/>
    <w:rsid w:val="00276E5F"/>
    <w:rsid w:val="00276F72"/>
    <w:rsid w:val="00277092"/>
    <w:rsid w:val="002770B4"/>
    <w:rsid w:val="002770BF"/>
    <w:rsid w:val="002770C0"/>
    <w:rsid w:val="002770D9"/>
    <w:rsid w:val="002771F4"/>
    <w:rsid w:val="00277216"/>
    <w:rsid w:val="0027730D"/>
    <w:rsid w:val="002774FA"/>
    <w:rsid w:val="0027754C"/>
    <w:rsid w:val="00277663"/>
    <w:rsid w:val="0027767E"/>
    <w:rsid w:val="002776DF"/>
    <w:rsid w:val="0027787A"/>
    <w:rsid w:val="0027795F"/>
    <w:rsid w:val="00277AEB"/>
    <w:rsid w:val="00277BC3"/>
    <w:rsid w:val="00277C81"/>
    <w:rsid w:val="00277D5C"/>
    <w:rsid w:val="00277DDB"/>
    <w:rsid w:val="00277DED"/>
    <w:rsid w:val="00280086"/>
    <w:rsid w:val="002801AF"/>
    <w:rsid w:val="0028021B"/>
    <w:rsid w:val="002802AC"/>
    <w:rsid w:val="002802DE"/>
    <w:rsid w:val="002803EA"/>
    <w:rsid w:val="002805AB"/>
    <w:rsid w:val="00280645"/>
    <w:rsid w:val="00280651"/>
    <w:rsid w:val="0028070E"/>
    <w:rsid w:val="002808F5"/>
    <w:rsid w:val="002808F9"/>
    <w:rsid w:val="00280998"/>
    <w:rsid w:val="002809AA"/>
    <w:rsid w:val="00280C0A"/>
    <w:rsid w:val="00280CCD"/>
    <w:rsid w:val="00281081"/>
    <w:rsid w:val="00281161"/>
    <w:rsid w:val="002811CA"/>
    <w:rsid w:val="002811EE"/>
    <w:rsid w:val="002813A6"/>
    <w:rsid w:val="00281402"/>
    <w:rsid w:val="002814C8"/>
    <w:rsid w:val="00281539"/>
    <w:rsid w:val="00281560"/>
    <w:rsid w:val="00281566"/>
    <w:rsid w:val="00281674"/>
    <w:rsid w:val="00281697"/>
    <w:rsid w:val="00281705"/>
    <w:rsid w:val="002817A2"/>
    <w:rsid w:val="00281836"/>
    <w:rsid w:val="00281851"/>
    <w:rsid w:val="00281888"/>
    <w:rsid w:val="00281893"/>
    <w:rsid w:val="002818F4"/>
    <w:rsid w:val="002819A4"/>
    <w:rsid w:val="00281B5F"/>
    <w:rsid w:val="00281C24"/>
    <w:rsid w:val="00281CAF"/>
    <w:rsid w:val="00281CCB"/>
    <w:rsid w:val="00281D33"/>
    <w:rsid w:val="00281F32"/>
    <w:rsid w:val="00281F9B"/>
    <w:rsid w:val="00281FF5"/>
    <w:rsid w:val="00282132"/>
    <w:rsid w:val="002821BA"/>
    <w:rsid w:val="002822D7"/>
    <w:rsid w:val="00282326"/>
    <w:rsid w:val="00282375"/>
    <w:rsid w:val="002823A5"/>
    <w:rsid w:val="00282451"/>
    <w:rsid w:val="00282458"/>
    <w:rsid w:val="00282513"/>
    <w:rsid w:val="0028259D"/>
    <w:rsid w:val="002825CD"/>
    <w:rsid w:val="00282852"/>
    <w:rsid w:val="0028285B"/>
    <w:rsid w:val="002828F7"/>
    <w:rsid w:val="00282B0D"/>
    <w:rsid w:val="00282B21"/>
    <w:rsid w:val="00282C2C"/>
    <w:rsid w:val="00282CE0"/>
    <w:rsid w:val="00282DC0"/>
    <w:rsid w:val="00282F9E"/>
    <w:rsid w:val="00282FE3"/>
    <w:rsid w:val="00283517"/>
    <w:rsid w:val="0028355B"/>
    <w:rsid w:val="00283585"/>
    <w:rsid w:val="002835F3"/>
    <w:rsid w:val="0028368A"/>
    <w:rsid w:val="00283745"/>
    <w:rsid w:val="00283764"/>
    <w:rsid w:val="002837EA"/>
    <w:rsid w:val="002838DF"/>
    <w:rsid w:val="0028399B"/>
    <w:rsid w:val="00283A42"/>
    <w:rsid w:val="00283AB0"/>
    <w:rsid w:val="00283C3F"/>
    <w:rsid w:val="00283CC6"/>
    <w:rsid w:val="00283CD6"/>
    <w:rsid w:val="00283DA7"/>
    <w:rsid w:val="00283EE7"/>
    <w:rsid w:val="00283F13"/>
    <w:rsid w:val="00283FBA"/>
    <w:rsid w:val="00283FC6"/>
    <w:rsid w:val="002840A9"/>
    <w:rsid w:val="0028420E"/>
    <w:rsid w:val="00284261"/>
    <w:rsid w:val="0028427B"/>
    <w:rsid w:val="00284280"/>
    <w:rsid w:val="002844CD"/>
    <w:rsid w:val="002845C0"/>
    <w:rsid w:val="002845DD"/>
    <w:rsid w:val="002845EC"/>
    <w:rsid w:val="00284637"/>
    <w:rsid w:val="002847CF"/>
    <w:rsid w:val="00284869"/>
    <w:rsid w:val="002848E3"/>
    <w:rsid w:val="00284942"/>
    <w:rsid w:val="00284A8A"/>
    <w:rsid w:val="00284ABA"/>
    <w:rsid w:val="00284BB7"/>
    <w:rsid w:val="00284BD1"/>
    <w:rsid w:val="00284C10"/>
    <w:rsid w:val="00284C6C"/>
    <w:rsid w:val="00284C90"/>
    <w:rsid w:val="00284CE3"/>
    <w:rsid w:val="00284CFF"/>
    <w:rsid w:val="00284D1C"/>
    <w:rsid w:val="00284D34"/>
    <w:rsid w:val="00284D63"/>
    <w:rsid w:val="00284D72"/>
    <w:rsid w:val="00284D86"/>
    <w:rsid w:val="00284FAA"/>
    <w:rsid w:val="00285052"/>
    <w:rsid w:val="0028507C"/>
    <w:rsid w:val="00285137"/>
    <w:rsid w:val="0028513A"/>
    <w:rsid w:val="00285291"/>
    <w:rsid w:val="00285394"/>
    <w:rsid w:val="002854CB"/>
    <w:rsid w:val="00285637"/>
    <w:rsid w:val="002857E8"/>
    <w:rsid w:val="002857EE"/>
    <w:rsid w:val="00285960"/>
    <w:rsid w:val="002859D8"/>
    <w:rsid w:val="00285A6D"/>
    <w:rsid w:val="00285A9C"/>
    <w:rsid w:val="00285BED"/>
    <w:rsid w:val="00285D33"/>
    <w:rsid w:val="00285D34"/>
    <w:rsid w:val="00285D69"/>
    <w:rsid w:val="00285DB3"/>
    <w:rsid w:val="00285ED4"/>
    <w:rsid w:val="00286151"/>
    <w:rsid w:val="0028616F"/>
    <w:rsid w:val="00286243"/>
    <w:rsid w:val="00286287"/>
    <w:rsid w:val="002862DB"/>
    <w:rsid w:val="002862F8"/>
    <w:rsid w:val="00286333"/>
    <w:rsid w:val="002863A3"/>
    <w:rsid w:val="00286540"/>
    <w:rsid w:val="002866CC"/>
    <w:rsid w:val="002866D4"/>
    <w:rsid w:val="00286785"/>
    <w:rsid w:val="00286787"/>
    <w:rsid w:val="002867E6"/>
    <w:rsid w:val="002868EE"/>
    <w:rsid w:val="0028694C"/>
    <w:rsid w:val="002869EA"/>
    <w:rsid w:val="00286A16"/>
    <w:rsid w:val="00286A9C"/>
    <w:rsid w:val="00286B76"/>
    <w:rsid w:val="00286C2C"/>
    <w:rsid w:val="00286DA0"/>
    <w:rsid w:val="00286DE1"/>
    <w:rsid w:val="00286F0B"/>
    <w:rsid w:val="00287027"/>
    <w:rsid w:val="00287265"/>
    <w:rsid w:val="00287423"/>
    <w:rsid w:val="002874A8"/>
    <w:rsid w:val="002874B0"/>
    <w:rsid w:val="00287696"/>
    <w:rsid w:val="0028778A"/>
    <w:rsid w:val="00287866"/>
    <w:rsid w:val="002879B5"/>
    <w:rsid w:val="002879DE"/>
    <w:rsid w:val="00287B26"/>
    <w:rsid w:val="00287C88"/>
    <w:rsid w:val="00287F19"/>
    <w:rsid w:val="00287F21"/>
    <w:rsid w:val="00287F87"/>
    <w:rsid w:val="00287FD9"/>
    <w:rsid w:val="0029005D"/>
    <w:rsid w:val="002900C2"/>
    <w:rsid w:val="0029021D"/>
    <w:rsid w:val="002902AD"/>
    <w:rsid w:val="0029030B"/>
    <w:rsid w:val="0029035D"/>
    <w:rsid w:val="0029036D"/>
    <w:rsid w:val="00290381"/>
    <w:rsid w:val="002904B9"/>
    <w:rsid w:val="002904D1"/>
    <w:rsid w:val="002905CA"/>
    <w:rsid w:val="00290621"/>
    <w:rsid w:val="002907FA"/>
    <w:rsid w:val="00290949"/>
    <w:rsid w:val="00290BB2"/>
    <w:rsid w:val="00290D04"/>
    <w:rsid w:val="00290EB2"/>
    <w:rsid w:val="00290F3A"/>
    <w:rsid w:val="00290F4C"/>
    <w:rsid w:val="00291012"/>
    <w:rsid w:val="00291058"/>
    <w:rsid w:val="00291125"/>
    <w:rsid w:val="002911B1"/>
    <w:rsid w:val="002911EA"/>
    <w:rsid w:val="00291367"/>
    <w:rsid w:val="00291405"/>
    <w:rsid w:val="00291408"/>
    <w:rsid w:val="00291435"/>
    <w:rsid w:val="0029143F"/>
    <w:rsid w:val="00291460"/>
    <w:rsid w:val="002914BA"/>
    <w:rsid w:val="00291584"/>
    <w:rsid w:val="002915AE"/>
    <w:rsid w:val="00291625"/>
    <w:rsid w:val="00291683"/>
    <w:rsid w:val="00291820"/>
    <w:rsid w:val="0029189B"/>
    <w:rsid w:val="002918F0"/>
    <w:rsid w:val="00291C50"/>
    <w:rsid w:val="00291CAC"/>
    <w:rsid w:val="00291D05"/>
    <w:rsid w:val="00291DA8"/>
    <w:rsid w:val="00291F8F"/>
    <w:rsid w:val="00292123"/>
    <w:rsid w:val="00292157"/>
    <w:rsid w:val="002921D3"/>
    <w:rsid w:val="002922D9"/>
    <w:rsid w:val="002922F9"/>
    <w:rsid w:val="0029233B"/>
    <w:rsid w:val="002923C7"/>
    <w:rsid w:val="002924DB"/>
    <w:rsid w:val="0029250A"/>
    <w:rsid w:val="002926C7"/>
    <w:rsid w:val="002926D9"/>
    <w:rsid w:val="00292839"/>
    <w:rsid w:val="002928F6"/>
    <w:rsid w:val="002929D0"/>
    <w:rsid w:val="002929DD"/>
    <w:rsid w:val="00292BAD"/>
    <w:rsid w:val="00292C9F"/>
    <w:rsid w:val="00292D4D"/>
    <w:rsid w:val="00292D94"/>
    <w:rsid w:val="00292F86"/>
    <w:rsid w:val="0029311E"/>
    <w:rsid w:val="00293144"/>
    <w:rsid w:val="002931B1"/>
    <w:rsid w:val="002931BB"/>
    <w:rsid w:val="00293300"/>
    <w:rsid w:val="00293428"/>
    <w:rsid w:val="002934BA"/>
    <w:rsid w:val="00293700"/>
    <w:rsid w:val="002939A4"/>
    <w:rsid w:val="00293B67"/>
    <w:rsid w:val="00293C0E"/>
    <w:rsid w:val="00293C13"/>
    <w:rsid w:val="00293C4C"/>
    <w:rsid w:val="00293DF7"/>
    <w:rsid w:val="00293E01"/>
    <w:rsid w:val="00293E30"/>
    <w:rsid w:val="00293EA7"/>
    <w:rsid w:val="0029402A"/>
    <w:rsid w:val="0029410F"/>
    <w:rsid w:val="00294287"/>
    <w:rsid w:val="002943F8"/>
    <w:rsid w:val="00294456"/>
    <w:rsid w:val="002945BB"/>
    <w:rsid w:val="002945ED"/>
    <w:rsid w:val="002946A6"/>
    <w:rsid w:val="00294920"/>
    <w:rsid w:val="00294A97"/>
    <w:rsid w:val="00294A9B"/>
    <w:rsid w:val="00294B88"/>
    <w:rsid w:val="00294CF0"/>
    <w:rsid w:val="00295085"/>
    <w:rsid w:val="002951DD"/>
    <w:rsid w:val="00295255"/>
    <w:rsid w:val="00295280"/>
    <w:rsid w:val="002952DE"/>
    <w:rsid w:val="0029533B"/>
    <w:rsid w:val="0029546A"/>
    <w:rsid w:val="00295674"/>
    <w:rsid w:val="002956FE"/>
    <w:rsid w:val="0029582A"/>
    <w:rsid w:val="00295975"/>
    <w:rsid w:val="00295A87"/>
    <w:rsid w:val="00295AAF"/>
    <w:rsid w:val="00295C55"/>
    <w:rsid w:val="00295E30"/>
    <w:rsid w:val="00295E4A"/>
    <w:rsid w:val="00295EDF"/>
    <w:rsid w:val="00295F2D"/>
    <w:rsid w:val="00295FC5"/>
    <w:rsid w:val="00296005"/>
    <w:rsid w:val="0029617B"/>
    <w:rsid w:val="00296390"/>
    <w:rsid w:val="00296412"/>
    <w:rsid w:val="00296537"/>
    <w:rsid w:val="00296589"/>
    <w:rsid w:val="002965F4"/>
    <w:rsid w:val="0029660E"/>
    <w:rsid w:val="00296676"/>
    <w:rsid w:val="002967DE"/>
    <w:rsid w:val="002967F3"/>
    <w:rsid w:val="00296854"/>
    <w:rsid w:val="0029691C"/>
    <w:rsid w:val="002969CA"/>
    <w:rsid w:val="00296B00"/>
    <w:rsid w:val="00296C29"/>
    <w:rsid w:val="00296C50"/>
    <w:rsid w:val="00296CFB"/>
    <w:rsid w:val="00296DDA"/>
    <w:rsid w:val="00296E3B"/>
    <w:rsid w:val="0029725F"/>
    <w:rsid w:val="002973A5"/>
    <w:rsid w:val="00297755"/>
    <w:rsid w:val="00297784"/>
    <w:rsid w:val="00297932"/>
    <w:rsid w:val="00297A5D"/>
    <w:rsid w:val="00297BF1"/>
    <w:rsid w:val="00297C71"/>
    <w:rsid w:val="00297CCD"/>
    <w:rsid w:val="00297E00"/>
    <w:rsid w:val="00297F0C"/>
    <w:rsid w:val="00297F6E"/>
    <w:rsid w:val="00297FBE"/>
    <w:rsid w:val="00297FFB"/>
    <w:rsid w:val="002A013F"/>
    <w:rsid w:val="002A014D"/>
    <w:rsid w:val="002A0218"/>
    <w:rsid w:val="002A02A4"/>
    <w:rsid w:val="002A03FB"/>
    <w:rsid w:val="002A04E2"/>
    <w:rsid w:val="002A0560"/>
    <w:rsid w:val="002A056C"/>
    <w:rsid w:val="002A05E5"/>
    <w:rsid w:val="002A064D"/>
    <w:rsid w:val="002A0667"/>
    <w:rsid w:val="002A06EA"/>
    <w:rsid w:val="002A093D"/>
    <w:rsid w:val="002A09E3"/>
    <w:rsid w:val="002A0A6F"/>
    <w:rsid w:val="002A0BA7"/>
    <w:rsid w:val="002A0C1E"/>
    <w:rsid w:val="002A0C99"/>
    <w:rsid w:val="002A0D2B"/>
    <w:rsid w:val="002A0E1E"/>
    <w:rsid w:val="002A0E46"/>
    <w:rsid w:val="002A0F57"/>
    <w:rsid w:val="002A11FB"/>
    <w:rsid w:val="002A1245"/>
    <w:rsid w:val="002A12FF"/>
    <w:rsid w:val="002A137C"/>
    <w:rsid w:val="002A16A6"/>
    <w:rsid w:val="002A17BC"/>
    <w:rsid w:val="002A17DD"/>
    <w:rsid w:val="002A17F1"/>
    <w:rsid w:val="002A1816"/>
    <w:rsid w:val="002A181F"/>
    <w:rsid w:val="002A191A"/>
    <w:rsid w:val="002A19A1"/>
    <w:rsid w:val="002A19F6"/>
    <w:rsid w:val="002A1A39"/>
    <w:rsid w:val="002A1AD0"/>
    <w:rsid w:val="002A1B2E"/>
    <w:rsid w:val="002A1CEA"/>
    <w:rsid w:val="002A1D2E"/>
    <w:rsid w:val="002A1D51"/>
    <w:rsid w:val="002A1DED"/>
    <w:rsid w:val="002A1E5B"/>
    <w:rsid w:val="002A1EE3"/>
    <w:rsid w:val="002A1F5C"/>
    <w:rsid w:val="002A2024"/>
    <w:rsid w:val="002A2043"/>
    <w:rsid w:val="002A20D0"/>
    <w:rsid w:val="002A210F"/>
    <w:rsid w:val="002A2277"/>
    <w:rsid w:val="002A22C1"/>
    <w:rsid w:val="002A2388"/>
    <w:rsid w:val="002A23AE"/>
    <w:rsid w:val="002A24A5"/>
    <w:rsid w:val="002A24F0"/>
    <w:rsid w:val="002A257C"/>
    <w:rsid w:val="002A25C1"/>
    <w:rsid w:val="002A25F8"/>
    <w:rsid w:val="002A2639"/>
    <w:rsid w:val="002A266D"/>
    <w:rsid w:val="002A2735"/>
    <w:rsid w:val="002A2789"/>
    <w:rsid w:val="002A27B0"/>
    <w:rsid w:val="002A28F4"/>
    <w:rsid w:val="002A2C08"/>
    <w:rsid w:val="002A2E53"/>
    <w:rsid w:val="002A2EFC"/>
    <w:rsid w:val="002A2F44"/>
    <w:rsid w:val="002A2F54"/>
    <w:rsid w:val="002A300C"/>
    <w:rsid w:val="002A3068"/>
    <w:rsid w:val="002A31EE"/>
    <w:rsid w:val="002A3437"/>
    <w:rsid w:val="002A37AF"/>
    <w:rsid w:val="002A37CD"/>
    <w:rsid w:val="002A3881"/>
    <w:rsid w:val="002A3936"/>
    <w:rsid w:val="002A3A54"/>
    <w:rsid w:val="002A3C16"/>
    <w:rsid w:val="002A3C76"/>
    <w:rsid w:val="002A3CA4"/>
    <w:rsid w:val="002A3CCD"/>
    <w:rsid w:val="002A3E06"/>
    <w:rsid w:val="002A3E30"/>
    <w:rsid w:val="002A41FE"/>
    <w:rsid w:val="002A4326"/>
    <w:rsid w:val="002A443A"/>
    <w:rsid w:val="002A44A7"/>
    <w:rsid w:val="002A453F"/>
    <w:rsid w:val="002A46AB"/>
    <w:rsid w:val="002A46F9"/>
    <w:rsid w:val="002A47DC"/>
    <w:rsid w:val="002A4919"/>
    <w:rsid w:val="002A4A00"/>
    <w:rsid w:val="002A4A67"/>
    <w:rsid w:val="002A4AE8"/>
    <w:rsid w:val="002A4BBF"/>
    <w:rsid w:val="002A4C78"/>
    <w:rsid w:val="002A4D21"/>
    <w:rsid w:val="002A4E2B"/>
    <w:rsid w:val="002A4E7E"/>
    <w:rsid w:val="002A4FAB"/>
    <w:rsid w:val="002A4FFB"/>
    <w:rsid w:val="002A505C"/>
    <w:rsid w:val="002A5119"/>
    <w:rsid w:val="002A5155"/>
    <w:rsid w:val="002A52D5"/>
    <w:rsid w:val="002A531C"/>
    <w:rsid w:val="002A5398"/>
    <w:rsid w:val="002A5448"/>
    <w:rsid w:val="002A5467"/>
    <w:rsid w:val="002A5509"/>
    <w:rsid w:val="002A55A2"/>
    <w:rsid w:val="002A55EB"/>
    <w:rsid w:val="002A5832"/>
    <w:rsid w:val="002A593E"/>
    <w:rsid w:val="002A5A1D"/>
    <w:rsid w:val="002A5A69"/>
    <w:rsid w:val="002A5B30"/>
    <w:rsid w:val="002A5B44"/>
    <w:rsid w:val="002A5B51"/>
    <w:rsid w:val="002A5C00"/>
    <w:rsid w:val="002A5C68"/>
    <w:rsid w:val="002A5D9C"/>
    <w:rsid w:val="002A5F48"/>
    <w:rsid w:val="002A5F6B"/>
    <w:rsid w:val="002A627B"/>
    <w:rsid w:val="002A63BC"/>
    <w:rsid w:val="002A64AE"/>
    <w:rsid w:val="002A65F7"/>
    <w:rsid w:val="002A664C"/>
    <w:rsid w:val="002A6684"/>
    <w:rsid w:val="002A67CC"/>
    <w:rsid w:val="002A692A"/>
    <w:rsid w:val="002A6AA6"/>
    <w:rsid w:val="002A6AE5"/>
    <w:rsid w:val="002A6BE7"/>
    <w:rsid w:val="002A6C75"/>
    <w:rsid w:val="002A6CFD"/>
    <w:rsid w:val="002A6D26"/>
    <w:rsid w:val="002A6DCD"/>
    <w:rsid w:val="002A6F66"/>
    <w:rsid w:val="002A712B"/>
    <w:rsid w:val="002A736E"/>
    <w:rsid w:val="002A7542"/>
    <w:rsid w:val="002A75D6"/>
    <w:rsid w:val="002A7665"/>
    <w:rsid w:val="002A773E"/>
    <w:rsid w:val="002A7747"/>
    <w:rsid w:val="002A77B2"/>
    <w:rsid w:val="002A79B7"/>
    <w:rsid w:val="002A79E8"/>
    <w:rsid w:val="002A7A07"/>
    <w:rsid w:val="002A7E54"/>
    <w:rsid w:val="002A7EF3"/>
    <w:rsid w:val="002A7FBB"/>
    <w:rsid w:val="002B0092"/>
    <w:rsid w:val="002B0167"/>
    <w:rsid w:val="002B01F5"/>
    <w:rsid w:val="002B0524"/>
    <w:rsid w:val="002B05C5"/>
    <w:rsid w:val="002B05D7"/>
    <w:rsid w:val="002B06A5"/>
    <w:rsid w:val="002B06A6"/>
    <w:rsid w:val="002B06B5"/>
    <w:rsid w:val="002B06FE"/>
    <w:rsid w:val="002B070B"/>
    <w:rsid w:val="002B0774"/>
    <w:rsid w:val="002B0790"/>
    <w:rsid w:val="002B0909"/>
    <w:rsid w:val="002B0B59"/>
    <w:rsid w:val="002B0CD0"/>
    <w:rsid w:val="002B0CEE"/>
    <w:rsid w:val="002B0D11"/>
    <w:rsid w:val="002B0E2A"/>
    <w:rsid w:val="002B0ECF"/>
    <w:rsid w:val="002B0F34"/>
    <w:rsid w:val="002B0F78"/>
    <w:rsid w:val="002B1770"/>
    <w:rsid w:val="002B18B6"/>
    <w:rsid w:val="002B19F2"/>
    <w:rsid w:val="002B1A3D"/>
    <w:rsid w:val="002B1A7F"/>
    <w:rsid w:val="002B1AF9"/>
    <w:rsid w:val="002B1B52"/>
    <w:rsid w:val="002B1DB5"/>
    <w:rsid w:val="002B1DFA"/>
    <w:rsid w:val="002B1F75"/>
    <w:rsid w:val="002B2093"/>
    <w:rsid w:val="002B21ED"/>
    <w:rsid w:val="002B2257"/>
    <w:rsid w:val="002B2283"/>
    <w:rsid w:val="002B2299"/>
    <w:rsid w:val="002B23CA"/>
    <w:rsid w:val="002B23F1"/>
    <w:rsid w:val="002B24B2"/>
    <w:rsid w:val="002B25AA"/>
    <w:rsid w:val="002B2740"/>
    <w:rsid w:val="002B28EB"/>
    <w:rsid w:val="002B2A9D"/>
    <w:rsid w:val="002B2AF2"/>
    <w:rsid w:val="002B2C49"/>
    <w:rsid w:val="002B2E4D"/>
    <w:rsid w:val="002B2F37"/>
    <w:rsid w:val="002B2F71"/>
    <w:rsid w:val="002B2F8B"/>
    <w:rsid w:val="002B2FD2"/>
    <w:rsid w:val="002B309E"/>
    <w:rsid w:val="002B3170"/>
    <w:rsid w:val="002B3174"/>
    <w:rsid w:val="002B318A"/>
    <w:rsid w:val="002B319D"/>
    <w:rsid w:val="002B31A3"/>
    <w:rsid w:val="002B31B9"/>
    <w:rsid w:val="002B328B"/>
    <w:rsid w:val="002B3376"/>
    <w:rsid w:val="002B348E"/>
    <w:rsid w:val="002B36B7"/>
    <w:rsid w:val="002B3865"/>
    <w:rsid w:val="002B3877"/>
    <w:rsid w:val="002B3921"/>
    <w:rsid w:val="002B396B"/>
    <w:rsid w:val="002B39E6"/>
    <w:rsid w:val="002B39F6"/>
    <w:rsid w:val="002B3AD7"/>
    <w:rsid w:val="002B3AE1"/>
    <w:rsid w:val="002B3B1C"/>
    <w:rsid w:val="002B3BC8"/>
    <w:rsid w:val="002B3C65"/>
    <w:rsid w:val="002B3CA8"/>
    <w:rsid w:val="002B3CDA"/>
    <w:rsid w:val="002B3CF1"/>
    <w:rsid w:val="002B3D7A"/>
    <w:rsid w:val="002B3D8F"/>
    <w:rsid w:val="002B3EB6"/>
    <w:rsid w:val="002B3EB9"/>
    <w:rsid w:val="002B40A2"/>
    <w:rsid w:val="002B40BB"/>
    <w:rsid w:val="002B414C"/>
    <w:rsid w:val="002B4230"/>
    <w:rsid w:val="002B43A6"/>
    <w:rsid w:val="002B449B"/>
    <w:rsid w:val="002B463D"/>
    <w:rsid w:val="002B47B1"/>
    <w:rsid w:val="002B47B9"/>
    <w:rsid w:val="002B48B3"/>
    <w:rsid w:val="002B4B27"/>
    <w:rsid w:val="002B4EE0"/>
    <w:rsid w:val="002B4FD2"/>
    <w:rsid w:val="002B50E6"/>
    <w:rsid w:val="002B5207"/>
    <w:rsid w:val="002B5333"/>
    <w:rsid w:val="002B53A5"/>
    <w:rsid w:val="002B553F"/>
    <w:rsid w:val="002B559A"/>
    <w:rsid w:val="002B5639"/>
    <w:rsid w:val="002B5678"/>
    <w:rsid w:val="002B5768"/>
    <w:rsid w:val="002B5817"/>
    <w:rsid w:val="002B5888"/>
    <w:rsid w:val="002B5A08"/>
    <w:rsid w:val="002B5A89"/>
    <w:rsid w:val="002B5AA0"/>
    <w:rsid w:val="002B5AD4"/>
    <w:rsid w:val="002B5BCC"/>
    <w:rsid w:val="002B5D55"/>
    <w:rsid w:val="002B5DC3"/>
    <w:rsid w:val="002B5F4B"/>
    <w:rsid w:val="002B5FE3"/>
    <w:rsid w:val="002B6023"/>
    <w:rsid w:val="002B6028"/>
    <w:rsid w:val="002B6126"/>
    <w:rsid w:val="002B61B4"/>
    <w:rsid w:val="002B61FF"/>
    <w:rsid w:val="002B6226"/>
    <w:rsid w:val="002B623B"/>
    <w:rsid w:val="002B6259"/>
    <w:rsid w:val="002B62E7"/>
    <w:rsid w:val="002B63E2"/>
    <w:rsid w:val="002B6423"/>
    <w:rsid w:val="002B64D4"/>
    <w:rsid w:val="002B67BE"/>
    <w:rsid w:val="002B6801"/>
    <w:rsid w:val="002B6916"/>
    <w:rsid w:val="002B6937"/>
    <w:rsid w:val="002B6A51"/>
    <w:rsid w:val="002B6A85"/>
    <w:rsid w:val="002B6A94"/>
    <w:rsid w:val="002B6B7A"/>
    <w:rsid w:val="002B6C50"/>
    <w:rsid w:val="002B6CED"/>
    <w:rsid w:val="002B6D24"/>
    <w:rsid w:val="002B6E18"/>
    <w:rsid w:val="002B70FE"/>
    <w:rsid w:val="002B7117"/>
    <w:rsid w:val="002B7139"/>
    <w:rsid w:val="002B715B"/>
    <w:rsid w:val="002B7272"/>
    <w:rsid w:val="002B73A4"/>
    <w:rsid w:val="002B743B"/>
    <w:rsid w:val="002B7461"/>
    <w:rsid w:val="002B74A0"/>
    <w:rsid w:val="002B7519"/>
    <w:rsid w:val="002B7571"/>
    <w:rsid w:val="002B760B"/>
    <w:rsid w:val="002B7730"/>
    <w:rsid w:val="002B7804"/>
    <w:rsid w:val="002B7895"/>
    <w:rsid w:val="002B78B5"/>
    <w:rsid w:val="002B78D9"/>
    <w:rsid w:val="002B7C54"/>
    <w:rsid w:val="002B7D18"/>
    <w:rsid w:val="002B7D8A"/>
    <w:rsid w:val="002B7DFC"/>
    <w:rsid w:val="002B7E49"/>
    <w:rsid w:val="002B7ED8"/>
    <w:rsid w:val="002B7FC9"/>
    <w:rsid w:val="002C009D"/>
    <w:rsid w:val="002C0148"/>
    <w:rsid w:val="002C01AA"/>
    <w:rsid w:val="002C01DE"/>
    <w:rsid w:val="002C023E"/>
    <w:rsid w:val="002C02E7"/>
    <w:rsid w:val="002C03D5"/>
    <w:rsid w:val="002C05B8"/>
    <w:rsid w:val="002C05CB"/>
    <w:rsid w:val="002C06E7"/>
    <w:rsid w:val="002C0D76"/>
    <w:rsid w:val="002C0DB9"/>
    <w:rsid w:val="002C0DF8"/>
    <w:rsid w:val="002C0E33"/>
    <w:rsid w:val="002C0F72"/>
    <w:rsid w:val="002C0FD8"/>
    <w:rsid w:val="002C102B"/>
    <w:rsid w:val="002C10CA"/>
    <w:rsid w:val="002C120E"/>
    <w:rsid w:val="002C132F"/>
    <w:rsid w:val="002C1452"/>
    <w:rsid w:val="002C151B"/>
    <w:rsid w:val="002C15B2"/>
    <w:rsid w:val="002C16D7"/>
    <w:rsid w:val="002C174B"/>
    <w:rsid w:val="002C1764"/>
    <w:rsid w:val="002C1767"/>
    <w:rsid w:val="002C1894"/>
    <w:rsid w:val="002C18FD"/>
    <w:rsid w:val="002C19A8"/>
    <w:rsid w:val="002C1A5C"/>
    <w:rsid w:val="002C1B3A"/>
    <w:rsid w:val="002C1D7B"/>
    <w:rsid w:val="002C1E2B"/>
    <w:rsid w:val="002C1ED3"/>
    <w:rsid w:val="002C2042"/>
    <w:rsid w:val="002C21AD"/>
    <w:rsid w:val="002C2276"/>
    <w:rsid w:val="002C228A"/>
    <w:rsid w:val="002C238C"/>
    <w:rsid w:val="002C23C0"/>
    <w:rsid w:val="002C243B"/>
    <w:rsid w:val="002C256D"/>
    <w:rsid w:val="002C2592"/>
    <w:rsid w:val="002C25A0"/>
    <w:rsid w:val="002C25FF"/>
    <w:rsid w:val="002C2682"/>
    <w:rsid w:val="002C2691"/>
    <w:rsid w:val="002C26AC"/>
    <w:rsid w:val="002C2721"/>
    <w:rsid w:val="002C27F4"/>
    <w:rsid w:val="002C2864"/>
    <w:rsid w:val="002C2965"/>
    <w:rsid w:val="002C29BB"/>
    <w:rsid w:val="002C2A41"/>
    <w:rsid w:val="002C2A6B"/>
    <w:rsid w:val="002C2A75"/>
    <w:rsid w:val="002C2B56"/>
    <w:rsid w:val="002C2BF0"/>
    <w:rsid w:val="002C2E3B"/>
    <w:rsid w:val="002C2ED2"/>
    <w:rsid w:val="002C2EE0"/>
    <w:rsid w:val="002C2F11"/>
    <w:rsid w:val="002C2F82"/>
    <w:rsid w:val="002C2FD6"/>
    <w:rsid w:val="002C3041"/>
    <w:rsid w:val="002C3059"/>
    <w:rsid w:val="002C308F"/>
    <w:rsid w:val="002C3109"/>
    <w:rsid w:val="002C3228"/>
    <w:rsid w:val="002C32E1"/>
    <w:rsid w:val="002C339B"/>
    <w:rsid w:val="002C33DB"/>
    <w:rsid w:val="002C355F"/>
    <w:rsid w:val="002C35AD"/>
    <w:rsid w:val="002C3717"/>
    <w:rsid w:val="002C374D"/>
    <w:rsid w:val="002C3911"/>
    <w:rsid w:val="002C394B"/>
    <w:rsid w:val="002C39BC"/>
    <w:rsid w:val="002C3BF3"/>
    <w:rsid w:val="002C3C08"/>
    <w:rsid w:val="002C3C7A"/>
    <w:rsid w:val="002C3C8D"/>
    <w:rsid w:val="002C3DEC"/>
    <w:rsid w:val="002C3F57"/>
    <w:rsid w:val="002C3F7D"/>
    <w:rsid w:val="002C3FDC"/>
    <w:rsid w:val="002C40EB"/>
    <w:rsid w:val="002C416D"/>
    <w:rsid w:val="002C41DE"/>
    <w:rsid w:val="002C4321"/>
    <w:rsid w:val="002C43AF"/>
    <w:rsid w:val="002C43CB"/>
    <w:rsid w:val="002C4537"/>
    <w:rsid w:val="002C4539"/>
    <w:rsid w:val="002C45CE"/>
    <w:rsid w:val="002C4671"/>
    <w:rsid w:val="002C46F3"/>
    <w:rsid w:val="002C47BA"/>
    <w:rsid w:val="002C47D4"/>
    <w:rsid w:val="002C4A4F"/>
    <w:rsid w:val="002C4AC3"/>
    <w:rsid w:val="002C4C0E"/>
    <w:rsid w:val="002C4C38"/>
    <w:rsid w:val="002C4C4A"/>
    <w:rsid w:val="002C4CFF"/>
    <w:rsid w:val="002C4D71"/>
    <w:rsid w:val="002C4E06"/>
    <w:rsid w:val="002C4EFC"/>
    <w:rsid w:val="002C4FC8"/>
    <w:rsid w:val="002C5010"/>
    <w:rsid w:val="002C509C"/>
    <w:rsid w:val="002C50FD"/>
    <w:rsid w:val="002C5200"/>
    <w:rsid w:val="002C5241"/>
    <w:rsid w:val="002C5360"/>
    <w:rsid w:val="002C5406"/>
    <w:rsid w:val="002C5436"/>
    <w:rsid w:val="002C5689"/>
    <w:rsid w:val="002C57B0"/>
    <w:rsid w:val="002C57B6"/>
    <w:rsid w:val="002C57FA"/>
    <w:rsid w:val="002C57FF"/>
    <w:rsid w:val="002C5959"/>
    <w:rsid w:val="002C5A76"/>
    <w:rsid w:val="002C5BA2"/>
    <w:rsid w:val="002C5C64"/>
    <w:rsid w:val="002C5CA3"/>
    <w:rsid w:val="002C5CD1"/>
    <w:rsid w:val="002C5D95"/>
    <w:rsid w:val="002C5F47"/>
    <w:rsid w:val="002C5FF0"/>
    <w:rsid w:val="002C616E"/>
    <w:rsid w:val="002C61BD"/>
    <w:rsid w:val="002C6221"/>
    <w:rsid w:val="002C641C"/>
    <w:rsid w:val="002C65E3"/>
    <w:rsid w:val="002C6828"/>
    <w:rsid w:val="002C6887"/>
    <w:rsid w:val="002C694A"/>
    <w:rsid w:val="002C69A8"/>
    <w:rsid w:val="002C69E8"/>
    <w:rsid w:val="002C6AF3"/>
    <w:rsid w:val="002C6B55"/>
    <w:rsid w:val="002C6BE0"/>
    <w:rsid w:val="002C6DDF"/>
    <w:rsid w:val="002C6E3F"/>
    <w:rsid w:val="002C6F6D"/>
    <w:rsid w:val="002C70ED"/>
    <w:rsid w:val="002C7268"/>
    <w:rsid w:val="002C72C4"/>
    <w:rsid w:val="002C72E9"/>
    <w:rsid w:val="002C72F0"/>
    <w:rsid w:val="002C7360"/>
    <w:rsid w:val="002C7378"/>
    <w:rsid w:val="002C743B"/>
    <w:rsid w:val="002C76F9"/>
    <w:rsid w:val="002C771D"/>
    <w:rsid w:val="002C7752"/>
    <w:rsid w:val="002C7840"/>
    <w:rsid w:val="002C7856"/>
    <w:rsid w:val="002C78D2"/>
    <w:rsid w:val="002C7917"/>
    <w:rsid w:val="002C7919"/>
    <w:rsid w:val="002C79A7"/>
    <w:rsid w:val="002C79E6"/>
    <w:rsid w:val="002C7AB3"/>
    <w:rsid w:val="002C7B1D"/>
    <w:rsid w:val="002C7B7B"/>
    <w:rsid w:val="002C7CE7"/>
    <w:rsid w:val="002C7D24"/>
    <w:rsid w:val="002C7DC9"/>
    <w:rsid w:val="002C7F7A"/>
    <w:rsid w:val="002C7FA0"/>
    <w:rsid w:val="002D0174"/>
    <w:rsid w:val="002D0252"/>
    <w:rsid w:val="002D03FE"/>
    <w:rsid w:val="002D058E"/>
    <w:rsid w:val="002D0720"/>
    <w:rsid w:val="002D0975"/>
    <w:rsid w:val="002D0A48"/>
    <w:rsid w:val="002D0CA6"/>
    <w:rsid w:val="002D0CD2"/>
    <w:rsid w:val="002D0CEF"/>
    <w:rsid w:val="002D0CF4"/>
    <w:rsid w:val="002D0DB1"/>
    <w:rsid w:val="002D0F52"/>
    <w:rsid w:val="002D0F90"/>
    <w:rsid w:val="002D10B8"/>
    <w:rsid w:val="002D10BA"/>
    <w:rsid w:val="002D124B"/>
    <w:rsid w:val="002D127A"/>
    <w:rsid w:val="002D15ED"/>
    <w:rsid w:val="002D17AB"/>
    <w:rsid w:val="002D19E4"/>
    <w:rsid w:val="002D1A7B"/>
    <w:rsid w:val="002D1B3C"/>
    <w:rsid w:val="002D1B4A"/>
    <w:rsid w:val="002D1C23"/>
    <w:rsid w:val="002D1E51"/>
    <w:rsid w:val="002D1E94"/>
    <w:rsid w:val="002D1EE6"/>
    <w:rsid w:val="002D1F0F"/>
    <w:rsid w:val="002D1F87"/>
    <w:rsid w:val="002D20C1"/>
    <w:rsid w:val="002D217F"/>
    <w:rsid w:val="002D227C"/>
    <w:rsid w:val="002D2340"/>
    <w:rsid w:val="002D25ED"/>
    <w:rsid w:val="002D276A"/>
    <w:rsid w:val="002D277F"/>
    <w:rsid w:val="002D27CD"/>
    <w:rsid w:val="002D28C5"/>
    <w:rsid w:val="002D2972"/>
    <w:rsid w:val="002D29F4"/>
    <w:rsid w:val="002D2A6F"/>
    <w:rsid w:val="002D2CD7"/>
    <w:rsid w:val="002D2D66"/>
    <w:rsid w:val="002D2D98"/>
    <w:rsid w:val="002D2E2E"/>
    <w:rsid w:val="002D3071"/>
    <w:rsid w:val="002D313C"/>
    <w:rsid w:val="002D314B"/>
    <w:rsid w:val="002D3332"/>
    <w:rsid w:val="002D34AB"/>
    <w:rsid w:val="002D3554"/>
    <w:rsid w:val="002D3572"/>
    <w:rsid w:val="002D35F4"/>
    <w:rsid w:val="002D3675"/>
    <w:rsid w:val="002D3697"/>
    <w:rsid w:val="002D373C"/>
    <w:rsid w:val="002D378C"/>
    <w:rsid w:val="002D37BB"/>
    <w:rsid w:val="002D37EC"/>
    <w:rsid w:val="002D389C"/>
    <w:rsid w:val="002D38C3"/>
    <w:rsid w:val="002D3AC1"/>
    <w:rsid w:val="002D3AE0"/>
    <w:rsid w:val="002D3C88"/>
    <w:rsid w:val="002D3CCD"/>
    <w:rsid w:val="002D3D02"/>
    <w:rsid w:val="002D3E7A"/>
    <w:rsid w:val="002D3EDD"/>
    <w:rsid w:val="002D3F77"/>
    <w:rsid w:val="002D3F94"/>
    <w:rsid w:val="002D3FA5"/>
    <w:rsid w:val="002D40B7"/>
    <w:rsid w:val="002D4118"/>
    <w:rsid w:val="002D411C"/>
    <w:rsid w:val="002D4180"/>
    <w:rsid w:val="002D4430"/>
    <w:rsid w:val="002D454F"/>
    <w:rsid w:val="002D4562"/>
    <w:rsid w:val="002D4629"/>
    <w:rsid w:val="002D464F"/>
    <w:rsid w:val="002D4675"/>
    <w:rsid w:val="002D467C"/>
    <w:rsid w:val="002D4872"/>
    <w:rsid w:val="002D49C5"/>
    <w:rsid w:val="002D4B09"/>
    <w:rsid w:val="002D4C9D"/>
    <w:rsid w:val="002D4CB1"/>
    <w:rsid w:val="002D4D4E"/>
    <w:rsid w:val="002D4DA8"/>
    <w:rsid w:val="002D4DB5"/>
    <w:rsid w:val="002D503C"/>
    <w:rsid w:val="002D5050"/>
    <w:rsid w:val="002D50CF"/>
    <w:rsid w:val="002D520F"/>
    <w:rsid w:val="002D522D"/>
    <w:rsid w:val="002D5314"/>
    <w:rsid w:val="002D5326"/>
    <w:rsid w:val="002D5399"/>
    <w:rsid w:val="002D55C6"/>
    <w:rsid w:val="002D562E"/>
    <w:rsid w:val="002D56AF"/>
    <w:rsid w:val="002D56EF"/>
    <w:rsid w:val="002D5842"/>
    <w:rsid w:val="002D5847"/>
    <w:rsid w:val="002D58DC"/>
    <w:rsid w:val="002D5A47"/>
    <w:rsid w:val="002D5A62"/>
    <w:rsid w:val="002D5AB8"/>
    <w:rsid w:val="002D5B94"/>
    <w:rsid w:val="002D5BF0"/>
    <w:rsid w:val="002D5C90"/>
    <w:rsid w:val="002D5D61"/>
    <w:rsid w:val="002D5DEA"/>
    <w:rsid w:val="002D5E52"/>
    <w:rsid w:val="002D5EDA"/>
    <w:rsid w:val="002D5EE9"/>
    <w:rsid w:val="002D5F86"/>
    <w:rsid w:val="002D6090"/>
    <w:rsid w:val="002D60C4"/>
    <w:rsid w:val="002D60D6"/>
    <w:rsid w:val="002D61BF"/>
    <w:rsid w:val="002D629F"/>
    <w:rsid w:val="002D6351"/>
    <w:rsid w:val="002D6419"/>
    <w:rsid w:val="002D6423"/>
    <w:rsid w:val="002D649B"/>
    <w:rsid w:val="002D64E0"/>
    <w:rsid w:val="002D6524"/>
    <w:rsid w:val="002D6617"/>
    <w:rsid w:val="002D6897"/>
    <w:rsid w:val="002D68BC"/>
    <w:rsid w:val="002D6A13"/>
    <w:rsid w:val="002D6C43"/>
    <w:rsid w:val="002D6D85"/>
    <w:rsid w:val="002D6DAA"/>
    <w:rsid w:val="002D6EB5"/>
    <w:rsid w:val="002D6EDD"/>
    <w:rsid w:val="002D70D1"/>
    <w:rsid w:val="002D70F1"/>
    <w:rsid w:val="002D7133"/>
    <w:rsid w:val="002D7438"/>
    <w:rsid w:val="002D745F"/>
    <w:rsid w:val="002D74B6"/>
    <w:rsid w:val="002D7514"/>
    <w:rsid w:val="002D75B9"/>
    <w:rsid w:val="002D7613"/>
    <w:rsid w:val="002D7667"/>
    <w:rsid w:val="002D7681"/>
    <w:rsid w:val="002D7691"/>
    <w:rsid w:val="002D7755"/>
    <w:rsid w:val="002D7799"/>
    <w:rsid w:val="002D7872"/>
    <w:rsid w:val="002D799F"/>
    <w:rsid w:val="002D79EE"/>
    <w:rsid w:val="002D7A2B"/>
    <w:rsid w:val="002D7A52"/>
    <w:rsid w:val="002D7B15"/>
    <w:rsid w:val="002D7BE2"/>
    <w:rsid w:val="002D7C1C"/>
    <w:rsid w:val="002D7CAE"/>
    <w:rsid w:val="002D7CF6"/>
    <w:rsid w:val="002D7DFF"/>
    <w:rsid w:val="002D7E29"/>
    <w:rsid w:val="002D7E2A"/>
    <w:rsid w:val="002D7E3D"/>
    <w:rsid w:val="002D7E7B"/>
    <w:rsid w:val="002D7EE7"/>
    <w:rsid w:val="002D7FB6"/>
    <w:rsid w:val="002D7FE2"/>
    <w:rsid w:val="002E00B9"/>
    <w:rsid w:val="002E01B8"/>
    <w:rsid w:val="002E023E"/>
    <w:rsid w:val="002E02A1"/>
    <w:rsid w:val="002E03CA"/>
    <w:rsid w:val="002E04B3"/>
    <w:rsid w:val="002E058F"/>
    <w:rsid w:val="002E099D"/>
    <w:rsid w:val="002E0A8B"/>
    <w:rsid w:val="002E0ACE"/>
    <w:rsid w:val="002E0B6B"/>
    <w:rsid w:val="002E0BBA"/>
    <w:rsid w:val="002E0CE3"/>
    <w:rsid w:val="002E0D0C"/>
    <w:rsid w:val="002E0D2C"/>
    <w:rsid w:val="002E0DB7"/>
    <w:rsid w:val="002E0DF8"/>
    <w:rsid w:val="002E0E2D"/>
    <w:rsid w:val="002E0E70"/>
    <w:rsid w:val="002E0EC6"/>
    <w:rsid w:val="002E12A4"/>
    <w:rsid w:val="002E12E3"/>
    <w:rsid w:val="002E1316"/>
    <w:rsid w:val="002E141B"/>
    <w:rsid w:val="002E1436"/>
    <w:rsid w:val="002E14EB"/>
    <w:rsid w:val="002E1521"/>
    <w:rsid w:val="002E1622"/>
    <w:rsid w:val="002E16FD"/>
    <w:rsid w:val="002E1762"/>
    <w:rsid w:val="002E17B6"/>
    <w:rsid w:val="002E18E3"/>
    <w:rsid w:val="002E1AD0"/>
    <w:rsid w:val="002E1AEC"/>
    <w:rsid w:val="002E1B40"/>
    <w:rsid w:val="002E1B7C"/>
    <w:rsid w:val="002E1BE8"/>
    <w:rsid w:val="002E1C93"/>
    <w:rsid w:val="002E1E1C"/>
    <w:rsid w:val="002E1FBE"/>
    <w:rsid w:val="002E2184"/>
    <w:rsid w:val="002E2228"/>
    <w:rsid w:val="002E236E"/>
    <w:rsid w:val="002E2410"/>
    <w:rsid w:val="002E2488"/>
    <w:rsid w:val="002E248F"/>
    <w:rsid w:val="002E2544"/>
    <w:rsid w:val="002E25D3"/>
    <w:rsid w:val="002E275E"/>
    <w:rsid w:val="002E2780"/>
    <w:rsid w:val="002E2791"/>
    <w:rsid w:val="002E27C7"/>
    <w:rsid w:val="002E284B"/>
    <w:rsid w:val="002E299C"/>
    <w:rsid w:val="002E29D0"/>
    <w:rsid w:val="002E2A23"/>
    <w:rsid w:val="002E2A31"/>
    <w:rsid w:val="002E2A52"/>
    <w:rsid w:val="002E2AC3"/>
    <w:rsid w:val="002E2E22"/>
    <w:rsid w:val="002E2F50"/>
    <w:rsid w:val="002E308E"/>
    <w:rsid w:val="002E30F2"/>
    <w:rsid w:val="002E3101"/>
    <w:rsid w:val="002E3172"/>
    <w:rsid w:val="002E317D"/>
    <w:rsid w:val="002E330B"/>
    <w:rsid w:val="002E3348"/>
    <w:rsid w:val="002E3371"/>
    <w:rsid w:val="002E3399"/>
    <w:rsid w:val="002E3621"/>
    <w:rsid w:val="002E36FF"/>
    <w:rsid w:val="002E3788"/>
    <w:rsid w:val="002E39D4"/>
    <w:rsid w:val="002E3AEC"/>
    <w:rsid w:val="002E3C52"/>
    <w:rsid w:val="002E3C64"/>
    <w:rsid w:val="002E3DC2"/>
    <w:rsid w:val="002E3DC6"/>
    <w:rsid w:val="002E3E26"/>
    <w:rsid w:val="002E3FAA"/>
    <w:rsid w:val="002E3FB2"/>
    <w:rsid w:val="002E3FC3"/>
    <w:rsid w:val="002E3FFA"/>
    <w:rsid w:val="002E4052"/>
    <w:rsid w:val="002E4248"/>
    <w:rsid w:val="002E4353"/>
    <w:rsid w:val="002E4387"/>
    <w:rsid w:val="002E4579"/>
    <w:rsid w:val="002E45B4"/>
    <w:rsid w:val="002E4624"/>
    <w:rsid w:val="002E4841"/>
    <w:rsid w:val="002E48E4"/>
    <w:rsid w:val="002E498A"/>
    <w:rsid w:val="002E49AF"/>
    <w:rsid w:val="002E4A72"/>
    <w:rsid w:val="002E4B5F"/>
    <w:rsid w:val="002E4BA3"/>
    <w:rsid w:val="002E4BBB"/>
    <w:rsid w:val="002E4DD4"/>
    <w:rsid w:val="002E4E2E"/>
    <w:rsid w:val="002E4E8A"/>
    <w:rsid w:val="002E4F7A"/>
    <w:rsid w:val="002E50D3"/>
    <w:rsid w:val="002E5276"/>
    <w:rsid w:val="002E52C4"/>
    <w:rsid w:val="002E534A"/>
    <w:rsid w:val="002E5401"/>
    <w:rsid w:val="002E56B6"/>
    <w:rsid w:val="002E56EE"/>
    <w:rsid w:val="002E5708"/>
    <w:rsid w:val="002E5772"/>
    <w:rsid w:val="002E57D7"/>
    <w:rsid w:val="002E5839"/>
    <w:rsid w:val="002E5923"/>
    <w:rsid w:val="002E5956"/>
    <w:rsid w:val="002E5A74"/>
    <w:rsid w:val="002E5C2C"/>
    <w:rsid w:val="002E5DF9"/>
    <w:rsid w:val="002E5E0A"/>
    <w:rsid w:val="002E5E6E"/>
    <w:rsid w:val="002E5E7B"/>
    <w:rsid w:val="002E6220"/>
    <w:rsid w:val="002E624B"/>
    <w:rsid w:val="002E6261"/>
    <w:rsid w:val="002E6275"/>
    <w:rsid w:val="002E6358"/>
    <w:rsid w:val="002E645B"/>
    <w:rsid w:val="002E651B"/>
    <w:rsid w:val="002E65D5"/>
    <w:rsid w:val="002E6649"/>
    <w:rsid w:val="002E66EA"/>
    <w:rsid w:val="002E6811"/>
    <w:rsid w:val="002E692A"/>
    <w:rsid w:val="002E6A58"/>
    <w:rsid w:val="002E6B1D"/>
    <w:rsid w:val="002E6B6A"/>
    <w:rsid w:val="002E6C5F"/>
    <w:rsid w:val="002E6C80"/>
    <w:rsid w:val="002E7019"/>
    <w:rsid w:val="002E7080"/>
    <w:rsid w:val="002E73A7"/>
    <w:rsid w:val="002E742B"/>
    <w:rsid w:val="002E74BD"/>
    <w:rsid w:val="002E754A"/>
    <w:rsid w:val="002E75F6"/>
    <w:rsid w:val="002E7682"/>
    <w:rsid w:val="002E7866"/>
    <w:rsid w:val="002E79A5"/>
    <w:rsid w:val="002E7B5A"/>
    <w:rsid w:val="002E7BDE"/>
    <w:rsid w:val="002E7E56"/>
    <w:rsid w:val="002F011C"/>
    <w:rsid w:val="002F02B3"/>
    <w:rsid w:val="002F0427"/>
    <w:rsid w:val="002F054A"/>
    <w:rsid w:val="002F0621"/>
    <w:rsid w:val="002F078C"/>
    <w:rsid w:val="002F079F"/>
    <w:rsid w:val="002F0906"/>
    <w:rsid w:val="002F0929"/>
    <w:rsid w:val="002F0A38"/>
    <w:rsid w:val="002F0A81"/>
    <w:rsid w:val="002F0ADA"/>
    <w:rsid w:val="002F0AFA"/>
    <w:rsid w:val="002F0B13"/>
    <w:rsid w:val="002F0B42"/>
    <w:rsid w:val="002F0B44"/>
    <w:rsid w:val="002F0CD4"/>
    <w:rsid w:val="002F0E09"/>
    <w:rsid w:val="002F0F6D"/>
    <w:rsid w:val="002F1134"/>
    <w:rsid w:val="002F1163"/>
    <w:rsid w:val="002F1176"/>
    <w:rsid w:val="002F11D1"/>
    <w:rsid w:val="002F13C1"/>
    <w:rsid w:val="002F161A"/>
    <w:rsid w:val="002F1756"/>
    <w:rsid w:val="002F17DB"/>
    <w:rsid w:val="002F18B4"/>
    <w:rsid w:val="002F19D1"/>
    <w:rsid w:val="002F1A0B"/>
    <w:rsid w:val="002F1B2E"/>
    <w:rsid w:val="002F1C25"/>
    <w:rsid w:val="002F1CD6"/>
    <w:rsid w:val="002F1D9E"/>
    <w:rsid w:val="002F1E30"/>
    <w:rsid w:val="002F2005"/>
    <w:rsid w:val="002F23E6"/>
    <w:rsid w:val="002F2587"/>
    <w:rsid w:val="002F2634"/>
    <w:rsid w:val="002F2639"/>
    <w:rsid w:val="002F26C2"/>
    <w:rsid w:val="002F2759"/>
    <w:rsid w:val="002F27D3"/>
    <w:rsid w:val="002F28AE"/>
    <w:rsid w:val="002F28B9"/>
    <w:rsid w:val="002F28EB"/>
    <w:rsid w:val="002F2912"/>
    <w:rsid w:val="002F2A5B"/>
    <w:rsid w:val="002F2AAC"/>
    <w:rsid w:val="002F2BA6"/>
    <w:rsid w:val="002F2CB6"/>
    <w:rsid w:val="002F2D1A"/>
    <w:rsid w:val="002F2D22"/>
    <w:rsid w:val="002F2D36"/>
    <w:rsid w:val="002F2D48"/>
    <w:rsid w:val="002F2D79"/>
    <w:rsid w:val="002F2D8E"/>
    <w:rsid w:val="002F2E76"/>
    <w:rsid w:val="002F2F2D"/>
    <w:rsid w:val="002F2F77"/>
    <w:rsid w:val="002F3077"/>
    <w:rsid w:val="002F30AA"/>
    <w:rsid w:val="002F3124"/>
    <w:rsid w:val="002F317E"/>
    <w:rsid w:val="002F3204"/>
    <w:rsid w:val="002F341A"/>
    <w:rsid w:val="002F3482"/>
    <w:rsid w:val="002F355D"/>
    <w:rsid w:val="002F356C"/>
    <w:rsid w:val="002F35D5"/>
    <w:rsid w:val="002F3789"/>
    <w:rsid w:val="002F3798"/>
    <w:rsid w:val="002F37AC"/>
    <w:rsid w:val="002F3A5B"/>
    <w:rsid w:val="002F3DF1"/>
    <w:rsid w:val="002F3F89"/>
    <w:rsid w:val="002F4049"/>
    <w:rsid w:val="002F405D"/>
    <w:rsid w:val="002F41FC"/>
    <w:rsid w:val="002F42BE"/>
    <w:rsid w:val="002F42D4"/>
    <w:rsid w:val="002F43DC"/>
    <w:rsid w:val="002F4536"/>
    <w:rsid w:val="002F4574"/>
    <w:rsid w:val="002F4615"/>
    <w:rsid w:val="002F4673"/>
    <w:rsid w:val="002F48AB"/>
    <w:rsid w:val="002F4AB9"/>
    <w:rsid w:val="002F4AC0"/>
    <w:rsid w:val="002F4AED"/>
    <w:rsid w:val="002F4CB7"/>
    <w:rsid w:val="002F4FB0"/>
    <w:rsid w:val="002F500C"/>
    <w:rsid w:val="002F5049"/>
    <w:rsid w:val="002F50E2"/>
    <w:rsid w:val="002F5175"/>
    <w:rsid w:val="002F5274"/>
    <w:rsid w:val="002F52B0"/>
    <w:rsid w:val="002F5395"/>
    <w:rsid w:val="002F5401"/>
    <w:rsid w:val="002F5433"/>
    <w:rsid w:val="002F5484"/>
    <w:rsid w:val="002F54A9"/>
    <w:rsid w:val="002F558B"/>
    <w:rsid w:val="002F56A2"/>
    <w:rsid w:val="002F5764"/>
    <w:rsid w:val="002F587B"/>
    <w:rsid w:val="002F58A2"/>
    <w:rsid w:val="002F5916"/>
    <w:rsid w:val="002F5932"/>
    <w:rsid w:val="002F599E"/>
    <w:rsid w:val="002F5B44"/>
    <w:rsid w:val="002F5BAC"/>
    <w:rsid w:val="002F5BD0"/>
    <w:rsid w:val="002F5CA0"/>
    <w:rsid w:val="002F5CBF"/>
    <w:rsid w:val="002F5D0B"/>
    <w:rsid w:val="002F5DFE"/>
    <w:rsid w:val="002F5F9F"/>
    <w:rsid w:val="002F60D5"/>
    <w:rsid w:val="002F6175"/>
    <w:rsid w:val="002F6231"/>
    <w:rsid w:val="002F638F"/>
    <w:rsid w:val="002F64D3"/>
    <w:rsid w:val="002F66FF"/>
    <w:rsid w:val="002F6739"/>
    <w:rsid w:val="002F688B"/>
    <w:rsid w:val="002F6A50"/>
    <w:rsid w:val="002F6AF1"/>
    <w:rsid w:val="002F6B77"/>
    <w:rsid w:val="002F6BF4"/>
    <w:rsid w:val="002F6BFE"/>
    <w:rsid w:val="002F6C27"/>
    <w:rsid w:val="002F6D9F"/>
    <w:rsid w:val="002F6DBB"/>
    <w:rsid w:val="002F6DBC"/>
    <w:rsid w:val="002F6DCF"/>
    <w:rsid w:val="002F6EFD"/>
    <w:rsid w:val="002F6F52"/>
    <w:rsid w:val="002F6F9D"/>
    <w:rsid w:val="002F703F"/>
    <w:rsid w:val="002F70BB"/>
    <w:rsid w:val="002F7143"/>
    <w:rsid w:val="002F7163"/>
    <w:rsid w:val="002F7189"/>
    <w:rsid w:val="002F72B6"/>
    <w:rsid w:val="002F734A"/>
    <w:rsid w:val="002F739C"/>
    <w:rsid w:val="002F73FA"/>
    <w:rsid w:val="002F7404"/>
    <w:rsid w:val="002F750B"/>
    <w:rsid w:val="002F750C"/>
    <w:rsid w:val="002F7586"/>
    <w:rsid w:val="002F75FE"/>
    <w:rsid w:val="002F766E"/>
    <w:rsid w:val="002F7673"/>
    <w:rsid w:val="002F76AD"/>
    <w:rsid w:val="002F77C6"/>
    <w:rsid w:val="002F786C"/>
    <w:rsid w:val="002F7908"/>
    <w:rsid w:val="002F7936"/>
    <w:rsid w:val="002F7AB2"/>
    <w:rsid w:val="002F7B2B"/>
    <w:rsid w:val="002F7B91"/>
    <w:rsid w:val="002F7BFC"/>
    <w:rsid w:val="002F7D7E"/>
    <w:rsid w:val="002F7DF8"/>
    <w:rsid w:val="002F7E08"/>
    <w:rsid w:val="002F7E1A"/>
    <w:rsid w:val="002F7EB1"/>
    <w:rsid w:val="002F7F01"/>
    <w:rsid w:val="002F7FD8"/>
    <w:rsid w:val="002F7FDC"/>
    <w:rsid w:val="00300119"/>
    <w:rsid w:val="0030055C"/>
    <w:rsid w:val="003005F8"/>
    <w:rsid w:val="00300630"/>
    <w:rsid w:val="0030066F"/>
    <w:rsid w:val="0030079C"/>
    <w:rsid w:val="00300858"/>
    <w:rsid w:val="003008D1"/>
    <w:rsid w:val="00300A31"/>
    <w:rsid w:val="00300B81"/>
    <w:rsid w:val="00300C39"/>
    <w:rsid w:val="00300D6A"/>
    <w:rsid w:val="00300D97"/>
    <w:rsid w:val="00300E20"/>
    <w:rsid w:val="00300FCB"/>
    <w:rsid w:val="0030101E"/>
    <w:rsid w:val="00301061"/>
    <w:rsid w:val="003012C9"/>
    <w:rsid w:val="0030132D"/>
    <w:rsid w:val="00301425"/>
    <w:rsid w:val="00301523"/>
    <w:rsid w:val="00301581"/>
    <w:rsid w:val="00301853"/>
    <w:rsid w:val="00301953"/>
    <w:rsid w:val="00301A8B"/>
    <w:rsid w:val="00301B36"/>
    <w:rsid w:val="00301C89"/>
    <w:rsid w:val="00301C9D"/>
    <w:rsid w:val="00301DE2"/>
    <w:rsid w:val="00301E15"/>
    <w:rsid w:val="00301E3B"/>
    <w:rsid w:val="00301FF7"/>
    <w:rsid w:val="00302089"/>
    <w:rsid w:val="0030209E"/>
    <w:rsid w:val="003020C7"/>
    <w:rsid w:val="003021FC"/>
    <w:rsid w:val="00302568"/>
    <w:rsid w:val="003025C4"/>
    <w:rsid w:val="00302642"/>
    <w:rsid w:val="00302712"/>
    <w:rsid w:val="0030294C"/>
    <w:rsid w:val="003029E3"/>
    <w:rsid w:val="003029E9"/>
    <w:rsid w:val="00302AE6"/>
    <w:rsid w:val="00302B26"/>
    <w:rsid w:val="00302CAD"/>
    <w:rsid w:val="00302CC7"/>
    <w:rsid w:val="00302D78"/>
    <w:rsid w:val="00302DD9"/>
    <w:rsid w:val="00302DEB"/>
    <w:rsid w:val="00302EC6"/>
    <w:rsid w:val="00302F46"/>
    <w:rsid w:val="00302F8D"/>
    <w:rsid w:val="003030A4"/>
    <w:rsid w:val="00303466"/>
    <w:rsid w:val="0030347A"/>
    <w:rsid w:val="003034C3"/>
    <w:rsid w:val="00303558"/>
    <w:rsid w:val="003035D2"/>
    <w:rsid w:val="00303638"/>
    <w:rsid w:val="003036EE"/>
    <w:rsid w:val="0030373C"/>
    <w:rsid w:val="003039B5"/>
    <w:rsid w:val="003039B8"/>
    <w:rsid w:val="003039BF"/>
    <w:rsid w:val="00303A0B"/>
    <w:rsid w:val="00303A14"/>
    <w:rsid w:val="00303A37"/>
    <w:rsid w:val="00303C01"/>
    <w:rsid w:val="00303C16"/>
    <w:rsid w:val="00304184"/>
    <w:rsid w:val="0030421D"/>
    <w:rsid w:val="00304300"/>
    <w:rsid w:val="00304338"/>
    <w:rsid w:val="00304353"/>
    <w:rsid w:val="003043C7"/>
    <w:rsid w:val="003044D3"/>
    <w:rsid w:val="00304598"/>
    <w:rsid w:val="0030459F"/>
    <w:rsid w:val="003045F0"/>
    <w:rsid w:val="00304633"/>
    <w:rsid w:val="00304635"/>
    <w:rsid w:val="0030470F"/>
    <w:rsid w:val="0030472C"/>
    <w:rsid w:val="00304752"/>
    <w:rsid w:val="003047C8"/>
    <w:rsid w:val="003047D4"/>
    <w:rsid w:val="0030482A"/>
    <w:rsid w:val="0030496D"/>
    <w:rsid w:val="00304A65"/>
    <w:rsid w:val="00304C1F"/>
    <w:rsid w:val="00304D6E"/>
    <w:rsid w:val="00304E39"/>
    <w:rsid w:val="00304F13"/>
    <w:rsid w:val="00304F91"/>
    <w:rsid w:val="00304FA2"/>
    <w:rsid w:val="00304FC1"/>
    <w:rsid w:val="00304FE8"/>
    <w:rsid w:val="003050D0"/>
    <w:rsid w:val="0030521E"/>
    <w:rsid w:val="003052A8"/>
    <w:rsid w:val="003053AB"/>
    <w:rsid w:val="003053FB"/>
    <w:rsid w:val="003054BB"/>
    <w:rsid w:val="0030553F"/>
    <w:rsid w:val="0030556D"/>
    <w:rsid w:val="00305587"/>
    <w:rsid w:val="00305648"/>
    <w:rsid w:val="0030586C"/>
    <w:rsid w:val="003059C0"/>
    <w:rsid w:val="00305A86"/>
    <w:rsid w:val="00305B5B"/>
    <w:rsid w:val="00305D9F"/>
    <w:rsid w:val="00305DE5"/>
    <w:rsid w:val="00305EF8"/>
    <w:rsid w:val="00305EFC"/>
    <w:rsid w:val="00305F59"/>
    <w:rsid w:val="00305F94"/>
    <w:rsid w:val="00306172"/>
    <w:rsid w:val="00306260"/>
    <w:rsid w:val="0030650B"/>
    <w:rsid w:val="00306561"/>
    <w:rsid w:val="003066FF"/>
    <w:rsid w:val="0030678C"/>
    <w:rsid w:val="003067A0"/>
    <w:rsid w:val="00306960"/>
    <w:rsid w:val="003069C7"/>
    <w:rsid w:val="00306A33"/>
    <w:rsid w:val="00306A7F"/>
    <w:rsid w:val="00306C55"/>
    <w:rsid w:val="00306D2F"/>
    <w:rsid w:val="00306EA5"/>
    <w:rsid w:val="00306F01"/>
    <w:rsid w:val="00306FFE"/>
    <w:rsid w:val="00307074"/>
    <w:rsid w:val="00307221"/>
    <w:rsid w:val="003072C2"/>
    <w:rsid w:val="003072F0"/>
    <w:rsid w:val="00307339"/>
    <w:rsid w:val="00307531"/>
    <w:rsid w:val="0030769B"/>
    <w:rsid w:val="0030791D"/>
    <w:rsid w:val="003079CA"/>
    <w:rsid w:val="00307A20"/>
    <w:rsid w:val="00307A53"/>
    <w:rsid w:val="00307AE8"/>
    <w:rsid w:val="00307C38"/>
    <w:rsid w:val="00307D51"/>
    <w:rsid w:val="00307D75"/>
    <w:rsid w:val="00307D89"/>
    <w:rsid w:val="00307EF4"/>
    <w:rsid w:val="00307F56"/>
    <w:rsid w:val="0031007F"/>
    <w:rsid w:val="00310390"/>
    <w:rsid w:val="00310399"/>
    <w:rsid w:val="0031049A"/>
    <w:rsid w:val="003104D9"/>
    <w:rsid w:val="00310645"/>
    <w:rsid w:val="003106A5"/>
    <w:rsid w:val="00310730"/>
    <w:rsid w:val="003109AA"/>
    <w:rsid w:val="00310A94"/>
    <w:rsid w:val="00310B40"/>
    <w:rsid w:val="00310DCE"/>
    <w:rsid w:val="00310E1D"/>
    <w:rsid w:val="00310E5B"/>
    <w:rsid w:val="00310FB7"/>
    <w:rsid w:val="00310FEC"/>
    <w:rsid w:val="003111DC"/>
    <w:rsid w:val="00311438"/>
    <w:rsid w:val="0031161F"/>
    <w:rsid w:val="0031163F"/>
    <w:rsid w:val="00311733"/>
    <w:rsid w:val="00311793"/>
    <w:rsid w:val="003118A2"/>
    <w:rsid w:val="0031195B"/>
    <w:rsid w:val="0031196F"/>
    <w:rsid w:val="003119B9"/>
    <w:rsid w:val="003119DF"/>
    <w:rsid w:val="00311B12"/>
    <w:rsid w:val="00311C89"/>
    <w:rsid w:val="00311D85"/>
    <w:rsid w:val="00311E5C"/>
    <w:rsid w:val="00311F79"/>
    <w:rsid w:val="00312110"/>
    <w:rsid w:val="0031211F"/>
    <w:rsid w:val="0031217B"/>
    <w:rsid w:val="0031218A"/>
    <w:rsid w:val="003121D7"/>
    <w:rsid w:val="0031225F"/>
    <w:rsid w:val="00312281"/>
    <w:rsid w:val="00312293"/>
    <w:rsid w:val="0031229D"/>
    <w:rsid w:val="003122AE"/>
    <w:rsid w:val="003123EC"/>
    <w:rsid w:val="00312426"/>
    <w:rsid w:val="00312525"/>
    <w:rsid w:val="00312608"/>
    <w:rsid w:val="003127E0"/>
    <w:rsid w:val="003127F0"/>
    <w:rsid w:val="003129BA"/>
    <w:rsid w:val="00312A7D"/>
    <w:rsid w:val="00312CBD"/>
    <w:rsid w:val="00312DB4"/>
    <w:rsid w:val="00312E04"/>
    <w:rsid w:val="00312EB8"/>
    <w:rsid w:val="00312F88"/>
    <w:rsid w:val="00312FAF"/>
    <w:rsid w:val="00312FD5"/>
    <w:rsid w:val="003130B9"/>
    <w:rsid w:val="0031325E"/>
    <w:rsid w:val="00313267"/>
    <w:rsid w:val="003132BF"/>
    <w:rsid w:val="00313486"/>
    <w:rsid w:val="003134DB"/>
    <w:rsid w:val="00313538"/>
    <w:rsid w:val="0031354F"/>
    <w:rsid w:val="00313593"/>
    <w:rsid w:val="00313631"/>
    <w:rsid w:val="0031397E"/>
    <w:rsid w:val="00313985"/>
    <w:rsid w:val="003139EB"/>
    <w:rsid w:val="00313E33"/>
    <w:rsid w:val="00314042"/>
    <w:rsid w:val="00314092"/>
    <w:rsid w:val="003140BC"/>
    <w:rsid w:val="00314142"/>
    <w:rsid w:val="0031437E"/>
    <w:rsid w:val="003144C8"/>
    <w:rsid w:val="003144DE"/>
    <w:rsid w:val="003145C5"/>
    <w:rsid w:val="003146B5"/>
    <w:rsid w:val="0031489B"/>
    <w:rsid w:val="003149AB"/>
    <w:rsid w:val="003149EA"/>
    <w:rsid w:val="00314B58"/>
    <w:rsid w:val="00314C64"/>
    <w:rsid w:val="00314C6A"/>
    <w:rsid w:val="00314D66"/>
    <w:rsid w:val="00314E7A"/>
    <w:rsid w:val="0031501E"/>
    <w:rsid w:val="00315021"/>
    <w:rsid w:val="0031526A"/>
    <w:rsid w:val="00315297"/>
    <w:rsid w:val="00315405"/>
    <w:rsid w:val="0031549E"/>
    <w:rsid w:val="00315545"/>
    <w:rsid w:val="0031556A"/>
    <w:rsid w:val="003156AA"/>
    <w:rsid w:val="003156DB"/>
    <w:rsid w:val="00315707"/>
    <w:rsid w:val="003157DE"/>
    <w:rsid w:val="00315818"/>
    <w:rsid w:val="00315833"/>
    <w:rsid w:val="003158B3"/>
    <w:rsid w:val="00315918"/>
    <w:rsid w:val="003159CB"/>
    <w:rsid w:val="00315A55"/>
    <w:rsid w:val="00315A5B"/>
    <w:rsid w:val="00315A83"/>
    <w:rsid w:val="00315AD5"/>
    <w:rsid w:val="00315B78"/>
    <w:rsid w:val="00315BFF"/>
    <w:rsid w:val="00315C93"/>
    <w:rsid w:val="00315CD7"/>
    <w:rsid w:val="00315D99"/>
    <w:rsid w:val="00315E71"/>
    <w:rsid w:val="00315ED2"/>
    <w:rsid w:val="00315F9B"/>
    <w:rsid w:val="0031603F"/>
    <w:rsid w:val="00316198"/>
    <w:rsid w:val="003161F0"/>
    <w:rsid w:val="00316206"/>
    <w:rsid w:val="003162CA"/>
    <w:rsid w:val="003162EB"/>
    <w:rsid w:val="00316349"/>
    <w:rsid w:val="00316477"/>
    <w:rsid w:val="003164D0"/>
    <w:rsid w:val="00316628"/>
    <w:rsid w:val="00316630"/>
    <w:rsid w:val="003166BA"/>
    <w:rsid w:val="0031680C"/>
    <w:rsid w:val="003169DC"/>
    <w:rsid w:val="00316AC8"/>
    <w:rsid w:val="00316B04"/>
    <w:rsid w:val="00316B20"/>
    <w:rsid w:val="00316B52"/>
    <w:rsid w:val="00316C51"/>
    <w:rsid w:val="00316C86"/>
    <w:rsid w:val="00316C8B"/>
    <w:rsid w:val="00316CC9"/>
    <w:rsid w:val="00316D70"/>
    <w:rsid w:val="00316D78"/>
    <w:rsid w:val="00316DB3"/>
    <w:rsid w:val="00316DEA"/>
    <w:rsid w:val="00316E2C"/>
    <w:rsid w:val="00316E3D"/>
    <w:rsid w:val="00316F97"/>
    <w:rsid w:val="0031721F"/>
    <w:rsid w:val="00317250"/>
    <w:rsid w:val="0031726C"/>
    <w:rsid w:val="003172D3"/>
    <w:rsid w:val="0031737C"/>
    <w:rsid w:val="003173C1"/>
    <w:rsid w:val="003175E8"/>
    <w:rsid w:val="00317657"/>
    <w:rsid w:val="003176D1"/>
    <w:rsid w:val="00317736"/>
    <w:rsid w:val="003177D9"/>
    <w:rsid w:val="00317891"/>
    <w:rsid w:val="0031792F"/>
    <w:rsid w:val="00317A5A"/>
    <w:rsid w:val="00317ABD"/>
    <w:rsid w:val="00317B3A"/>
    <w:rsid w:val="00317B3D"/>
    <w:rsid w:val="00317B53"/>
    <w:rsid w:val="00317B9C"/>
    <w:rsid w:val="00317C13"/>
    <w:rsid w:val="00317C2E"/>
    <w:rsid w:val="00317CF4"/>
    <w:rsid w:val="00317DD9"/>
    <w:rsid w:val="00317F49"/>
    <w:rsid w:val="00317FD9"/>
    <w:rsid w:val="0032006F"/>
    <w:rsid w:val="0032015F"/>
    <w:rsid w:val="00320276"/>
    <w:rsid w:val="003204A6"/>
    <w:rsid w:val="003206D4"/>
    <w:rsid w:val="0032077B"/>
    <w:rsid w:val="003207D9"/>
    <w:rsid w:val="003207F1"/>
    <w:rsid w:val="003208FC"/>
    <w:rsid w:val="00320A3A"/>
    <w:rsid w:val="00320B02"/>
    <w:rsid w:val="00320BF2"/>
    <w:rsid w:val="00320C32"/>
    <w:rsid w:val="00320C7F"/>
    <w:rsid w:val="00320CC9"/>
    <w:rsid w:val="00320CF8"/>
    <w:rsid w:val="00320D09"/>
    <w:rsid w:val="00320DA7"/>
    <w:rsid w:val="00320DB7"/>
    <w:rsid w:val="00320DFD"/>
    <w:rsid w:val="00320E4B"/>
    <w:rsid w:val="00320FB5"/>
    <w:rsid w:val="003210E6"/>
    <w:rsid w:val="00321149"/>
    <w:rsid w:val="00321254"/>
    <w:rsid w:val="00321261"/>
    <w:rsid w:val="003212B5"/>
    <w:rsid w:val="0032131B"/>
    <w:rsid w:val="0032132B"/>
    <w:rsid w:val="00321340"/>
    <w:rsid w:val="003213F0"/>
    <w:rsid w:val="0032155E"/>
    <w:rsid w:val="0032156B"/>
    <w:rsid w:val="0032159D"/>
    <w:rsid w:val="003215A6"/>
    <w:rsid w:val="0032164E"/>
    <w:rsid w:val="0032165C"/>
    <w:rsid w:val="003216A9"/>
    <w:rsid w:val="003216EB"/>
    <w:rsid w:val="00321899"/>
    <w:rsid w:val="00321A3C"/>
    <w:rsid w:val="00321A95"/>
    <w:rsid w:val="00321B01"/>
    <w:rsid w:val="00321B5A"/>
    <w:rsid w:val="00321BFF"/>
    <w:rsid w:val="00321CC9"/>
    <w:rsid w:val="00321D0D"/>
    <w:rsid w:val="00321ED6"/>
    <w:rsid w:val="00321EDB"/>
    <w:rsid w:val="00321F72"/>
    <w:rsid w:val="00321F94"/>
    <w:rsid w:val="00321FBE"/>
    <w:rsid w:val="00321FDF"/>
    <w:rsid w:val="0032208F"/>
    <w:rsid w:val="003220C9"/>
    <w:rsid w:val="00322132"/>
    <w:rsid w:val="0032223E"/>
    <w:rsid w:val="0032225B"/>
    <w:rsid w:val="00322262"/>
    <w:rsid w:val="00322402"/>
    <w:rsid w:val="003224C8"/>
    <w:rsid w:val="003226BC"/>
    <w:rsid w:val="0032270F"/>
    <w:rsid w:val="0032275A"/>
    <w:rsid w:val="003227D9"/>
    <w:rsid w:val="00322A1D"/>
    <w:rsid w:val="00322AAC"/>
    <w:rsid w:val="00322CA7"/>
    <w:rsid w:val="00322D13"/>
    <w:rsid w:val="00322D2B"/>
    <w:rsid w:val="00322EF0"/>
    <w:rsid w:val="0032313A"/>
    <w:rsid w:val="003231B5"/>
    <w:rsid w:val="00323261"/>
    <w:rsid w:val="0032347D"/>
    <w:rsid w:val="0032359E"/>
    <w:rsid w:val="00323640"/>
    <w:rsid w:val="003237C7"/>
    <w:rsid w:val="003239D3"/>
    <w:rsid w:val="00323A1F"/>
    <w:rsid w:val="00323BB0"/>
    <w:rsid w:val="00323BB3"/>
    <w:rsid w:val="00323CDF"/>
    <w:rsid w:val="00323F47"/>
    <w:rsid w:val="0032406D"/>
    <w:rsid w:val="00324073"/>
    <w:rsid w:val="003240E3"/>
    <w:rsid w:val="00324430"/>
    <w:rsid w:val="00324707"/>
    <w:rsid w:val="00324711"/>
    <w:rsid w:val="00324730"/>
    <w:rsid w:val="00324801"/>
    <w:rsid w:val="00324986"/>
    <w:rsid w:val="003249EE"/>
    <w:rsid w:val="00324A2B"/>
    <w:rsid w:val="00324A9E"/>
    <w:rsid w:val="00324B0A"/>
    <w:rsid w:val="00324C94"/>
    <w:rsid w:val="00324DAA"/>
    <w:rsid w:val="00324DD7"/>
    <w:rsid w:val="00324DF1"/>
    <w:rsid w:val="00324E50"/>
    <w:rsid w:val="00324F4B"/>
    <w:rsid w:val="003250A0"/>
    <w:rsid w:val="003250DD"/>
    <w:rsid w:val="00325103"/>
    <w:rsid w:val="00325132"/>
    <w:rsid w:val="00325317"/>
    <w:rsid w:val="0032537B"/>
    <w:rsid w:val="003253B5"/>
    <w:rsid w:val="003253FD"/>
    <w:rsid w:val="003254F2"/>
    <w:rsid w:val="003256A1"/>
    <w:rsid w:val="003256AF"/>
    <w:rsid w:val="00325721"/>
    <w:rsid w:val="003257C6"/>
    <w:rsid w:val="00325826"/>
    <w:rsid w:val="00325839"/>
    <w:rsid w:val="0032588E"/>
    <w:rsid w:val="00325900"/>
    <w:rsid w:val="00325903"/>
    <w:rsid w:val="00325BC4"/>
    <w:rsid w:val="00325C23"/>
    <w:rsid w:val="00325DFF"/>
    <w:rsid w:val="00325FCB"/>
    <w:rsid w:val="00326032"/>
    <w:rsid w:val="00326045"/>
    <w:rsid w:val="00326138"/>
    <w:rsid w:val="00326148"/>
    <w:rsid w:val="003261F2"/>
    <w:rsid w:val="0032621E"/>
    <w:rsid w:val="00326355"/>
    <w:rsid w:val="003265F9"/>
    <w:rsid w:val="00326608"/>
    <w:rsid w:val="00326733"/>
    <w:rsid w:val="0032673E"/>
    <w:rsid w:val="00326765"/>
    <w:rsid w:val="00326849"/>
    <w:rsid w:val="00326907"/>
    <w:rsid w:val="00326A73"/>
    <w:rsid w:val="00326AF4"/>
    <w:rsid w:val="00326BA7"/>
    <w:rsid w:val="00326C5B"/>
    <w:rsid w:val="00326CD8"/>
    <w:rsid w:val="00326D11"/>
    <w:rsid w:val="00326D2B"/>
    <w:rsid w:val="00326ED5"/>
    <w:rsid w:val="00326F43"/>
    <w:rsid w:val="00326F90"/>
    <w:rsid w:val="00326F9D"/>
    <w:rsid w:val="0032714C"/>
    <w:rsid w:val="003271C1"/>
    <w:rsid w:val="003272C6"/>
    <w:rsid w:val="00327301"/>
    <w:rsid w:val="0032732C"/>
    <w:rsid w:val="003275A7"/>
    <w:rsid w:val="003276CB"/>
    <w:rsid w:val="00327881"/>
    <w:rsid w:val="003278F2"/>
    <w:rsid w:val="00327975"/>
    <w:rsid w:val="003279DA"/>
    <w:rsid w:val="00327A42"/>
    <w:rsid w:val="00327C6E"/>
    <w:rsid w:val="00327CDB"/>
    <w:rsid w:val="00327E50"/>
    <w:rsid w:val="00327E88"/>
    <w:rsid w:val="00327F4A"/>
    <w:rsid w:val="00327FFB"/>
    <w:rsid w:val="00330059"/>
    <w:rsid w:val="00330137"/>
    <w:rsid w:val="003301FD"/>
    <w:rsid w:val="00330251"/>
    <w:rsid w:val="0033033E"/>
    <w:rsid w:val="0033064C"/>
    <w:rsid w:val="00330650"/>
    <w:rsid w:val="00330714"/>
    <w:rsid w:val="003309D7"/>
    <w:rsid w:val="00330A50"/>
    <w:rsid w:val="00330A56"/>
    <w:rsid w:val="00330B07"/>
    <w:rsid w:val="00330B64"/>
    <w:rsid w:val="00330B6D"/>
    <w:rsid w:val="00330BD8"/>
    <w:rsid w:val="00330C82"/>
    <w:rsid w:val="00330CAC"/>
    <w:rsid w:val="00330D49"/>
    <w:rsid w:val="00330E55"/>
    <w:rsid w:val="00330F7E"/>
    <w:rsid w:val="00330FC6"/>
    <w:rsid w:val="0033106D"/>
    <w:rsid w:val="003310BB"/>
    <w:rsid w:val="003311B7"/>
    <w:rsid w:val="00331253"/>
    <w:rsid w:val="00331326"/>
    <w:rsid w:val="0033133F"/>
    <w:rsid w:val="00331457"/>
    <w:rsid w:val="0033148B"/>
    <w:rsid w:val="00331593"/>
    <w:rsid w:val="003317CD"/>
    <w:rsid w:val="003317F3"/>
    <w:rsid w:val="00331862"/>
    <w:rsid w:val="003318E9"/>
    <w:rsid w:val="00331966"/>
    <w:rsid w:val="00331995"/>
    <w:rsid w:val="003319A5"/>
    <w:rsid w:val="00331A48"/>
    <w:rsid w:val="00331A5B"/>
    <w:rsid w:val="00331A76"/>
    <w:rsid w:val="00331ADA"/>
    <w:rsid w:val="00331BD3"/>
    <w:rsid w:val="00331C7D"/>
    <w:rsid w:val="00331E17"/>
    <w:rsid w:val="00331FA7"/>
    <w:rsid w:val="00332073"/>
    <w:rsid w:val="003320A6"/>
    <w:rsid w:val="003320E4"/>
    <w:rsid w:val="0033224B"/>
    <w:rsid w:val="0033226A"/>
    <w:rsid w:val="003323B1"/>
    <w:rsid w:val="003324AE"/>
    <w:rsid w:val="0033254F"/>
    <w:rsid w:val="003325C2"/>
    <w:rsid w:val="0033273C"/>
    <w:rsid w:val="003327DA"/>
    <w:rsid w:val="003328C1"/>
    <w:rsid w:val="00332A1C"/>
    <w:rsid w:val="00332A3B"/>
    <w:rsid w:val="00332AA7"/>
    <w:rsid w:val="00332B3D"/>
    <w:rsid w:val="00332C1F"/>
    <w:rsid w:val="00332F09"/>
    <w:rsid w:val="003330E6"/>
    <w:rsid w:val="003330F4"/>
    <w:rsid w:val="003332EF"/>
    <w:rsid w:val="00333392"/>
    <w:rsid w:val="003333FB"/>
    <w:rsid w:val="00333422"/>
    <w:rsid w:val="003335B3"/>
    <w:rsid w:val="003335E4"/>
    <w:rsid w:val="0033360A"/>
    <w:rsid w:val="00333616"/>
    <w:rsid w:val="0033371A"/>
    <w:rsid w:val="00333964"/>
    <w:rsid w:val="00333B70"/>
    <w:rsid w:val="00333BC5"/>
    <w:rsid w:val="00333D76"/>
    <w:rsid w:val="00333DBF"/>
    <w:rsid w:val="00333E29"/>
    <w:rsid w:val="00333E3E"/>
    <w:rsid w:val="00333EFE"/>
    <w:rsid w:val="003340E7"/>
    <w:rsid w:val="00334264"/>
    <w:rsid w:val="0033440F"/>
    <w:rsid w:val="00334513"/>
    <w:rsid w:val="003345D5"/>
    <w:rsid w:val="00334644"/>
    <w:rsid w:val="0033481E"/>
    <w:rsid w:val="00334966"/>
    <w:rsid w:val="00334AC6"/>
    <w:rsid w:val="00334B16"/>
    <w:rsid w:val="00334BEC"/>
    <w:rsid w:val="00334C4E"/>
    <w:rsid w:val="00334CC9"/>
    <w:rsid w:val="00334E00"/>
    <w:rsid w:val="00334E47"/>
    <w:rsid w:val="00334E66"/>
    <w:rsid w:val="00334E7D"/>
    <w:rsid w:val="00334F8D"/>
    <w:rsid w:val="00335088"/>
    <w:rsid w:val="003350A3"/>
    <w:rsid w:val="003350E7"/>
    <w:rsid w:val="0033515F"/>
    <w:rsid w:val="00335278"/>
    <w:rsid w:val="003352B6"/>
    <w:rsid w:val="00335387"/>
    <w:rsid w:val="00335678"/>
    <w:rsid w:val="003356B6"/>
    <w:rsid w:val="003356C5"/>
    <w:rsid w:val="003356E9"/>
    <w:rsid w:val="00335730"/>
    <w:rsid w:val="003357AC"/>
    <w:rsid w:val="0033580D"/>
    <w:rsid w:val="00335960"/>
    <w:rsid w:val="00335B65"/>
    <w:rsid w:val="00335B6D"/>
    <w:rsid w:val="00335BBC"/>
    <w:rsid w:val="00335C04"/>
    <w:rsid w:val="00335D32"/>
    <w:rsid w:val="00335D93"/>
    <w:rsid w:val="00335ED8"/>
    <w:rsid w:val="00335FBA"/>
    <w:rsid w:val="0033616E"/>
    <w:rsid w:val="003361D0"/>
    <w:rsid w:val="003361E7"/>
    <w:rsid w:val="003362ED"/>
    <w:rsid w:val="0033640B"/>
    <w:rsid w:val="003364E5"/>
    <w:rsid w:val="003366EC"/>
    <w:rsid w:val="0033678F"/>
    <w:rsid w:val="00336834"/>
    <w:rsid w:val="00336885"/>
    <w:rsid w:val="003368A7"/>
    <w:rsid w:val="0033695A"/>
    <w:rsid w:val="0033697F"/>
    <w:rsid w:val="00336C3F"/>
    <w:rsid w:val="00336CE2"/>
    <w:rsid w:val="0033712D"/>
    <w:rsid w:val="0033723C"/>
    <w:rsid w:val="0033727E"/>
    <w:rsid w:val="00337280"/>
    <w:rsid w:val="0033742C"/>
    <w:rsid w:val="003374FE"/>
    <w:rsid w:val="0033751D"/>
    <w:rsid w:val="003377CB"/>
    <w:rsid w:val="00337811"/>
    <w:rsid w:val="003378F3"/>
    <w:rsid w:val="00337930"/>
    <w:rsid w:val="00337A30"/>
    <w:rsid w:val="00337A8F"/>
    <w:rsid w:val="00337C2C"/>
    <w:rsid w:val="00337D2D"/>
    <w:rsid w:val="00337D7C"/>
    <w:rsid w:val="00337E78"/>
    <w:rsid w:val="00337F15"/>
    <w:rsid w:val="00337FF8"/>
    <w:rsid w:val="00340009"/>
    <w:rsid w:val="003400AE"/>
    <w:rsid w:val="00340316"/>
    <w:rsid w:val="0034033F"/>
    <w:rsid w:val="003403A4"/>
    <w:rsid w:val="003403EA"/>
    <w:rsid w:val="003404B8"/>
    <w:rsid w:val="003405D0"/>
    <w:rsid w:val="003407B2"/>
    <w:rsid w:val="00340901"/>
    <w:rsid w:val="00340A42"/>
    <w:rsid w:val="00340B93"/>
    <w:rsid w:val="00340C3A"/>
    <w:rsid w:val="00340C3C"/>
    <w:rsid w:val="00340DD7"/>
    <w:rsid w:val="00340DF3"/>
    <w:rsid w:val="00340E3C"/>
    <w:rsid w:val="0034124A"/>
    <w:rsid w:val="00341386"/>
    <w:rsid w:val="00341543"/>
    <w:rsid w:val="003415A6"/>
    <w:rsid w:val="00341644"/>
    <w:rsid w:val="0034172E"/>
    <w:rsid w:val="00341733"/>
    <w:rsid w:val="003417B1"/>
    <w:rsid w:val="003417D2"/>
    <w:rsid w:val="0034184E"/>
    <w:rsid w:val="00341879"/>
    <w:rsid w:val="003418CF"/>
    <w:rsid w:val="00341975"/>
    <w:rsid w:val="00341A92"/>
    <w:rsid w:val="00341BE1"/>
    <w:rsid w:val="00341CF3"/>
    <w:rsid w:val="00341D9C"/>
    <w:rsid w:val="00341E9B"/>
    <w:rsid w:val="00342055"/>
    <w:rsid w:val="00342135"/>
    <w:rsid w:val="00342156"/>
    <w:rsid w:val="0034216B"/>
    <w:rsid w:val="00342182"/>
    <w:rsid w:val="0034226D"/>
    <w:rsid w:val="003423E9"/>
    <w:rsid w:val="00342496"/>
    <w:rsid w:val="003424B2"/>
    <w:rsid w:val="003424ED"/>
    <w:rsid w:val="00342675"/>
    <w:rsid w:val="003426B5"/>
    <w:rsid w:val="00342806"/>
    <w:rsid w:val="003428C8"/>
    <w:rsid w:val="0034292D"/>
    <w:rsid w:val="00342972"/>
    <w:rsid w:val="003429D0"/>
    <w:rsid w:val="00342A23"/>
    <w:rsid w:val="00342AC0"/>
    <w:rsid w:val="00342B0E"/>
    <w:rsid w:val="00342C24"/>
    <w:rsid w:val="00342D86"/>
    <w:rsid w:val="00342DA3"/>
    <w:rsid w:val="00342DE0"/>
    <w:rsid w:val="00342E2A"/>
    <w:rsid w:val="00342F3E"/>
    <w:rsid w:val="00342F4C"/>
    <w:rsid w:val="00342F6A"/>
    <w:rsid w:val="00342F96"/>
    <w:rsid w:val="00342FBC"/>
    <w:rsid w:val="00343047"/>
    <w:rsid w:val="003432C2"/>
    <w:rsid w:val="003433BA"/>
    <w:rsid w:val="00343461"/>
    <w:rsid w:val="003434EB"/>
    <w:rsid w:val="0034356C"/>
    <w:rsid w:val="00343595"/>
    <w:rsid w:val="00343679"/>
    <w:rsid w:val="003436C6"/>
    <w:rsid w:val="00343708"/>
    <w:rsid w:val="00343905"/>
    <w:rsid w:val="00343B2D"/>
    <w:rsid w:val="00343B6C"/>
    <w:rsid w:val="00343BC2"/>
    <w:rsid w:val="00343C22"/>
    <w:rsid w:val="00343E29"/>
    <w:rsid w:val="00343EBD"/>
    <w:rsid w:val="00343ED4"/>
    <w:rsid w:val="00343F2F"/>
    <w:rsid w:val="00344085"/>
    <w:rsid w:val="0034408A"/>
    <w:rsid w:val="0034411D"/>
    <w:rsid w:val="0034425C"/>
    <w:rsid w:val="0034425D"/>
    <w:rsid w:val="00344307"/>
    <w:rsid w:val="00344405"/>
    <w:rsid w:val="0034442C"/>
    <w:rsid w:val="0034445F"/>
    <w:rsid w:val="003444D6"/>
    <w:rsid w:val="00344502"/>
    <w:rsid w:val="0034458B"/>
    <w:rsid w:val="00344598"/>
    <w:rsid w:val="0034468F"/>
    <w:rsid w:val="0034477C"/>
    <w:rsid w:val="00344A6A"/>
    <w:rsid w:val="00344C3D"/>
    <w:rsid w:val="00344CB9"/>
    <w:rsid w:val="00344DC8"/>
    <w:rsid w:val="00345021"/>
    <w:rsid w:val="00345142"/>
    <w:rsid w:val="003451A8"/>
    <w:rsid w:val="0034529D"/>
    <w:rsid w:val="003453D5"/>
    <w:rsid w:val="00345427"/>
    <w:rsid w:val="00345462"/>
    <w:rsid w:val="003454BF"/>
    <w:rsid w:val="00345617"/>
    <w:rsid w:val="0034575E"/>
    <w:rsid w:val="0034582C"/>
    <w:rsid w:val="0034587A"/>
    <w:rsid w:val="003458ED"/>
    <w:rsid w:val="00345A3D"/>
    <w:rsid w:val="00345BF2"/>
    <w:rsid w:val="00345D4C"/>
    <w:rsid w:val="00345D80"/>
    <w:rsid w:val="00345E47"/>
    <w:rsid w:val="00345F0A"/>
    <w:rsid w:val="00345F71"/>
    <w:rsid w:val="00345FDB"/>
    <w:rsid w:val="0034603C"/>
    <w:rsid w:val="0034604C"/>
    <w:rsid w:val="00346179"/>
    <w:rsid w:val="0034645F"/>
    <w:rsid w:val="00346558"/>
    <w:rsid w:val="00346711"/>
    <w:rsid w:val="00346827"/>
    <w:rsid w:val="00346851"/>
    <w:rsid w:val="003468D5"/>
    <w:rsid w:val="00346C7A"/>
    <w:rsid w:val="00346CF4"/>
    <w:rsid w:val="00346D45"/>
    <w:rsid w:val="00346D73"/>
    <w:rsid w:val="00346EDF"/>
    <w:rsid w:val="00346FBB"/>
    <w:rsid w:val="00347033"/>
    <w:rsid w:val="0034710C"/>
    <w:rsid w:val="00347153"/>
    <w:rsid w:val="003475EA"/>
    <w:rsid w:val="00347767"/>
    <w:rsid w:val="003477A2"/>
    <w:rsid w:val="003477A6"/>
    <w:rsid w:val="0034788B"/>
    <w:rsid w:val="00347932"/>
    <w:rsid w:val="00347BA5"/>
    <w:rsid w:val="00347DB3"/>
    <w:rsid w:val="0035004A"/>
    <w:rsid w:val="0035010C"/>
    <w:rsid w:val="0035011E"/>
    <w:rsid w:val="003502E6"/>
    <w:rsid w:val="00350338"/>
    <w:rsid w:val="003504D2"/>
    <w:rsid w:val="0035053C"/>
    <w:rsid w:val="00350653"/>
    <w:rsid w:val="00350744"/>
    <w:rsid w:val="0035079C"/>
    <w:rsid w:val="003508D8"/>
    <w:rsid w:val="0035099F"/>
    <w:rsid w:val="003509C3"/>
    <w:rsid w:val="00350AA0"/>
    <w:rsid w:val="00350ADE"/>
    <w:rsid w:val="00350BA2"/>
    <w:rsid w:val="00350C92"/>
    <w:rsid w:val="00350CD1"/>
    <w:rsid w:val="00350D4D"/>
    <w:rsid w:val="00350D77"/>
    <w:rsid w:val="00350EA3"/>
    <w:rsid w:val="00351051"/>
    <w:rsid w:val="003512FB"/>
    <w:rsid w:val="00351348"/>
    <w:rsid w:val="0035147A"/>
    <w:rsid w:val="003515EE"/>
    <w:rsid w:val="0035162B"/>
    <w:rsid w:val="00351641"/>
    <w:rsid w:val="00351670"/>
    <w:rsid w:val="0035169E"/>
    <w:rsid w:val="003519CE"/>
    <w:rsid w:val="00351A37"/>
    <w:rsid w:val="00351AB4"/>
    <w:rsid w:val="00351BFF"/>
    <w:rsid w:val="00351D89"/>
    <w:rsid w:val="00351FE8"/>
    <w:rsid w:val="00352354"/>
    <w:rsid w:val="0035235B"/>
    <w:rsid w:val="0035255C"/>
    <w:rsid w:val="00352671"/>
    <w:rsid w:val="003526B7"/>
    <w:rsid w:val="00352889"/>
    <w:rsid w:val="003528EF"/>
    <w:rsid w:val="003528F3"/>
    <w:rsid w:val="00352994"/>
    <w:rsid w:val="00352A20"/>
    <w:rsid w:val="00352A21"/>
    <w:rsid w:val="00352A26"/>
    <w:rsid w:val="00352B4D"/>
    <w:rsid w:val="00352BCD"/>
    <w:rsid w:val="00352D37"/>
    <w:rsid w:val="00352DB5"/>
    <w:rsid w:val="00352E28"/>
    <w:rsid w:val="00352E2E"/>
    <w:rsid w:val="00352E78"/>
    <w:rsid w:val="00352F72"/>
    <w:rsid w:val="0035305A"/>
    <w:rsid w:val="0035319E"/>
    <w:rsid w:val="0035329D"/>
    <w:rsid w:val="003532CD"/>
    <w:rsid w:val="00353317"/>
    <w:rsid w:val="0035334F"/>
    <w:rsid w:val="0035339E"/>
    <w:rsid w:val="00353467"/>
    <w:rsid w:val="003534B1"/>
    <w:rsid w:val="00353588"/>
    <w:rsid w:val="003535F7"/>
    <w:rsid w:val="003536A0"/>
    <w:rsid w:val="003536E9"/>
    <w:rsid w:val="003539A1"/>
    <w:rsid w:val="00353A39"/>
    <w:rsid w:val="00353ABA"/>
    <w:rsid w:val="00353AC9"/>
    <w:rsid w:val="00353B63"/>
    <w:rsid w:val="00353C3C"/>
    <w:rsid w:val="00353C5F"/>
    <w:rsid w:val="00353DDB"/>
    <w:rsid w:val="00353F66"/>
    <w:rsid w:val="00354098"/>
    <w:rsid w:val="003541C1"/>
    <w:rsid w:val="003541F8"/>
    <w:rsid w:val="003546CC"/>
    <w:rsid w:val="003547F6"/>
    <w:rsid w:val="0035483D"/>
    <w:rsid w:val="00354855"/>
    <w:rsid w:val="0035487A"/>
    <w:rsid w:val="00354979"/>
    <w:rsid w:val="003549D0"/>
    <w:rsid w:val="00354B89"/>
    <w:rsid w:val="00354D35"/>
    <w:rsid w:val="00354DE8"/>
    <w:rsid w:val="00354EE9"/>
    <w:rsid w:val="00354F12"/>
    <w:rsid w:val="00355081"/>
    <w:rsid w:val="00355083"/>
    <w:rsid w:val="0035515B"/>
    <w:rsid w:val="003551CE"/>
    <w:rsid w:val="003552DC"/>
    <w:rsid w:val="003552F7"/>
    <w:rsid w:val="0035531F"/>
    <w:rsid w:val="003553BE"/>
    <w:rsid w:val="00355457"/>
    <w:rsid w:val="003554A4"/>
    <w:rsid w:val="003555D5"/>
    <w:rsid w:val="003556F8"/>
    <w:rsid w:val="003557D2"/>
    <w:rsid w:val="00355818"/>
    <w:rsid w:val="00355A11"/>
    <w:rsid w:val="00355B9D"/>
    <w:rsid w:val="00355C09"/>
    <w:rsid w:val="00355E3F"/>
    <w:rsid w:val="00355E97"/>
    <w:rsid w:val="00355F3F"/>
    <w:rsid w:val="0035603D"/>
    <w:rsid w:val="00356126"/>
    <w:rsid w:val="003561E1"/>
    <w:rsid w:val="00356213"/>
    <w:rsid w:val="003562E2"/>
    <w:rsid w:val="003564C1"/>
    <w:rsid w:val="003564F8"/>
    <w:rsid w:val="00356530"/>
    <w:rsid w:val="0035656B"/>
    <w:rsid w:val="00356832"/>
    <w:rsid w:val="003568F6"/>
    <w:rsid w:val="0035690E"/>
    <w:rsid w:val="00356952"/>
    <w:rsid w:val="003569F2"/>
    <w:rsid w:val="00356B0C"/>
    <w:rsid w:val="00356B40"/>
    <w:rsid w:val="00356B4C"/>
    <w:rsid w:val="00356C97"/>
    <w:rsid w:val="00356D58"/>
    <w:rsid w:val="00356DDB"/>
    <w:rsid w:val="00356E20"/>
    <w:rsid w:val="00356EF5"/>
    <w:rsid w:val="0035717A"/>
    <w:rsid w:val="0035718B"/>
    <w:rsid w:val="00357284"/>
    <w:rsid w:val="0035750D"/>
    <w:rsid w:val="003576D0"/>
    <w:rsid w:val="00357859"/>
    <w:rsid w:val="0035789F"/>
    <w:rsid w:val="00357A01"/>
    <w:rsid w:val="00357A43"/>
    <w:rsid w:val="00357AE7"/>
    <w:rsid w:val="00357BF4"/>
    <w:rsid w:val="00357C0D"/>
    <w:rsid w:val="00357C39"/>
    <w:rsid w:val="00357D2B"/>
    <w:rsid w:val="00357D73"/>
    <w:rsid w:val="00357E3E"/>
    <w:rsid w:val="00357E67"/>
    <w:rsid w:val="00360103"/>
    <w:rsid w:val="00360175"/>
    <w:rsid w:val="003601C0"/>
    <w:rsid w:val="003603B7"/>
    <w:rsid w:val="003603DC"/>
    <w:rsid w:val="00360420"/>
    <w:rsid w:val="00360490"/>
    <w:rsid w:val="00360550"/>
    <w:rsid w:val="0036056D"/>
    <w:rsid w:val="00360658"/>
    <w:rsid w:val="00360679"/>
    <w:rsid w:val="003606BA"/>
    <w:rsid w:val="003607D8"/>
    <w:rsid w:val="00360824"/>
    <w:rsid w:val="00360A06"/>
    <w:rsid w:val="00360B9C"/>
    <w:rsid w:val="00360C29"/>
    <w:rsid w:val="00360DE3"/>
    <w:rsid w:val="00360F4D"/>
    <w:rsid w:val="00360F9A"/>
    <w:rsid w:val="003610BF"/>
    <w:rsid w:val="0036119D"/>
    <w:rsid w:val="003613C2"/>
    <w:rsid w:val="00361655"/>
    <w:rsid w:val="0036165B"/>
    <w:rsid w:val="00361741"/>
    <w:rsid w:val="00361767"/>
    <w:rsid w:val="003617DF"/>
    <w:rsid w:val="003618DE"/>
    <w:rsid w:val="0036196C"/>
    <w:rsid w:val="00361B2F"/>
    <w:rsid w:val="00361B4B"/>
    <w:rsid w:val="00361B8C"/>
    <w:rsid w:val="00361C86"/>
    <w:rsid w:val="00361CB6"/>
    <w:rsid w:val="00361DB0"/>
    <w:rsid w:val="00361EC5"/>
    <w:rsid w:val="00361F15"/>
    <w:rsid w:val="00362010"/>
    <w:rsid w:val="0036209D"/>
    <w:rsid w:val="003620D4"/>
    <w:rsid w:val="003621F7"/>
    <w:rsid w:val="00362250"/>
    <w:rsid w:val="0036225F"/>
    <w:rsid w:val="003622B2"/>
    <w:rsid w:val="0036230D"/>
    <w:rsid w:val="003624B3"/>
    <w:rsid w:val="0036255A"/>
    <w:rsid w:val="003625D9"/>
    <w:rsid w:val="003626C8"/>
    <w:rsid w:val="0036290A"/>
    <w:rsid w:val="00362A2A"/>
    <w:rsid w:val="00362BA7"/>
    <w:rsid w:val="00362CB2"/>
    <w:rsid w:val="00362D3D"/>
    <w:rsid w:val="00362D86"/>
    <w:rsid w:val="00362DDD"/>
    <w:rsid w:val="00362E04"/>
    <w:rsid w:val="00362E53"/>
    <w:rsid w:val="00362FF9"/>
    <w:rsid w:val="0036304F"/>
    <w:rsid w:val="003630C9"/>
    <w:rsid w:val="003630CE"/>
    <w:rsid w:val="00363145"/>
    <w:rsid w:val="0036317D"/>
    <w:rsid w:val="00363196"/>
    <w:rsid w:val="003631E6"/>
    <w:rsid w:val="0036333F"/>
    <w:rsid w:val="00363389"/>
    <w:rsid w:val="0036350C"/>
    <w:rsid w:val="0036361B"/>
    <w:rsid w:val="00363650"/>
    <w:rsid w:val="00363716"/>
    <w:rsid w:val="00363730"/>
    <w:rsid w:val="0036378C"/>
    <w:rsid w:val="003637C5"/>
    <w:rsid w:val="0036389A"/>
    <w:rsid w:val="00363937"/>
    <w:rsid w:val="00363F09"/>
    <w:rsid w:val="00363F2A"/>
    <w:rsid w:val="00364038"/>
    <w:rsid w:val="0036404F"/>
    <w:rsid w:val="00364052"/>
    <w:rsid w:val="00364073"/>
    <w:rsid w:val="00364107"/>
    <w:rsid w:val="00364216"/>
    <w:rsid w:val="00364268"/>
    <w:rsid w:val="00364316"/>
    <w:rsid w:val="003644CC"/>
    <w:rsid w:val="00364579"/>
    <w:rsid w:val="003645A3"/>
    <w:rsid w:val="00364609"/>
    <w:rsid w:val="0036470C"/>
    <w:rsid w:val="003647AC"/>
    <w:rsid w:val="003647ED"/>
    <w:rsid w:val="00364855"/>
    <w:rsid w:val="003648CA"/>
    <w:rsid w:val="00364921"/>
    <w:rsid w:val="003649EE"/>
    <w:rsid w:val="00364B08"/>
    <w:rsid w:val="00364B28"/>
    <w:rsid w:val="00364C33"/>
    <w:rsid w:val="00364D15"/>
    <w:rsid w:val="00364E09"/>
    <w:rsid w:val="00364E41"/>
    <w:rsid w:val="00364E78"/>
    <w:rsid w:val="00364EA8"/>
    <w:rsid w:val="003650AE"/>
    <w:rsid w:val="003651AE"/>
    <w:rsid w:val="00365432"/>
    <w:rsid w:val="00365452"/>
    <w:rsid w:val="003654FC"/>
    <w:rsid w:val="00365506"/>
    <w:rsid w:val="003655AA"/>
    <w:rsid w:val="003655BE"/>
    <w:rsid w:val="003656C1"/>
    <w:rsid w:val="00365712"/>
    <w:rsid w:val="00365723"/>
    <w:rsid w:val="0036572B"/>
    <w:rsid w:val="0036572E"/>
    <w:rsid w:val="00365763"/>
    <w:rsid w:val="00365B13"/>
    <w:rsid w:val="00365BF2"/>
    <w:rsid w:val="00365D9D"/>
    <w:rsid w:val="00365DCF"/>
    <w:rsid w:val="00365E83"/>
    <w:rsid w:val="0036615F"/>
    <w:rsid w:val="0036631A"/>
    <w:rsid w:val="00366396"/>
    <w:rsid w:val="0036642E"/>
    <w:rsid w:val="00366468"/>
    <w:rsid w:val="00366510"/>
    <w:rsid w:val="003668F4"/>
    <w:rsid w:val="0036695C"/>
    <w:rsid w:val="00366A16"/>
    <w:rsid w:val="00366A42"/>
    <w:rsid w:val="00366AB3"/>
    <w:rsid w:val="00366B8F"/>
    <w:rsid w:val="00366BBA"/>
    <w:rsid w:val="00366BCA"/>
    <w:rsid w:val="00366C3C"/>
    <w:rsid w:val="00366D31"/>
    <w:rsid w:val="00366E6C"/>
    <w:rsid w:val="00367017"/>
    <w:rsid w:val="003671DA"/>
    <w:rsid w:val="00367263"/>
    <w:rsid w:val="0036736B"/>
    <w:rsid w:val="003675D9"/>
    <w:rsid w:val="00367673"/>
    <w:rsid w:val="00367B0D"/>
    <w:rsid w:val="00367C67"/>
    <w:rsid w:val="00367D07"/>
    <w:rsid w:val="00367D45"/>
    <w:rsid w:val="00367D6F"/>
    <w:rsid w:val="00367DBB"/>
    <w:rsid w:val="00367DEA"/>
    <w:rsid w:val="00367E4F"/>
    <w:rsid w:val="00367E61"/>
    <w:rsid w:val="00367E80"/>
    <w:rsid w:val="00367FE9"/>
    <w:rsid w:val="00370038"/>
    <w:rsid w:val="00370293"/>
    <w:rsid w:val="003703B9"/>
    <w:rsid w:val="003704F2"/>
    <w:rsid w:val="003705F2"/>
    <w:rsid w:val="0037097C"/>
    <w:rsid w:val="003709D1"/>
    <w:rsid w:val="00370ED8"/>
    <w:rsid w:val="00370EF5"/>
    <w:rsid w:val="00370F12"/>
    <w:rsid w:val="00370FAC"/>
    <w:rsid w:val="00371160"/>
    <w:rsid w:val="00371237"/>
    <w:rsid w:val="003712BC"/>
    <w:rsid w:val="00371380"/>
    <w:rsid w:val="003713DB"/>
    <w:rsid w:val="003714A9"/>
    <w:rsid w:val="003714F7"/>
    <w:rsid w:val="00371519"/>
    <w:rsid w:val="0037165E"/>
    <w:rsid w:val="00371701"/>
    <w:rsid w:val="00371711"/>
    <w:rsid w:val="00371772"/>
    <w:rsid w:val="003717FE"/>
    <w:rsid w:val="00371981"/>
    <w:rsid w:val="00371BE0"/>
    <w:rsid w:val="00371C1B"/>
    <w:rsid w:val="00371CE4"/>
    <w:rsid w:val="00371D05"/>
    <w:rsid w:val="00371DAD"/>
    <w:rsid w:val="00371E1A"/>
    <w:rsid w:val="00371F16"/>
    <w:rsid w:val="00371F7B"/>
    <w:rsid w:val="0037205F"/>
    <w:rsid w:val="003720B8"/>
    <w:rsid w:val="0037213F"/>
    <w:rsid w:val="0037220D"/>
    <w:rsid w:val="00372272"/>
    <w:rsid w:val="0037260C"/>
    <w:rsid w:val="0037262F"/>
    <w:rsid w:val="0037264D"/>
    <w:rsid w:val="00372697"/>
    <w:rsid w:val="003727D8"/>
    <w:rsid w:val="00372855"/>
    <w:rsid w:val="00372AAE"/>
    <w:rsid w:val="00372B54"/>
    <w:rsid w:val="00372B7D"/>
    <w:rsid w:val="00372C40"/>
    <w:rsid w:val="00372C7D"/>
    <w:rsid w:val="00372F0E"/>
    <w:rsid w:val="00373176"/>
    <w:rsid w:val="0037324D"/>
    <w:rsid w:val="003732B4"/>
    <w:rsid w:val="0037332D"/>
    <w:rsid w:val="00373332"/>
    <w:rsid w:val="003733A7"/>
    <w:rsid w:val="003733E3"/>
    <w:rsid w:val="003733EF"/>
    <w:rsid w:val="003734A2"/>
    <w:rsid w:val="00373503"/>
    <w:rsid w:val="00373542"/>
    <w:rsid w:val="0037356E"/>
    <w:rsid w:val="003735BC"/>
    <w:rsid w:val="0037366C"/>
    <w:rsid w:val="003736DA"/>
    <w:rsid w:val="00373A17"/>
    <w:rsid w:val="00373AB8"/>
    <w:rsid w:val="00373B88"/>
    <w:rsid w:val="00373BEE"/>
    <w:rsid w:val="00373C58"/>
    <w:rsid w:val="00373CF3"/>
    <w:rsid w:val="00373CF4"/>
    <w:rsid w:val="00373D66"/>
    <w:rsid w:val="00373DEB"/>
    <w:rsid w:val="00373E01"/>
    <w:rsid w:val="00373E3F"/>
    <w:rsid w:val="00373E61"/>
    <w:rsid w:val="00373EDB"/>
    <w:rsid w:val="00373F5C"/>
    <w:rsid w:val="00373F61"/>
    <w:rsid w:val="00374086"/>
    <w:rsid w:val="003741DA"/>
    <w:rsid w:val="003741F4"/>
    <w:rsid w:val="003743A3"/>
    <w:rsid w:val="003743BA"/>
    <w:rsid w:val="003743E0"/>
    <w:rsid w:val="003743E5"/>
    <w:rsid w:val="0037446A"/>
    <w:rsid w:val="003744C3"/>
    <w:rsid w:val="003744FD"/>
    <w:rsid w:val="003745B4"/>
    <w:rsid w:val="003745F3"/>
    <w:rsid w:val="00374696"/>
    <w:rsid w:val="003746B9"/>
    <w:rsid w:val="0037484C"/>
    <w:rsid w:val="003748F7"/>
    <w:rsid w:val="003749F4"/>
    <w:rsid w:val="00374A6B"/>
    <w:rsid w:val="00374BCD"/>
    <w:rsid w:val="00374EA2"/>
    <w:rsid w:val="00374F6A"/>
    <w:rsid w:val="00374F74"/>
    <w:rsid w:val="00374F80"/>
    <w:rsid w:val="00374FA1"/>
    <w:rsid w:val="00375082"/>
    <w:rsid w:val="003750AF"/>
    <w:rsid w:val="00375150"/>
    <w:rsid w:val="00375180"/>
    <w:rsid w:val="003751D2"/>
    <w:rsid w:val="00375258"/>
    <w:rsid w:val="0037531D"/>
    <w:rsid w:val="003755A0"/>
    <w:rsid w:val="003755C1"/>
    <w:rsid w:val="003756B6"/>
    <w:rsid w:val="0037593E"/>
    <w:rsid w:val="00375947"/>
    <w:rsid w:val="00375E2D"/>
    <w:rsid w:val="00375F1D"/>
    <w:rsid w:val="00375F3A"/>
    <w:rsid w:val="00375F98"/>
    <w:rsid w:val="00375FEB"/>
    <w:rsid w:val="00376003"/>
    <w:rsid w:val="003760E9"/>
    <w:rsid w:val="00376150"/>
    <w:rsid w:val="0037616B"/>
    <w:rsid w:val="0037626F"/>
    <w:rsid w:val="0037629D"/>
    <w:rsid w:val="003764F8"/>
    <w:rsid w:val="0037651C"/>
    <w:rsid w:val="0037669F"/>
    <w:rsid w:val="003768CD"/>
    <w:rsid w:val="003769A4"/>
    <w:rsid w:val="003769CB"/>
    <w:rsid w:val="00376ABB"/>
    <w:rsid w:val="00376B1D"/>
    <w:rsid w:val="00376B9B"/>
    <w:rsid w:val="00376D33"/>
    <w:rsid w:val="00376F23"/>
    <w:rsid w:val="00376FF0"/>
    <w:rsid w:val="0037702A"/>
    <w:rsid w:val="0037706F"/>
    <w:rsid w:val="003770B2"/>
    <w:rsid w:val="003770CB"/>
    <w:rsid w:val="0037710D"/>
    <w:rsid w:val="0037713B"/>
    <w:rsid w:val="003773AB"/>
    <w:rsid w:val="003774D1"/>
    <w:rsid w:val="00377503"/>
    <w:rsid w:val="00377527"/>
    <w:rsid w:val="003775F9"/>
    <w:rsid w:val="0037784D"/>
    <w:rsid w:val="003778BD"/>
    <w:rsid w:val="0037790A"/>
    <w:rsid w:val="00377918"/>
    <w:rsid w:val="003779A1"/>
    <w:rsid w:val="00377B87"/>
    <w:rsid w:val="00377BA0"/>
    <w:rsid w:val="00377BB8"/>
    <w:rsid w:val="00377D33"/>
    <w:rsid w:val="00377D85"/>
    <w:rsid w:val="00377DFD"/>
    <w:rsid w:val="00377ED5"/>
    <w:rsid w:val="00377FB3"/>
    <w:rsid w:val="00380074"/>
    <w:rsid w:val="003800DB"/>
    <w:rsid w:val="003800E3"/>
    <w:rsid w:val="003801B5"/>
    <w:rsid w:val="003801D1"/>
    <w:rsid w:val="00380285"/>
    <w:rsid w:val="0038028F"/>
    <w:rsid w:val="003802E4"/>
    <w:rsid w:val="00380353"/>
    <w:rsid w:val="00380450"/>
    <w:rsid w:val="003804A9"/>
    <w:rsid w:val="003804B1"/>
    <w:rsid w:val="003804CA"/>
    <w:rsid w:val="003804DE"/>
    <w:rsid w:val="00380548"/>
    <w:rsid w:val="00380698"/>
    <w:rsid w:val="003806C4"/>
    <w:rsid w:val="003806C9"/>
    <w:rsid w:val="00380792"/>
    <w:rsid w:val="00380928"/>
    <w:rsid w:val="00380968"/>
    <w:rsid w:val="003809E8"/>
    <w:rsid w:val="00380BFD"/>
    <w:rsid w:val="00380C2E"/>
    <w:rsid w:val="00380DA4"/>
    <w:rsid w:val="00380E36"/>
    <w:rsid w:val="00380ED4"/>
    <w:rsid w:val="00380EEC"/>
    <w:rsid w:val="0038102B"/>
    <w:rsid w:val="00381041"/>
    <w:rsid w:val="00381085"/>
    <w:rsid w:val="003810C1"/>
    <w:rsid w:val="003810D2"/>
    <w:rsid w:val="00381197"/>
    <w:rsid w:val="00381436"/>
    <w:rsid w:val="0038148F"/>
    <w:rsid w:val="003814E1"/>
    <w:rsid w:val="003815C5"/>
    <w:rsid w:val="0038162C"/>
    <w:rsid w:val="00381689"/>
    <w:rsid w:val="003816F1"/>
    <w:rsid w:val="00381812"/>
    <w:rsid w:val="00381876"/>
    <w:rsid w:val="0038188B"/>
    <w:rsid w:val="0038197D"/>
    <w:rsid w:val="00381989"/>
    <w:rsid w:val="00381B70"/>
    <w:rsid w:val="00381C10"/>
    <w:rsid w:val="00381DF3"/>
    <w:rsid w:val="00381ED3"/>
    <w:rsid w:val="003820A9"/>
    <w:rsid w:val="00382199"/>
    <w:rsid w:val="003821F7"/>
    <w:rsid w:val="0038231B"/>
    <w:rsid w:val="003823DB"/>
    <w:rsid w:val="00382438"/>
    <w:rsid w:val="003824BC"/>
    <w:rsid w:val="003824CF"/>
    <w:rsid w:val="003827A2"/>
    <w:rsid w:val="003827F4"/>
    <w:rsid w:val="0038289B"/>
    <w:rsid w:val="00382919"/>
    <w:rsid w:val="0038297E"/>
    <w:rsid w:val="00382ADA"/>
    <w:rsid w:val="00382BD1"/>
    <w:rsid w:val="00382C45"/>
    <w:rsid w:val="00382D56"/>
    <w:rsid w:val="00382E62"/>
    <w:rsid w:val="00382E7D"/>
    <w:rsid w:val="00382E8A"/>
    <w:rsid w:val="00382EA3"/>
    <w:rsid w:val="00383065"/>
    <w:rsid w:val="003830BE"/>
    <w:rsid w:val="003832E6"/>
    <w:rsid w:val="0038330B"/>
    <w:rsid w:val="003833E1"/>
    <w:rsid w:val="003834D5"/>
    <w:rsid w:val="0038361E"/>
    <w:rsid w:val="003838C3"/>
    <w:rsid w:val="003839A1"/>
    <w:rsid w:val="00383B59"/>
    <w:rsid w:val="00384012"/>
    <w:rsid w:val="003840B4"/>
    <w:rsid w:val="00384176"/>
    <w:rsid w:val="003841CE"/>
    <w:rsid w:val="003841EC"/>
    <w:rsid w:val="0038420D"/>
    <w:rsid w:val="0038429D"/>
    <w:rsid w:val="00384470"/>
    <w:rsid w:val="003844E8"/>
    <w:rsid w:val="0038450C"/>
    <w:rsid w:val="003845DA"/>
    <w:rsid w:val="0038463C"/>
    <w:rsid w:val="003846C3"/>
    <w:rsid w:val="00384771"/>
    <w:rsid w:val="003847F9"/>
    <w:rsid w:val="00384879"/>
    <w:rsid w:val="003848B8"/>
    <w:rsid w:val="0038498B"/>
    <w:rsid w:val="003849ED"/>
    <w:rsid w:val="00384A22"/>
    <w:rsid w:val="00384A33"/>
    <w:rsid w:val="00384A45"/>
    <w:rsid w:val="00384AF7"/>
    <w:rsid w:val="00384CF9"/>
    <w:rsid w:val="00384D48"/>
    <w:rsid w:val="00384D64"/>
    <w:rsid w:val="00384D8E"/>
    <w:rsid w:val="00384DD5"/>
    <w:rsid w:val="00384EE6"/>
    <w:rsid w:val="00384F3D"/>
    <w:rsid w:val="00385315"/>
    <w:rsid w:val="00385319"/>
    <w:rsid w:val="00385411"/>
    <w:rsid w:val="003855B0"/>
    <w:rsid w:val="00385616"/>
    <w:rsid w:val="00385670"/>
    <w:rsid w:val="0038578D"/>
    <w:rsid w:val="003857AF"/>
    <w:rsid w:val="00385810"/>
    <w:rsid w:val="00385843"/>
    <w:rsid w:val="00385895"/>
    <w:rsid w:val="003859A1"/>
    <w:rsid w:val="00385B60"/>
    <w:rsid w:val="00385C58"/>
    <w:rsid w:val="00385FA3"/>
    <w:rsid w:val="00385FAD"/>
    <w:rsid w:val="00386031"/>
    <w:rsid w:val="0038613F"/>
    <w:rsid w:val="00386193"/>
    <w:rsid w:val="003862AD"/>
    <w:rsid w:val="003862B4"/>
    <w:rsid w:val="003862EF"/>
    <w:rsid w:val="003862F9"/>
    <w:rsid w:val="00386312"/>
    <w:rsid w:val="00386333"/>
    <w:rsid w:val="0038633A"/>
    <w:rsid w:val="0038634C"/>
    <w:rsid w:val="003864D2"/>
    <w:rsid w:val="00386500"/>
    <w:rsid w:val="00386610"/>
    <w:rsid w:val="0038679D"/>
    <w:rsid w:val="00386954"/>
    <w:rsid w:val="00386985"/>
    <w:rsid w:val="003869A8"/>
    <w:rsid w:val="00386A75"/>
    <w:rsid w:val="00386A8E"/>
    <w:rsid w:val="00386AA4"/>
    <w:rsid w:val="00386C04"/>
    <w:rsid w:val="00386CF4"/>
    <w:rsid w:val="00386E2E"/>
    <w:rsid w:val="00386E61"/>
    <w:rsid w:val="00386EDB"/>
    <w:rsid w:val="00386F85"/>
    <w:rsid w:val="00386FF0"/>
    <w:rsid w:val="0038706D"/>
    <w:rsid w:val="003870BF"/>
    <w:rsid w:val="00387391"/>
    <w:rsid w:val="003874F1"/>
    <w:rsid w:val="0038752D"/>
    <w:rsid w:val="003876AB"/>
    <w:rsid w:val="003877C4"/>
    <w:rsid w:val="00387856"/>
    <w:rsid w:val="00387942"/>
    <w:rsid w:val="00387956"/>
    <w:rsid w:val="003879F1"/>
    <w:rsid w:val="00387D54"/>
    <w:rsid w:val="00387DF8"/>
    <w:rsid w:val="00387E03"/>
    <w:rsid w:val="00387E2B"/>
    <w:rsid w:val="0039004A"/>
    <w:rsid w:val="003900A4"/>
    <w:rsid w:val="00390179"/>
    <w:rsid w:val="00390214"/>
    <w:rsid w:val="003905BA"/>
    <w:rsid w:val="003905D5"/>
    <w:rsid w:val="003906BB"/>
    <w:rsid w:val="003907F6"/>
    <w:rsid w:val="0039086E"/>
    <w:rsid w:val="0039090C"/>
    <w:rsid w:val="00390A69"/>
    <w:rsid w:val="00390A70"/>
    <w:rsid w:val="00390B1F"/>
    <w:rsid w:val="00390B6D"/>
    <w:rsid w:val="00390C4D"/>
    <w:rsid w:val="00390D34"/>
    <w:rsid w:val="00390DDA"/>
    <w:rsid w:val="00390E73"/>
    <w:rsid w:val="003911B9"/>
    <w:rsid w:val="00391217"/>
    <w:rsid w:val="00391245"/>
    <w:rsid w:val="003912A8"/>
    <w:rsid w:val="00391377"/>
    <w:rsid w:val="003913DC"/>
    <w:rsid w:val="00391401"/>
    <w:rsid w:val="0039145A"/>
    <w:rsid w:val="00391532"/>
    <w:rsid w:val="0039153A"/>
    <w:rsid w:val="00391583"/>
    <w:rsid w:val="00391596"/>
    <w:rsid w:val="003915A8"/>
    <w:rsid w:val="00391645"/>
    <w:rsid w:val="003917FF"/>
    <w:rsid w:val="00391894"/>
    <w:rsid w:val="00391A3B"/>
    <w:rsid w:val="00391ABD"/>
    <w:rsid w:val="00391ABF"/>
    <w:rsid w:val="00391AE1"/>
    <w:rsid w:val="00391B0E"/>
    <w:rsid w:val="00391C79"/>
    <w:rsid w:val="00391D95"/>
    <w:rsid w:val="00391E1A"/>
    <w:rsid w:val="00391F6A"/>
    <w:rsid w:val="00391F8B"/>
    <w:rsid w:val="00391FB9"/>
    <w:rsid w:val="0039207A"/>
    <w:rsid w:val="0039210E"/>
    <w:rsid w:val="0039214C"/>
    <w:rsid w:val="003921CD"/>
    <w:rsid w:val="0039237A"/>
    <w:rsid w:val="0039237D"/>
    <w:rsid w:val="00392454"/>
    <w:rsid w:val="0039253D"/>
    <w:rsid w:val="003926E3"/>
    <w:rsid w:val="00392874"/>
    <w:rsid w:val="0039287B"/>
    <w:rsid w:val="00392903"/>
    <w:rsid w:val="003929EA"/>
    <w:rsid w:val="00392A48"/>
    <w:rsid w:val="00392A53"/>
    <w:rsid w:val="00392C52"/>
    <w:rsid w:val="00392C65"/>
    <w:rsid w:val="00392D95"/>
    <w:rsid w:val="00392E3F"/>
    <w:rsid w:val="00392E4B"/>
    <w:rsid w:val="00392EB1"/>
    <w:rsid w:val="00392F10"/>
    <w:rsid w:val="00392FE7"/>
    <w:rsid w:val="00393023"/>
    <w:rsid w:val="00393031"/>
    <w:rsid w:val="00393064"/>
    <w:rsid w:val="003930BD"/>
    <w:rsid w:val="003931CC"/>
    <w:rsid w:val="0039326F"/>
    <w:rsid w:val="003932FF"/>
    <w:rsid w:val="0039335D"/>
    <w:rsid w:val="00393366"/>
    <w:rsid w:val="003934BC"/>
    <w:rsid w:val="00393867"/>
    <w:rsid w:val="003938DD"/>
    <w:rsid w:val="003939BC"/>
    <w:rsid w:val="003939E0"/>
    <w:rsid w:val="00393A53"/>
    <w:rsid w:val="00393BA1"/>
    <w:rsid w:val="00393BC4"/>
    <w:rsid w:val="00393C9A"/>
    <w:rsid w:val="00393D05"/>
    <w:rsid w:val="00393E10"/>
    <w:rsid w:val="00393F27"/>
    <w:rsid w:val="0039401C"/>
    <w:rsid w:val="003940A1"/>
    <w:rsid w:val="00394229"/>
    <w:rsid w:val="00394243"/>
    <w:rsid w:val="0039433E"/>
    <w:rsid w:val="00394389"/>
    <w:rsid w:val="003944B3"/>
    <w:rsid w:val="0039460D"/>
    <w:rsid w:val="00394690"/>
    <w:rsid w:val="003947D5"/>
    <w:rsid w:val="00394A98"/>
    <w:rsid w:val="00394AD0"/>
    <w:rsid w:val="00394ADD"/>
    <w:rsid w:val="00394AEE"/>
    <w:rsid w:val="00394B05"/>
    <w:rsid w:val="00394BDB"/>
    <w:rsid w:val="00394C3A"/>
    <w:rsid w:val="00394CDF"/>
    <w:rsid w:val="00394D0E"/>
    <w:rsid w:val="00394DB6"/>
    <w:rsid w:val="00394FE1"/>
    <w:rsid w:val="0039503B"/>
    <w:rsid w:val="0039504F"/>
    <w:rsid w:val="00395135"/>
    <w:rsid w:val="00395282"/>
    <w:rsid w:val="003952B0"/>
    <w:rsid w:val="003952D8"/>
    <w:rsid w:val="003953D1"/>
    <w:rsid w:val="00395467"/>
    <w:rsid w:val="0039586F"/>
    <w:rsid w:val="003959B8"/>
    <w:rsid w:val="00395A2E"/>
    <w:rsid w:val="00395B6B"/>
    <w:rsid w:val="00395BA4"/>
    <w:rsid w:val="00395D79"/>
    <w:rsid w:val="00395EA4"/>
    <w:rsid w:val="00395F94"/>
    <w:rsid w:val="00396062"/>
    <w:rsid w:val="003960D1"/>
    <w:rsid w:val="00396224"/>
    <w:rsid w:val="0039626E"/>
    <w:rsid w:val="00396271"/>
    <w:rsid w:val="00396284"/>
    <w:rsid w:val="003962EB"/>
    <w:rsid w:val="0039634D"/>
    <w:rsid w:val="003965AD"/>
    <w:rsid w:val="003966A0"/>
    <w:rsid w:val="0039671D"/>
    <w:rsid w:val="0039673C"/>
    <w:rsid w:val="0039673F"/>
    <w:rsid w:val="003969FB"/>
    <w:rsid w:val="00396A36"/>
    <w:rsid w:val="00396B09"/>
    <w:rsid w:val="00396C3B"/>
    <w:rsid w:val="00396D23"/>
    <w:rsid w:val="00396D2C"/>
    <w:rsid w:val="00396D8A"/>
    <w:rsid w:val="00396DC5"/>
    <w:rsid w:val="00397055"/>
    <w:rsid w:val="0039721D"/>
    <w:rsid w:val="003972D7"/>
    <w:rsid w:val="00397322"/>
    <w:rsid w:val="00397404"/>
    <w:rsid w:val="0039743D"/>
    <w:rsid w:val="00397500"/>
    <w:rsid w:val="003975A6"/>
    <w:rsid w:val="00397616"/>
    <w:rsid w:val="00397618"/>
    <w:rsid w:val="00397661"/>
    <w:rsid w:val="00397992"/>
    <w:rsid w:val="00397AF9"/>
    <w:rsid w:val="00397E34"/>
    <w:rsid w:val="00397E8D"/>
    <w:rsid w:val="00397FCB"/>
    <w:rsid w:val="003A002B"/>
    <w:rsid w:val="003A00DC"/>
    <w:rsid w:val="003A01DC"/>
    <w:rsid w:val="003A0209"/>
    <w:rsid w:val="003A0572"/>
    <w:rsid w:val="003A05E2"/>
    <w:rsid w:val="003A0629"/>
    <w:rsid w:val="003A065B"/>
    <w:rsid w:val="003A0695"/>
    <w:rsid w:val="003A07B7"/>
    <w:rsid w:val="003A095B"/>
    <w:rsid w:val="003A0A4C"/>
    <w:rsid w:val="003A0B1E"/>
    <w:rsid w:val="003A0C3F"/>
    <w:rsid w:val="003A0D5B"/>
    <w:rsid w:val="003A0D9E"/>
    <w:rsid w:val="003A0DD2"/>
    <w:rsid w:val="003A0DDB"/>
    <w:rsid w:val="003A0E2C"/>
    <w:rsid w:val="003A0EEB"/>
    <w:rsid w:val="003A0F4F"/>
    <w:rsid w:val="003A0F8C"/>
    <w:rsid w:val="003A1104"/>
    <w:rsid w:val="003A11EE"/>
    <w:rsid w:val="003A139F"/>
    <w:rsid w:val="003A13EF"/>
    <w:rsid w:val="003A163B"/>
    <w:rsid w:val="003A16A0"/>
    <w:rsid w:val="003A17FD"/>
    <w:rsid w:val="003A1857"/>
    <w:rsid w:val="003A188F"/>
    <w:rsid w:val="003A1956"/>
    <w:rsid w:val="003A1ADD"/>
    <w:rsid w:val="003A1C03"/>
    <w:rsid w:val="003A1C0F"/>
    <w:rsid w:val="003A1C11"/>
    <w:rsid w:val="003A1D53"/>
    <w:rsid w:val="003A1E82"/>
    <w:rsid w:val="003A1EC3"/>
    <w:rsid w:val="003A21C6"/>
    <w:rsid w:val="003A22D1"/>
    <w:rsid w:val="003A237F"/>
    <w:rsid w:val="003A24F1"/>
    <w:rsid w:val="003A250D"/>
    <w:rsid w:val="003A2932"/>
    <w:rsid w:val="003A2A6E"/>
    <w:rsid w:val="003A2E68"/>
    <w:rsid w:val="003A2EF2"/>
    <w:rsid w:val="003A2F0A"/>
    <w:rsid w:val="003A30FB"/>
    <w:rsid w:val="003A310D"/>
    <w:rsid w:val="003A31A0"/>
    <w:rsid w:val="003A32B1"/>
    <w:rsid w:val="003A33EC"/>
    <w:rsid w:val="003A33F0"/>
    <w:rsid w:val="003A341B"/>
    <w:rsid w:val="003A3434"/>
    <w:rsid w:val="003A3479"/>
    <w:rsid w:val="003A34D3"/>
    <w:rsid w:val="003A3595"/>
    <w:rsid w:val="003A3653"/>
    <w:rsid w:val="003A3657"/>
    <w:rsid w:val="003A369E"/>
    <w:rsid w:val="003A3736"/>
    <w:rsid w:val="003A37A8"/>
    <w:rsid w:val="003A37C0"/>
    <w:rsid w:val="003A3811"/>
    <w:rsid w:val="003A3813"/>
    <w:rsid w:val="003A38EB"/>
    <w:rsid w:val="003A39B5"/>
    <w:rsid w:val="003A3A30"/>
    <w:rsid w:val="003A3A99"/>
    <w:rsid w:val="003A3BC5"/>
    <w:rsid w:val="003A3CCF"/>
    <w:rsid w:val="003A3D29"/>
    <w:rsid w:val="003A3E3F"/>
    <w:rsid w:val="003A3F3B"/>
    <w:rsid w:val="003A3F71"/>
    <w:rsid w:val="003A4183"/>
    <w:rsid w:val="003A4470"/>
    <w:rsid w:val="003A4505"/>
    <w:rsid w:val="003A457C"/>
    <w:rsid w:val="003A480A"/>
    <w:rsid w:val="003A48F3"/>
    <w:rsid w:val="003A495B"/>
    <w:rsid w:val="003A49C8"/>
    <w:rsid w:val="003A49E8"/>
    <w:rsid w:val="003A4A9B"/>
    <w:rsid w:val="003A4AE9"/>
    <w:rsid w:val="003A4C74"/>
    <w:rsid w:val="003A4D79"/>
    <w:rsid w:val="003A4DD4"/>
    <w:rsid w:val="003A4F2F"/>
    <w:rsid w:val="003A4F6F"/>
    <w:rsid w:val="003A4FB5"/>
    <w:rsid w:val="003A50FB"/>
    <w:rsid w:val="003A51AA"/>
    <w:rsid w:val="003A521D"/>
    <w:rsid w:val="003A523A"/>
    <w:rsid w:val="003A5288"/>
    <w:rsid w:val="003A534B"/>
    <w:rsid w:val="003A53AC"/>
    <w:rsid w:val="003A541B"/>
    <w:rsid w:val="003A5433"/>
    <w:rsid w:val="003A546E"/>
    <w:rsid w:val="003A5533"/>
    <w:rsid w:val="003A557A"/>
    <w:rsid w:val="003A55BC"/>
    <w:rsid w:val="003A56C7"/>
    <w:rsid w:val="003A56D8"/>
    <w:rsid w:val="003A56E2"/>
    <w:rsid w:val="003A5867"/>
    <w:rsid w:val="003A5BA3"/>
    <w:rsid w:val="003A5CC8"/>
    <w:rsid w:val="003A5DAC"/>
    <w:rsid w:val="003A5E30"/>
    <w:rsid w:val="003A5EA3"/>
    <w:rsid w:val="003A604B"/>
    <w:rsid w:val="003A6079"/>
    <w:rsid w:val="003A6136"/>
    <w:rsid w:val="003A6165"/>
    <w:rsid w:val="003A618E"/>
    <w:rsid w:val="003A63EF"/>
    <w:rsid w:val="003A64DE"/>
    <w:rsid w:val="003A662A"/>
    <w:rsid w:val="003A6656"/>
    <w:rsid w:val="003A668B"/>
    <w:rsid w:val="003A66C9"/>
    <w:rsid w:val="003A67C1"/>
    <w:rsid w:val="003A688F"/>
    <w:rsid w:val="003A6935"/>
    <w:rsid w:val="003A6B38"/>
    <w:rsid w:val="003A6C18"/>
    <w:rsid w:val="003A6C3B"/>
    <w:rsid w:val="003A6C6C"/>
    <w:rsid w:val="003A6CD7"/>
    <w:rsid w:val="003A6CE4"/>
    <w:rsid w:val="003A6D03"/>
    <w:rsid w:val="003A6DEB"/>
    <w:rsid w:val="003A6DF7"/>
    <w:rsid w:val="003A6E35"/>
    <w:rsid w:val="003A6F13"/>
    <w:rsid w:val="003A7026"/>
    <w:rsid w:val="003A709A"/>
    <w:rsid w:val="003A70C5"/>
    <w:rsid w:val="003A7124"/>
    <w:rsid w:val="003A71D3"/>
    <w:rsid w:val="003A7201"/>
    <w:rsid w:val="003A7210"/>
    <w:rsid w:val="003A7371"/>
    <w:rsid w:val="003A7403"/>
    <w:rsid w:val="003A7488"/>
    <w:rsid w:val="003A7531"/>
    <w:rsid w:val="003A76A2"/>
    <w:rsid w:val="003A78E8"/>
    <w:rsid w:val="003A7977"/>
    <w:rsid w:val="003A797B"/>
    <w:rsid w:val="003A7E60"/>
    <w:rsid w:val="003A7F89"/>
    <w:rsid w:val="003A7FA9"/>
    <w:rsid w:val="003B0221"/>
    <w:rsid w:val="003B0308"/>
    <w:rsid w:val="003B0333"/>
    <w:rsid w:val="003B040D"/>
    <w:rsid w:val="003B044B"/>
    <w:rsid w:val="003B05F9"/>
    <w:rsid w:val="003B0663"/>
    <w:rsid w:val="003B090D"/>
    <w:rsid w:val="003B0933"/>
    <w:rsid w:val="003B0985"/>
    <w:rsid w:val="003B0AB5"/>
    <w:rsid w:val="003B0D52"/>
    <w:rsid w:val="003B0D55"/>
    <w:rsid w:val="003B0D9E"/>
    <w:rsid w:val="003B0F67"/>
    <w:rsid w:val="003B0FDF"/>
    <w:rsid w:val="003B1185"/>
    <w:rsid w:val="003B11DA"/>
    <w:rsid w:val="003B12D0"/>
    <w:rsid w:val="003B1463"/>
    <w:rsid w:val="003B146D"/>
    <w:rsid w:val="003B1497"/>
    <w:rsid w:val="003B1684"/>
    <w:rsid w:val="003B16A4"/>
    <w:rsid w:val="003B16D6"/>
    <w:rsid w:val="003B18DF"/>
    <w:rsid w:val="003B1ACE"/>
    <w:rsid w:val="003B1C55"/>
    <w:rsid w:val="003B1CAF"/>
    <w:rsid w:val="003B1CFF"/>
    <w:rsid w:val="003B1E7B"/>
    <w:rsid w:val="003B1EE1"/>
    <w:rsid w:val="003B20A8"/>
    <w:rsid w:val="003B220E"/>
    <w:rsid w:val="003B2275"/>
    <w:rsid w:val="003B22DD"/>
    <w:rsid w:val="003B2445"/>
    <w:rsid w:val="003B24F4"/>
    <w:rsid w:val="003B24FD"/>
    <w:rsid w:val="003B2557"/>
    <w:rsid w:val="003B2558"/>
    <w:rsid w:val="003B2641"/>
    <w:rsid w:val="003B26C7"/>
    <w:rsid w:val="003B2741"/>
    <w:rsid w:val="003B27AA"/>
    <w:rsid w:val="003B2829"/>
    <w:rsid w:val="003B2A8A"/>
    <w:rsid w:val="003B2C5A"/>
    <w:rsid w:val="003B2E06"/>
    <w:rsid w:val="003B2EBA"/>
    <w:rsid w:val="003B2F24"/>
    <w:rsid w:val="003B2F41"/>
    <w:rsid w:val="003B2FF4"/>
    <w:rsid w:val="003B30D5"/>
    <w:rsid w:val="003B3223"/>
    <w:rsid w:val="003B340C"/>
    <w:rsid w:val="003B348A"/>
    <w:rsid w:val="003B34A6"/>
    <w:rsid w:val="003B3576"/>
    <w:rsid w:val="003B3693"/>
    <w:rsid w:val="003B3798"/>
    <w:rsid w:val="003B3957"/>
    <w:rsid w:val="003B39D5"/>
    <w:rsid w:val="003B3A8E"/>
    <w:rsid w:val="003B3D18"/>
    <w:rsid w:val="003B3DB8"/>
    <w:rsid w:val="003B3E62"/>
    <w:rsid w:val="003B3E8D"/>
    <w:rsid w:val="003B3EFD"/>
    <w:rsid w:val="003B3F20"/>
    <w:rsid w:val="003B40DF"/>
    <w:rsid w:val="003B41A4"/>
    <w:rsid w:val="003B428B"/>
    <w:rsid w:val="003B42B9"/>
    <w:rsid w:val="003B42BE"/>
    <w:rsid w:val="003B42D7"/>
    <w:rsid w:val="003B43D5"/>
    <w:rsid w:val="003B4530"/>
    <w:rsid w:val="003B45EA"/>
    <w:rsid w:val="003B4622"/>
    <w:rsid w:val="003B4718"/>
    <w:rsid w:val="003B4805"/>
    <w:rsid w:val="003B4994"/>
    <w:rsid w:val="003B4A7A"/>
    <w:rsid w:val="003B4B24"/>
    <w:rsid w:val="003B4C08"/>
    <w:rsid w:val="003B4DCD"/>
    <w:rsid w:val="003B502E"/>
    <w:rsid w:val="003B5034"/>
    <w:rsid w:val="003B5147"/>
    <w:rsid w:val="003B52E6"/>
    <w:rsid w:val="003B54BF"/>
    <w:rsid w:val="003B54CC"/>
    <w:rsid w:val="003B5597"/>
    <w:rsid w:val="003B5601"/>
    <w:rsid w:val="003B5765"/>
    <w:rsid w:val="003B5810"/>
    <w:rsid w:val="003B58F9"/>
    <w:rsid w:val="003B59BE"/>
    <w:rsid w:val="003B59DC"/>
    <w:rsid w:val="003B5A1E"/>
    <w:rsid w:val="003B5BA8"/>
    <w:rsid w:val="003B5CA8"/>
    <w:rsid w:val="003B5D19"/>
    <w:rsid w:val="003B5FAC"/>
    <w:rsid w:val="003B608D"/>
    <w:rsid w:val="003B60F2"/>
    <w:rsid w:val="003B62C4"/>
    <w:rsid w:val="003B64F8"/>
    <w:rsid w:val="003B651C"/>
    <w:rsid w:val="003B661C"/>
    <w:rsid w:val="003B682F"/>
    <w:rsid w:val="003B690C"/>
    <w:rsid w:val="003B6BDC"/>
    <w:rsid w:val="003B6D75"/>
    <w:rsid w:val="003B7021"/>
    <w:rsid w:val="003B7156"/>
    <w:rsid w:val="003B721C"/>
    <w:rsid w:val="003B72CA"/>
    <w:rsid w:val="003B736B"/>
    <w:rsid w:val="003B74D9"/>
    <w:rsid w:val="003B756A"/>
    <w:rsid w:val="003B758E"/>
    <w:rsid w:val="003B7769"/>
    <w:rsid w:val="003B783B"/>
    <w:rsid w:val="003B787D"/>
    <w:rsid w:val="003B7B10"/>
    <w:rsid w:val="003B7CBE"/>
    <w:rsid w:val="003B7CD7"/>
    <w:rsid w:val="003B7D3D"/>
    <w:rsid w:val="003B7D8D"/>
    <w:rsid w:val="003B7DB7"/>
    <w:rsid w:val="003B7DFA"/>
    <w:rsid w:val="003B7E0F"/>
    <w:rsid w:val="003B7EC2"/>
    <w:rsid w:val="003B7F55"/>
    <w:rsid w:val="003B7F7D"/>
    <w:rsid w:val="003B7FDB"/>
    <w:rsid w:val="003B7FE4"/>
    <w:rsid w:val="003B7FEB"/>
    <w:rsid w:val="003C01E1"/>
    <w:rsid w:val="003C0296"/>
    <w:rsid w:val="003C03CC"/>
    <w:rsid w:val="003C063F"/>
    <w:rsid w:val="003C0800"/>
    <w:rsid w:val="003C08BF"/>
    <w:rsid w:val="003C08D4"/>
    <w:rsid w:val="003C09ED"/>
    <w:rsid w:val="003C0A0E"/>
    <w:rsid w:val="003C0B3E"/>
    <w:rsid w:val="003C0EA9"/>
    <w:rsid w:val="003C0F71"/>
    <w:rsid w:val="003C0F72"/>
    <w:rsid w:val="003C0F8D"/>
    <w:rsid w:val="003C0FEA"/>
    <w:rsid w:val="003C1131"/>
    <w:rsid w:val="003C11EE"/>
    <w:rsid w:val="003C135B"/>
    <w:rsid w:val="003C139D"/>
    <w:rsid w:val="003C13C0"/>
    <w:rsid w:val="003C1417"/>
    <w:rsid w:val="003C14AD"/>
    <w:rsid w:val="003C1595"/>
    <w:rsid w:val="003C15AB"/>
    <w:rsid w:val="003C1879"/>
    <w:rsid w:val="003C18DD"/>
    <w:rsid w:val="003C192E"/>
    <w:rsid w:val="003C19DC"/>
    <w:rsid w:val="003C1B01"/>
    <w:rsid w:val="003C1F17"/>
    <w:rsid w:val="003C1F65"/>
    <w:rsid w:val="003C2072"/>
    <w:rsid w:val="003C20FA"/>
    <w:rsid w:val="003C220C"/>
    <w:rsid w:val="003C224F"/>
    <w:rsid w:val="003C242E"/>
    <w:rsid w:val="003C2486"/>
    <w:rsid w:val="003C24B9"/>
    <w:rsid w:val="003C24E0"/>
    <w:rsid w:val="003C25B9"/>
    <w:rsid w:val="003C2741"/>
    <w:rsid w:val="003C27CB"/>
    <w:rsid w:val="003C27F1"/>
    <w:rsid w:val="003C2A4F"/>
    <w:rsid w:val="003C2A61"/>
    <w:rsid w:val="003C2AB2"/>
    <w:rsid w:val="003C2BCE"/>
    <w:rsid w:val="003C2C59"/>
    <w:rsid w:val="003C2C91"/>
    <w:rsid w:val="003C2C9F"/>
    <w:rsid w:val="003C2E08"/>
    <w:rsid w:val="003C2E94"/>
    <w:rsid w:val="003C2EB5"/>
    <w:rsid w:val="003C2EF7"/>
    <w:rsid w:val="003C2F44"/>
    <w:rsid w:val="003C2F68"/>
    <w:rsid w:val="003C2FCC"/>
    <w:rsid w:val="003C301F"/>
    <w:rsid w:val="003C3025"/>
    <w:rsid w:val="003C3127"/>
    <w:rsid w:val="003C312F"/>
    <w:rsid w:val="003C31EC"/>
    <w:rsid w:val="003C3246"/>
    <w:rsid w:val="003C325C"/>
    <w:rsid w:val="003C33FC"/>
    <w:rsid w:val="003C36FF"/>
    <w:rsid w:val="003C3818"/>
    <w:rsid w:val="003C38BD"/>
    <w:rsid w:val="003C39DF"/>
    <w:rsid w:val="003C39FB"/>
    <w:rsid w:val="003C3A05"/>
    <w:rsid w:val="003C3A95"/>
    <w:rsid w:val="003C3AAB"/>
    <w:rsid w:val="003C3D9A"/>
    <w:rsid w:val="003C3FAA"/>
    <w:rsid w:val="003C4017"/>
    <w:rsid w:val="003C40C4"/>
    <w:rsid w:val="003C4290"/>
    <w:rsid w:val="003C45F7"/>
    <w:rsid w:val="003C4731"/>
    <w:rsid w:val="003C475E"/>
    <w:rsid w:val="003C47CE"/>
    <w:rsid w:val="003C4A7B"/>
    <w:rsid w:val="003C4A9E"/>
    <w:rsid w:val="003C4B83"/>
    <w:rsid w:val="003C4C4A"/>
    <w:rsid w:val="003C4D43"/>
    <w:rsid w:val="003C4D6C"/>
    <w:rsid w:val="003C4DB2"/>
    <w:rsid w:val="003C4E2B"/>
    <w:rsid w:val="003C4E3F"/>
    <w:rsid w:val="003C4F57"/>
    <w:rsid w:val="003C4FE0"/>
    <w:rsid w:val="003C50F7"/>
    <w:rsid w:val="003C51D0"/>
    <w:rsid w:val="003C533E"/>
    <w:rsid w:val="003C5358"/>
    <w:rsid w:val="003C53B1"/>
    <w:rsid w:val="003C53ED"/>
    <w:rsid w:val="003C54F2"/>
    <w:rsid w:val="003C56D1"/>
    <w:rsid w:val="003C5707"/>
    <w:rsid w:val="003C5848"/>
    <w:rsid w:val="003C5898"/>
    <w:rsid w:val="003C58D8"/>
    <w:rsid w:val="003C58E7"/>
    <w:rsid w:val="003C58F3"/>
    <w:rsid w:val="003C59D4"/>
    <w:rsid w:val="003C5A28"/>
    <w:rsid w:val="003C5C08"/>
    <w:rsid w:val="003C5C1C"/>
    <w:rsid w:val="003C5C41"/>
    <w:rsid w:val="003C5C4C"/>
    <w:rsid w:val="003C5E41"/>
    <w:rsid w:val="003C5E6E"/>
    <w:rsid w:val="003C5FBE"/>
    <w:rsid w:val="003C6093"/>
    <w:rsid w:val="003C6224"/>
    <w:rsid w:val="003C627C"/>
    <w:rsid w:val="003C62C4"/>
    <w:rsid w:val="003C6598"/>
    <w:rsid w:val="003C6840"/>
    <w:rsid w:val="003C68C9"/>
    <w:rsid w:val="003C69AE"/>
    <w:rsid w:val="003C69FE"/>
    <w:rsid w:val="003C6B73"/>
    <w:rsid w:val="003C6C59"/>
    <w:rsid w:val="003C6C75"/>
    <w:rsid w:val="003C6D52"/>
    <w:rsid w:val="003C6E04"/>
    <w:rsid w:val="003C6EBE"/>
    <w:rsid w:val="003C6ECB"/>
    <w:rsid w:val="003C6F5E"/>
    <w:rsid w:val="003C7096"/>
    <w:rsid w:val="003C70B7"/>
    <w:rsid w:val="003C7208"/>
    <w:rsid w:val="003C7335"/>
    <w:rsid w:val="003C75EA"/>
    <w:rsid w:val="003C75F6"/>
    <w:rsid w:val="003C76A7"/>
    <w:rsid w:val="003C79A9"/>
    <w:rsid w:val="003C7A31"/>
    <w:rsid w:val="003C7A37"/>
    <w:rsid w:val="003C7C84"/>
    <w:rsid w:val="003C7CD8"/>
    <w:rsid w:val="003C7DB4"/>
    <w:rsid w:val="003C7E40"/>
    <w:rsid w:val="003C7E4E"/>
    <w:rsid w:val="003C7E86"/>
    <w:rsid w:val="003C7EB0"/>
    <w:rsid w:val="003C7F99"/>
    <w:rsid w:val="003D0251"/>
    <w:rsid w:val="003D0293"/>
    <w:rsid w:val="003D02B7"/>
    <w:rsid w:val="003D02DF"/>
    <w:rsid w:val="003D030C"/>
    <w:rsid w:val="003D0389"/>
    <w:rsid w:val="003D046F"/>
    <w:rsid w:val="003D04A3"/>
    <w:rsid w:val="003D04B9"/>
    <w:rsid w:val="003D05B2"/>
    <w:rsid w:val="003D063C"/>
    <w:rsid w:val="003D099D"/>
    <w:rsid w:val="003D09FC"/>
    <w:rsid w:val="003D0A58"/>
    <w:rsid w:val="003D0B51"/>
    <w:rsid w:val="003D0B9A"/>
    <w:rsid w:val="003D0BB9"/>
    <w:rsid w:val="003D0C03"/>
    <w:rsid w:val="003D0DE0"/>
    <w:rsid w:val="003D0E65"/>
    <w:rsid w:val="003D0E7B"/>
    <w:rsid w:val="003D0ED5"/>
    <w:rsid w:val="003D0F7B"/>
    <w:rsid w:val="003D111E"/>
    <w:rsid w:val="003D1242"/>
    <w:rsid w:val="003D12BA"/>
    <w:rsid w:val="003D14AF"/>
    <w:rsid w:val="003D185C"/>
    <w:rsid w:val="003D1891"/>
    <w:rsid w:val="003D1957"/>
    <w:rsid w:val="003D196F"/>
    <w:rsid w:val="003D1975"/>
    <w:rsid w:val="003D1A89"/>
    <w:rsid w:val="003D1AC6"/>
    <w:rsid w:val="003D1C7B"/>
    <w:rsid w:val="003D1D7A"/>
    <w:rsid w:val="003D1DD7"/>
    <w:rsid w:val="003D22D9"/>
    <w:rsid w:val="003D2365"/>
    <w:rsid w:val="003D2377"/>
    <w:rsid w:val="003D25A7"/>
    <w:rsid w:val="003D25D6"/>
    <w:rsid w:val="003D26A6"/>
    <w:rsid w:val="003D26F8"/>
    <w:rsid w:val="003D274B"/>
    <w:rsid w:val="003D28D6"/>
    <w:rsid w:val="003D2967"/>
    <w:rsid w:val="003D29BF"/>
    <w:rsid w:val="003D29DB"/>
    <w:rsid w:val="003D2A6A"/>
    <w:rsid w:val="003D2A9E"/>
    <w:rsid w:val="003D2AF5"/>
    <w:rsid w:val="003D2BF8"/>
    <w:rsid w:val="003D2C11"/>
    <w:rsid w:val="003D2D19"/>
    <w:rsid w:val="003D2D7A"/>
    <w:rsid w:val="003D2E44"/>
    <w:rsid w:val="003D2EEA"/>
    <w:rsid w:val="003D2F14"/>
    <w:rsid w:val="003D2FAE"/>
    <w:rsid w:val="003D300D"/>
    <w:rsid w:val="003D30C9"/>
    <w:rsid w:val="003D30EE"/>
    <w:rsid w:val="003D3118"/>
    <w:rsid w:val="003D31D3"/>
    <w:rsid w:val="003D329F"/>
    <w:rsid w:val="003D33E6"/>
    <w:rsid w:val="003D344C"/>
    <w:rsid w:val="003D38C1"/>
    <w:rsid w:val="003D3954"/>
    <w:rsid w:val="003D39D8"/>
    <w:rsid w:val="003D3AB4"/>
    <w:rsid w:val="003D3B80"/>
    <w:rsid w:val="003D3CDC"/>
    <w:rsid w:val="003D3D98"/>
    <w:rsid w:val="003D3EAC"/>
    <w:rsid w:val="003D3F43"/>
    <w:rsid w:val="003D3F99"/>
    <w:rsid w:val="003D4188"/>
    <w:rsid w:val="003D4251"/>
    <w:rsid w:val="003D4279"/>
    <w:rsid w:val="003D4287"/>
    <w:rsid w:val="003D431E"/>
    <w:rsid w:val="003D4325"/>
    <w:rsid w:val="003D4385"/>
    <w:rsid w:val="003D4413"/>
    <w:rsid w:val="003D4489"/>
    <w:rsid w:val="003D44F6"/>
    <w:rsid w:val="003D4596"/>
    <w:rsid w:val="003D45EC"/>
    <w:rsid w:val="003D46FF"/>
    <w:rsid w:val="003D497A"/>
    <w:rsid w:val="003D4AC0"/>
    <w:rsid w:val="003D4B6E"/>
    <w:rsid w:val="003D4BDF"/>
    <w:rsid w:val="003D4C34"/>
    <w:rsid w:val="003D4C77"/>
    <w:rsid w:val="003D5184"/>
    <w:rsid w:val="003D54F4"/>
    <w:rsid w:val="003D5517"/>
    <w:rsid w:val="003D55DA"/>
    <w:rsid w:val="003D5718"/>
    <w:rsid w:val="003D5721"/>
    <w:rsid w:val="003D5958"/>
    <w:rsid w:val="003D5AA1"/>
    <w:rsid w:val="003D5C29"/>
    <w:rsid w:val="003D5C73"/>
    <w:rsid w:val="003D5D1E"/>
    <w:rsid w:val="003D5DBD"/>
    <w:rsid w:val="003D5E36"/>
    <w:rsid w:val="003D5E93"/>
    <w:rsid w:val="003D5F57"/>
    <w:rsid w:val="003D5FD9"/>
    <w:rsid w:val="003D6067"/>
    <w:rsid w:val="003D60AD"/>
    <w:rsid w:val="003D63A4"/>
    <w:rsid w:val="003D656E"/>
    <w:rsid w:val="003D671B"/>
    <w:rsid w:val="003D67C6"/>
    <w:rsid w:val="003D6865"/>
    <w:rsid w:val="003D6A34"/>
    <w:rsid w:val="003D6A4A"/>
    <w:rsid w:val="003D6A6B"/>
    <w:rsid w:val="003D6AA9"/>
    <w:rsid w:val="003D6C1A"/>
    <w:rsid w:val="003D6D0C"/>
    <w:rsid w:val="003D6D78"/>
    <w:rsid w:val="003D6DB7"/>
    <w:rsid w:val="003D6E10"/>
    <w:rsid w:val="003D6E40"/>
    <w:rsid w:val="003D6EB2"/>
    <w:rsid w:val="003D6F24"/>
    <w:rsid w:val="003D6F83"/>
    <w:rsid w:val="003D712A"/>
    <w:rsid w:val="003D7226"/>
    <w:rsid w:val="003D723E"/>
    <w:rsid w:val="003D7525"/>
    <w:rsid w:val="003D7832"/>
    <w:rsid w:val="003D78FF"/>
    <w:rsid w:val="003D791E"/>
    <w:rsid w:val="003D7AA0"/>
    <w:rsid w:val="003D7AA7"/>
    <w:rsid w:val="003D7C14"/>
    <w:rsid w:val="003D7C2D"/>
    <w:rsid w:val="003D7EEB"/>
    <w:rsid w:val="003D7F04"/>
    <w:rsid w:val="003D7F96"/>
    <w:rsid w:val="003E008C"/>
    <w:rsid w:val="003E0197"/>
    <w:rsid w:val="003E0246"/>
    <w:rsid w:val="003E03DA"/>
    <w:rsid w:val="003E0537"/>
    <w:rsid w:val="003E056D"/>
    <w:rsid w:val="003E06F8"/>
    <w:rsid w:val="003E0915"/>
    <w:rsid w:val="003E09EE"/>
    <w:rsid w:val="003E0A0A"/>
    <w:rsid w:val="003E0A1D"/>
    <w:rsid w:val="003E0B3F"/>
    <w:rsid w:val="003E0BC9"/>
    <w:rsid w:val="003E0C62"/>
    <w:rsid w:val="003E0D52"/>
    <w:rsid w:val="003E0D64"/>
    <w:rsid w:val="003E0D68"/>
    <w:rsid w:val="003E0D90"/>
    <w:rsid w:val="003E0DB2"/>
    <w:rsid w:val="003E0EC7"/>
    <w:rsid w:val="003E0F57"/>
    <w:rsid w:val="003E0FBE"/>
    <w:rsid w:val="003E1053"/>
    <w:rsid w:val="003E1072"/>
    <w:rsid w:val="003E1073"/>
    <w:rsid w:val="003E10AC"/>
    <w:rsid w:val="003E1139"/>
    <w:rsid w:val="003E1441"/>
    <w:rsid w:val="003E1558"/>
    <w:rsid w:val="003E169D"/>
    <w:rsid w:val="003E16AF"/>
    <w:rsid w:val="003E176A"/>
    <w:rsid w:val="003E187D"/>
    <w:rsid w:val="003E1963"/>
    <w:rsid w:val="003E1980"/>
    <w:rsid w:val="003E1A96"/>
    <w:rsid w:val="003E1AA2"/>
    <w:rsid w:val="003E1AD2"/>
    <w:rsid w:val="003E1E7B"/>
    <w:rsid w:val="003E1EBA"/>
    <w:rsid w:val="003E1FDD"/>
    <w:rsid w:val="003E2026"/>
    <w:rsid w:val="003E2228"/>
    <w:rsid w:val="003E2410"/>
    <w:rsid w:val="003E256D"/>
    <w:rsid w:val="003E25CA"/>
    <w:rsid w:val="003E25E4"/>
    <w:rsid w:val="003E25FB"/>
    <w:rsid w:val="003E262D"/>
    <w:rsid w:val="003E26E7"/>
    <w:rsid w:val="003E272F"/>
    <w:rsid w:val="003E2A96"/>
    <w:rsid w:val="003E2BF2"/>
    <w:rsid w:val="003E2C1F"/>
    <w:rsid w:val="003E2C3A"/>
    <w:rsid w:val="003E2D01"/>
    <w:rsid w:val="003E2D26"/>
    <w:rsid w:val="003E2D53"/>
    <w:rsid w:val="003E2DFD"/>
    <w:rsid w:val="003E2E10"/>
    <w:rsid w:val="003E2E24"/>
    <w:rsid w:val="003E2EA5"/>
    <w:rsid w:val="003E2F93"/>
    <w:rsid w:val="003E3185"/>
    <w:rsid w:val="003E31AB"/>
    <w:rsid w:val="003E324D"/>
    <w:rsid w:val="003E3329"/>
    <w:rsid w:val="003E34D1"/>
    <w:rsid w:val="003E361C"/>
    <w:rsid w:val="003E3650"/>
    <w:rsid w:val="003E37A4"/>
    <w:rsid w:val="003E3888"/>
    <w:rsid w:val="003E38FF"/>
    <w:rsid w:val="003E3B6D"/>
    <w:rsid w:val="003E3BE6"/>
    <w:rsid w:val="003E3CDA"/>
    <w:rsid w:val="003E3D8E"/>
    <w:rsid w:val="003E3E5E"/>
    <w:rsid w:val="003E4318"/>
    <w:rsid w:val="003E46A7"/>
    <w:rsid w:val="003E477B"/>
    <w:rsid w:val="003E47B9"/>
    <w:rsid w:val="003E47DF"/>
    <w:rsid w:val="003E486C"/>
    <w:rsid w:val="003E4950"/>
    <w:rsid w:val="003E4A47"/>
    <w:rsid w:val="003E4A7E"/>
    <w:rsid w:val="003E4C51"/>
    <w:rsid w:val="003E4C64"/>
    <w:rsid w:val="003E4E13"/>
    <w:rsid w:val="003E4EEB"/>
    <w:rsid w:val="003E4FD1"/>
    <w:rsid w:val="003E5042"/>
    <w:rsid w:val="003E5089"/>
    <w:rsid w:val="003E509E"/>
    <w:rsid w:val="003E50ED"/>
    <w:rsid w:val="003E5123"/>
    <w:rsid w:val="003E517E"/>
    <w:rsid w:val="003E5258"/>
    <w:rsid w:val="003E528A"/>
    <w:rsid w:val="003E5530"/>
    <w:rsid w:val="003E55EB"/>
    <w:rsid w:val="003E562E"/>
    <w:rsid w:val="003E5697"/>
    <w:rsid w:val="003E57A8"/>
    <w:rsid w:val="003E584F"/>
    <w:rsid w:val="003E587F"/>
    <w:rsid w:val="003E58DC"/>
    <w:rsid w:val="003E5962"/>
    <w:rsid w:val="003E5B2F"/>
    <w:rsid w:val="003E5B3A"/>
    <w:rsid w:val="003E5BAF"/>
    <w:rsid w:val="003E5C30"/>
    <w:rsid w:val="003E5C74"/>
    <w:rsid w:val="003E5EF6"/>
    <w:rsid w:val="003E5EF8"/>
    <w:rsid w:val="003E6008"/>
    <w:rsid w:val="003E60F2"/>
    <w:rsid w:val="003E61BD"/>
    <w:rsid w:val="003E624C"/>
    <w:rsid w:val="003E6269"/>
    <w:rsid w:val="003E62E5"/>
    <w:rsid w:val="003E63E8"/>
    <w:rsid w:val="003E6426"/>
    <w:rsid w:val="003E643C"/>
    <w:rsid w:val="003E6547"/>
    <w:rsid w:val="003E67CE"/>
    <w:rsid w:val="003E6864"/>
    <w:rsid w:val="003E6884"/>
    <w:rsid w:val="003E6996"/>
    <w:rsid w:val="003E69D8"/>
    <w:rsid w:val="003E6AAB"/>
    <w:rsid w:val="003E6B15"/>
    <w:rsid w:val="003E6CE1"/>
    <w:rsid w:val="003E6D53"/>
    <w:rsid w:val="003E6D94"/>
    <w:rsid w:val="003E6E75"/>
    <w:rsid w:val="003E6E9E"/>
    <w:rsid w:val="003E6F0E"/>
    <w:rsid w:val="003E6F82"/>
    <w:rsid w:val="003E6F8C"/>
    <w:rsid w:val="003E703A"/>
    <w:rsid w:val="003E7063"/>
    <w:rsid w:val="003E708C"/>
    <w:rsid w:val="003E7165"/>
    <w:rsid w:val="003E731D"/>
    <w:rsid w:val="003E733D"/>
    <w:rsid w:val="003E736F"/>
    <w:rsid w:val="003E7373"/>
    <w:rsid w:val="003E738E"/>
    <w:rsid w:val="003E73AB"/>
    <w:rsid w:val="003E74A1"/>
    <w:rsid w:val="003E7544"/>
    <w:rsid w:val="003E7550"/>
    <w:rsid w:val="003E7596"/>
    <w:rsid w:val="003E75D1"/>
    <w:rsid w:val="003E761F"/>
    <w:rsid w:val="003E76BB"/>
    <w:rsid w:val="003E788A"/>
    <w:rsid w:val="003E7930"/>
    <w:rsid w:val="003E7995"/>
    <w:rsid w:val="003E7B89"/>
    <w:rsid w:val="003E7C37"/>
    <w:rsid w:val="003E7D6F"/>
    <w:rsid w:val="003E7F3A"/>
    <w:rsid w:val="003F01AD"/>
    <w:rsid w:val="003F041D"/>
    <w:rsid w:val="003F042C"/>
    <w:rsid w:val="003F04B4"/>
    <w:rsid w:val="003F04FA"/>
    <w:rsid w:val="003F0567"/>
    <w:rsid w:val="003F05A9"/>
    <w:rsid w:val="003F0639"/>
    <w:rsid w:val="003F068E"/>
    <w:rsid w:val="003F06A0"/>
    <w:rsid w:val="003F06EE"/>
    <w:rsid w:val="003F0916"/>
    <w:rsid w:val="003F09F2"/>
    <w:rsid w:val="003F0A8D"/>
    <w:rsid w:val="003F0B83"/>
    <w:rsid w:val="003F0BBD"/>
    <w:rsid w:val="003F0BFC"/>
    <w:rsid w:val="003F0C3A"/>
    <w:rsid w:val="003F0CCA"/>
    <w:rsid w:val="003F0D49"/>
    <w:rsid w:val="003F0DA0"/>
    <w:rsid w:val="003F0DAF"/>
    <w:rsid w:val="003F0E6E"/>
    <w:rsid w:val="003F0F98"/>
    <w:rsid w:val="003F0FB0"/>
    <w:rsid w:val="003F1135"/>
    <w:rsid w:val="003F11B3"/>
    <w:rsid w:val="003F11C8"/>
    <w:rsid w:val="003F12BF"/>
    <w:rsid w:val="003F12C6"/>
    <w:rsid w:val="003F134F"/>
    <w:rsid w:val="003F13BD"/>
    <w:rsid w:val="003F13F6"/>
    <w:rsid w:val="003F1522"/>
    <w:rsid w:val="003F158D"/>
    <w:rsid w:val="003F16AC"/>
    <w:rsid w:val="003F16BA"/>
    <w:rsid w:val="003F16F2"/>
    <w:rsid w:val="003F1749"/>
    <w:rsid w:val="003F17EE"/>
    <w:rsid w:val="003F1B01"/>
    <w:rsid w:val="003F1BC5"/>
    <w:rsid w:val="003F1C72"/>
    <w:rsid w:val="003F1CB9"/>
    <w:rsid w:val="003F1D49"/>
    <w:rsid w:val="003F1EC0"/>
    <w:rsid w:val="003F1F7F"/>
    <w:rsid w:val="003F1F97"/>
    <w:rsid w:val="003F231E"/>
    <w:rsid w:val="003F2473"/>
    <w:rsid w:val="003F24CF"/>
    <w:rsid w:val="003F24DC"/>
    <w:rsid w:val="003F24FA"/>
    <w:rsid w:val="003F253F"/>
    <w:rsid w:val="003F2541"/>
    <w:rsid w:val="003F25A8"/>
    <w:rsid w:val="003F2675"/>
    <w:rsid w:val="003F269E"/>
    <w:rsid w:val="003F28DF"/>
    <w:rsid w:val="003F2993"/>
    <w:rsid w:val="003F2B51"/>
    <w:rsid w:val="003F2C81"/>
    <w:rsid w:val="003F2CAF"/>
    <w:rsid w:val="003F2DE4"/>
    <w:rsid w:val="003F2FA9"/>
    <w:rsid w:val="003F2FFA"/>
    <w:rsid w:val="003F30AD"/>
    <w:rsid w:val="003F32F9"/>
    <w:rsid w:val="003F33B3"/>
    <w:rsid w:val="003F354A"/>
    <w:rsid w:val="003F3578"/>
    <w:rsid w:val="003F3625"/>
    <w:rsid w:val="003F3669"/>
    <w:rsid w:val="003F37C1"/>
    <w:rsid w:val="003F396B"/>
    <w:rsid w:val="003F397C"/>
    <w:rsid w:val="003F3AB1"/>
    <w:rsid w:val="003F3BA9"/>
    <w:rsid w:val="003F3BD3"/>
    <w:rsid w:val="003F3C16"/>
    <w:rsid w:val="003F3CAD"/>
    <w:rsid w:val="003F3D93"/>
    <w:rsid w:val="003F3E36"/>
    <w:rsid w:val="003F3F06"/>
    <w:rsid w:val="003F4091"/>
    <w:rsid w:val="003F409C"/>
    <w:rsid w:val="003F41D6"/>
    <w:rsid w:val="003F425F"/>
    <w:rsid w:val="003F429E"/>
    <w:rsid w:val="003F42E9"/>
    <w:rsid w:val="003F4374"/>
    <w:rsid w:val="003F447B"/>
    <w:rsid w:val="003F448D"/>
    <w:rsid w:val="003F44AD"/>
    <w:rsid w:val="003F44D9"/>
    <w:rsid w:val="003F45E0"/>
    <w:rsid w:val="003F4712"/>
    <w:rsid w:val="003F4719"/>
    <w:rsid w:val="003F47F0"/>
    <w:rsid w:val="003F48C5"/>
    <w:rsid w:val="003F4BA4"/>
    <w:rsid w:val="003F4CFB"/>
    <w:rsid w:val="003F5020"/>
    <w:rsid w:val="003F50AA"/>
    <w:rsid w:val="003F50FD"/>
    <w:rsid w:val="003F5120"/>
    <w:rsid w:val="003F51C9"/>
    <w:rsid w:val="003F51E8"/>
    <w:rsid w:val="003F5273"/>
    <w:rsid w:val="003F53F9"/>
    <w:rsid w:val="003F5456"/>
    <w:rsid w:val="003F546D"/>
    <w:rsid w:val="003F54EB"/>
    <w:rsid w:val="003F5513"/>
    <w:rsid w:val="003F5554"/>
    <w:rsid w:val="003F5590"/>
    <w:rsid w:val="003F560E"/>
    <w:rsid w:val="003F57A9"/>
    <w:rsid w:val="003F5867"/>
    <w:rsid w:val="003F589F"/>
    <w:rsid w:val="003F58F6"/>
    <w:rsid w:val="003F59ED"/>
    <w:rsid w:val="003F5AAB"/>
    <w:rsid w:val="003F5B6B"/>
    <w:rsid w:val="003F5C48"/>
    <w:rsid w:val="003F5D87"/>
    <w:rsid w:val="003F5DD0"/>
    <w:rsid w:val="003F5F4D"/>
    <w:rsid w:val="003F60A7"/>
    <w:rsid w:val="003F622E"/>
    <w:rsid w:val="003F624C"/>
    <w:rsid w:val="003F62A6"/>
    <w:rsid w:val="003F6381"/>
    <w:rsid w:val="003F63BC"/>
    <w:rsid w:val="003F6530"/>
    <w:rsid w:val="003F6641"/>
    <w:rsid w:val="003F6724"/>
    <w:rsid w:val="003F67F5"/>
    <w:rsid w:val="003F6827"/>
    <w:rsid w:val="003F683D"/>
    <w:rsid w:val="003F69E0"/>
    <w:rsid w:val="003F6A36"/>
    <w:rsid w:val="003F6AAC"/>
    <w:rsid w:val="003F6C6D"/>
    <w:rsid w:val="003F6CBF"/>
    <w:rsid w:val="003F6DE0"/>
    <w:rsid w:val="003F6E38"/>
    <w:rsid w:val="003F6E87"/>
    <w:rsid w:val="003F6ED0"/>
    <w:rsid w:val="003F6EF1"/>
    <w:rsid w:val="003F6FA5"/>
    <w:rsid w:val="003F7029"/>
    <w:rsid w:val="003F7128"/>
    <w:rsid w:val="003F7184"/>
    <w:rsid w:val="003F725A"/>
    <w:rsid w:val="003F737D"/>
    <w:rsid w:val="003F74DD"/>
    <w:rsid w:val="003F7593"/>
    <w:rsid w:val="003F7940"/>
    <w:rsid w:val="003F79A2"/>
    <w:rsid w:val="003F79B4"/>
    <w:rsid w:val="003F79F2"/>
    <w:rsid w:val="003F7A2B"/>
    <w:rsid w:val="003F7AAD"/>
    <w:rsid w:val="003F7B09"/>
    <w:rsid w:val="003F7B56"/>
    <w:rsid w:val="003F7B74"/>
    <w:rsid w:val="003F7BAA"/>
    <w:rsid w:val="003F7D7A"/>
    <w:rsid w:val="003F7E73"/>
    <w:rsid w:val="003F7EE2"/>
    <w:rsid w:val="003F7F67"/>
    <w:rsid w:val="0040000A"/>
    <w:rsid w:val="00400041"/>
    <w:rsid w:val="004001B3"/>
    <w:rsid w:val="004001E3"/>
    <w:rsid w:val="0040045C"/>
    <w:rsid w:val="0040073A"/>
    <w:rsid w:val="00400825"/>
    <w:rsid w:val="0040082B"/>
    <w:rsid w:val="00400B2A"/>
    <w:rsid w:val="00400D3F"/>
    <w:rsid w:val="00400E4F"/>
    <w:rsid w:val="00400E5B"/>
    <w:rsid w:val="00400E79"/>
    <w:rsid w:val="00400EA4"/>
    <w:rsid w:val="00400EB5"/>
    <w:rsid w:val="00400F9A"/>
    <w:rsid w:val="004010CD"/>
    <w:rsid w:val="004010EC"/>
    <w:rsid w:val="0040111B"/>
    <w:rsid w:val="004011AA"/>
    <w:rsid w:val="00401224"/>
    <w:rsid w:val="0040131B"/>
    <w:rsid w:val="00401421"/>
    <w:rsid w:val="00401463"/>
    <w:rsid w:val="00401645"/>
    <w:rsid w:val="00401659"/>
    <w:rsid w:val="0040165D"/>
    <w:rsid w:val="00401724"/>
    <w:rsid w:val="00401741"/>
    <w:rsid w:val="00401889"/>
    <w:rsid w:val="004018B6"/>
    <w:rsid w:val="00401979"/>
    <w:rsid w:val="0040199E"/>
    <w:rsid w:val="004019C2"/>
    <w:rsid w:val="004019F8"/>
    <w:rsid w:val="00401A01"/>
    <w:rsid w:val="00401AD5"/>
    <w:rsid w:val="00401AFC"/>
    <w:rsid w:val="00401B0D"/>
    <w:rsid w:val="00401B2B"/>
    <w:rsid w:val="00401C0D"/>
    <w:rsid w:val="00401C18"/>
    <w:rsid w:val="00401C9F"/>
    <w:rsid w:val="00401D35"/>
    <w:rsid w:val="00401DAF"/>
    <w:rsid w:val="00401EF4"/>
    <w:rsid w:val="00401F3D"/>
    <w:rsid w:val="00402006"/>
    <w:rsid w:val="0040211A"/>
    <w:rsid w:val="0040211B"/>
    <w:rsid w:val="004021F5"/>
    <w:rsid w:val="004022D5"/>
    <w:rsid w:val="0040230B"/>
    <w:rsid w:val="00402419"/>
    <w:rsid w:val="004024A8"/>
    <w:rsid w:val="0040253B"/>
    <w:rsid w:val="004025C2"/>
    <w:rsid w:val="00402619"/>
    <w:rsid w:val="00402865"/>
    <w:rsid w:val="00402888"/>
    <w:rsid w:val="0040296B"/>
    <w:rsid w:val="004029CF"/>
    <w:rsid w:val="00402C32"/>
    <w:rsid w:val="00402D8D"/>
    <w:rsid w:val="00402DDB"/>
    <w:rsid w:val="00402EA6"/>
    <w:rsid w:val="00402F70"/>
    <w:rsid w:val="00402FA6"/>
    <w:rsid w:val="00402FFD"/>
    <w:rsid w:val="0040307A"/>
    <w:rsid w:val="004031F2"/>
    <w:rsid w:val="004032A5"/>
    <w:rsid w:val="00403341"/>
    <w:rsid w:val="0040345E"/>
    <w:rsid w:val="004034A4"/>
    <w:rsid w:val="0040352C"/>
    <w:rsid w:val="00403614"/>
    <w:rsid w:val="00403727"/>
    <w:rsid w:val="00403730"/>
    <w:rsid w:val="00403878"/>
    <w:rsid w:val="004038E8"/>
    <w:rsid w:val="004039FA"/>
    <w:rsid w:val="00403A27"/>
    <w:rsid w:val="00403A5F"/>
    <w:rsid w:val="00403B06"/>
    <w:rsid w:val="00403CB2"/>
    <w:rsid w:val="00403DED"/>
    <w:rsid w:val="00403E0C"/>
    <w:rsid w:val="00404183"/>
    <w:rsid w:val="004041B5"/>
    <w:rsid w:val="00404305"/>
    <w:rsid w:val="00404477"/>
    <w:rsid w:val="00404521"/>
    <w:rsid w:val="004045A3"/>
    <w:rsid w:val="00404632"/>
    <w:rsid w:val="004046FA"/>
    <w:rsid w:val="0040482B"/>
    <w:rsid w:val="00404A5E"/>
    <w:rsid w:val="00404AAD"/>
    <w:rsid w:val="00404AE1"/>
    <w:rsid w:val="00404BA4"/>
    <w:rsid w:val="00404BCD"/>
    <w:rsid w:val="00404C94"/>
    <w:rsid w:val="00404D38"/>
    <w:rsid w:val="00404DC0"/>
    <w:rsid w:val="00404E55"/>
    <w:rsid w:val="0040504C"/>
    <w:rsid w:val="00405261"/>
    <w:rsid w:val="00405359"/>
    <w:rsid w:val="00405498"/>
    <w:rsid w:val="004055B9"/>
    <w:rsid w:val="004055E1"/>
    <w:rsid w:val="0040565D"/>
    <w:rsid w:val="004056A0"/>
    <w:rsid w:val="004056AE"/>
    <w:rsid w:val="0040578E"/>
    <w:rsid w:val="004058E1"/>
    <w:rsid w:val="00405AC2"/>
    <w:rsid w:val="00405AF4"/>
    <w:rsid w:val="00405AF6"/>
    <w:rsid w:val="00405B52"/>
    <w:rsid w:val="00405C79"/>
    <w:rsid w:val="00405CCB"/>
    <w:rsid w:val="00405D3E"/>
    <w:rsid w:val="00405FD2"/>
    <w:rsid w:val="00406040"/>
    <w:rsid w:val="004061F2"/>
    <w:rsid w:val="0040626C"/>
    <w:rsid w:val="004062CF"/>
    <w:rsid w:val="00406611"/>
    <w:rsid w:val="004066C1"/>
    <w:rsid w:val="004067FC"/>
    <w:rsid w:val="00406855"/>
    <w:rsid w:val="00406885"/>
    <w:rsid w:val="00406918"/>
    <w:rsid w:val="004069C5"/>
    <w:rsid w:val="00406AB9"/>
    <w:rsid w:val="00406AD3"/>
    <w:rsid w:val="00406BC9"/>
    <w:rsid w:val="00406BF7"/>
    <w:rsid w:val="00406D2B"/>
    <w:rsid w:val="00406DB4"/>
    <w:rsid w:val="00406E59"/>
    <w:rsid w:val="00407043"/>
    <w:rsid w:val="0040710C"/>
    <w:rsid w:val="00407361"/>
    <w:rsid w:val="004073F0"/>
    <w:rsid w:val="00407425"/>
    <w:rsid w:val="00407590"/>
    <w:rsid w:val="004075BD"/>
    <w:rsid w:val="0040765F"/>
    <w:rsid w:val="00407742"/>
    <w:rsid w:val="00407760"/>
    <w:rsid w:val="004077B7"/>
    <w:rsid w:val="004077E6"/>
    <w:rsid w:val="0040786A"/>
    <w:rsid w:val="00407A4C"/>
    <w:rsid w:val="00407C12"/>
    <w:rsid w:val="00407C9C"/>
    <w:rsid w:val="00407CB2"/>
    <w:rsid w:val="00407E8D"/>
    <w:rsid w:val="0041006A"/>
    <w:rsid w:val="004102EA"/>
    <w:rsid w:val="004102EC"/>
    <w:rsid w:val="00410407"/>
    <w:rsid w:val="0041063F"/>
    <w:rsid w:val="00410692"/>
    <w:rsid w:val="00410757"/>
    <w:rsid w:val="00410819"/>
    <w:rsid w:val="00410987"/>
    <w:rsid w:val="004109E5"/>
    <w:rsid w:val="00410A0A"/>
    <w:rsid w:val="00410A55"/>
    <w:rsid w:val="00410BC2"/>
    <w:rsid w:val="00410C86"/>
    <w:rsid w:val="00410D76"/>
    <w:rsid w:val="00410DFC"/>
    <w:rsid w:val="00410E0A"/>
    <w:rsid w:val="00410F38"/>
    <w:rsid w:val="0041105B"/>
    <w:rsid w:val="00411253"/>
    <w:rsid w:val="00411382"/>
    <w:rsid w:val="00411516"/>
    <w:rsid w:val="004119A9"/>
    <w:rsid w:val="00411A24"/>
    <w:rsid w:val="00411A94"/>
    <w:rsid w:val="00411AEB"/>
    <w:rsid w:val="00411B16"/>
    <w:rsid w:val="00411BEF"/>
    <w:rsid w:val="00411C7F"/>
    <w:rsid w:val="00411D28"/>
    <w:rsid w:val="00411D2C"/>
    <w:rsid w:val="00411F6F"/>
    <w:rsid w:val="0041216F"/>
    <w:rsid w:val="00412359"/>
    <w:rsid w:val="00412366"/>
    <w:rsid w:val="004126B4"/>
    <w:rsid w:val="00412747"/>
    <w:rsid w:val="00412A2D"/>
    <w:rsid w:val="00412A43"/>
    <w:rsid w:val="00412B00"/>
    <w:rsid w:val="00412B5E"/>
    <w:rsid w:val="00412C4C"/>
    <w:rsid w:val="00412C5F"/>
    <w:rsid w:val="00412C83"/>
    <w:rsid w:val="00412C89"/>
    <w:rsid w:val="00412D41"/>
    <w:rsid w:val="00412DAB"/>
    <w:rsid w:val="00412E4A"/>
    <w:rsid w:val="00412E5A"/>
    <w:rsid w:val="00412E6F"/>
    <w:rsid w:val="00412EA4"/>
    <w:rsid w:val="00412EFF"/>
    <w:rsid w:val="00413040"/>
    <w:rsid w:val="00413054"/>
    <w:rsid w:val="00413085"/>
    <w:rsid w:val="00413122"/>
    <w:rsid w:val="00413181"/>
    <w:rsid w:val="00413328"/>
    <w:rsid w:val="00413373"/>
    <w:rsid w:val="0041338A"/>
    <w:rsid w:val="004134C5"/>
    <w:rsid w:val="00413634"/>
    <w:rsid w:val="00413795"/>
    <w:rsid w:val="00413A07"/>
    <w:rsid w:val="00413A0C"/>
    <w:rsid w:val="00413ABF"/>
    <w:rsid w:val="00413C04"/>
    <w:rsid w:val="00413D05"/>
    <w:rsid w:val="00413E6F"/>
    <w:rsid w:val="00413EEF"/>
    <w:rsid w:val="00413F68"/>
    <w:rsid w:val="00413F87"/>
    <w:rsid w:val="00413F99"/>
    <w:rsid w:val="00414026"/>
    <w:rsid w:val="00414144"/>
    <w:rsid w:val="004142E6"/>
    <w:rsid w:val="004142F9"/>
    <w:rsid w:val="0041435C"/>
    <w:rsid w:val="004143D3"/>
    <w:rsid w:val="0041455A"/>
    <w:rsid w:val="00414589"/>
    <w:rsid w:val="004145CA"/>
    <w:rsid w:val="004145F9"/>
    <w:rsid w:val="0041461D"/>
    <w:rsid w:val="004146DC"/>
    <w:rsid w:val="0041479B"/>
    <w:rsid w:val="00414889"/>
    <w:rsid w:val="004149B5"/>
    <w:rsid w:val="00414ABD"/>
    <w:rsid w:val="00414AE8"/>
    <w:rsid w:val="00414C8C"/>
    <w:rsid w:val="00414CE0"/>
    <w:rsid w:val="00414CFD"/>
    <w:rsid w:val="00414E49"/>
    <w:rsid w:val="00414E9F"/>
    <w:rsid w:val="00415068"/>
    <w:rsid w:val="004150DA"/>
    <w:rsid w:val="004150FC"/>
    <w:rsid w:val="004151AA"/>
    <w:rsid w:val="004151C3"/>
    <w:rsid w:val="00415268"/>
    <w:rsid w:val="0041538E"/>
    <w:rsid w:val="0041540D"/>
    <w:rsid w:val="00415569"/>
    <w:rsid w:val="00415576"/>
    <w:rsid w:val="0041558C"/>
    <w:rsid w:val="0041563E"/>
    <w:rsid w:val="00415724"/>
    <w:rsid w:val="0041594B"/>
    <w:rsid w:val="00415976"/>
    <w:rsid w:val="00415A11"/>
    <w:rsid w:val="00415A67"/>
    <w:rsid w:val="00415A6B"/>
    <w:rsid w:val="00415D02"/>
    <w:rsid w:val="00415D24"/>
    <w:rsid w:val="00415D58"/>
    <w:rsid w:val="00415EF6"/>
    <w:rsid w:val="0041608E"/>
    <w:rsid w:val="00416090"/>
    <w:rsid w:val="00416103"/>
    <w:rsid w:val="0041615B"/>
    <w:rsid w:val="00416182"/>
    <w:rsid w:val="0041644C"/>
    <w:rsid w:val="0041651B"/>
    <w:rsid w:val="0041652D"/>
    <w:rsid w:val="004166AB"/>
    <w:rsid w:val="004166C1"/>
    <w:rsid w:val="004166CF"/>
    <w:rsid w:val="00416731"/>
    <w:rsid w:val="00416796"/>
    <w:rsid w:val="004167B9"/>
    <w:rsid w:val="004167D0"/>
    <w:rsid w:val="004167FA"/>
    <w:rsid w:val="00416827"/>
    <w:rsid w:val="0041693F"/>
    <w:rsid w:val="00416A1A"/>
    <w:rsid w:val="00416A5D"/>
    <w:rsid w:val="00416A70"/>
    <w:rsid w:val="00416B1C"/>
    <w:rsid w:val="00416BEF"/>
    <w:rsid w:val="00416C34"/>
    <w:rsid w:val="00416C76"/>
    <w:rsid w:val="00416CD6"/>
    <w:rsid w:val="00416D03"/>
    <w:rsid w:val="00416DBB"/>
    <w:rsid w:val="00416ED5"/>
    <w:rsid w:val="00416F48"/>
    <w:rsid w:val="00417151"/>
    <w:rsid w:val="0041718E"/>
    <w:rsid w:val="004173C2"/>
    <w:rsid w:val="004175BC"/>
    <w:rsid w:val="00417661"/>
    <w:rsid w:val="00417662"/>
    <w:rsid w:val="004176B1"/>
    <w:rsid w:val="00417916"/>
    <w:rsid w:val="00417932"/>
    <w:rsid w:val="0041799C"/>
    <w:rsid w:val="004179DA"/>
    <w:rsid w:val="00417A13"/>
    <w:rsid w:val="00417A99"/>
    <w:rsid w:val="00417B3F"/>
    <w:rsid w:val="00417CBC"/>
    <w:rsid w:val="00417CFD"/>
    <w:rsid w:val="00417D03"/>
    <w:rsid w:val="00417F32"/>
    <w:rsid w:val="00420088"/>
    <w:rsid w:val="00420285"/>
    <w:rsid w:val="004202D0"/>
    <w:rsid w:val="004202EC"/>
    <w:rsid w:val="00420360"/>
    <w:rsid w:val="004203CC"/>
    <w:rsid w:val="004204FE"/>
    <w:rsid w:val="0042054A"/>
    <w:rsid w:val="00420566"/>
    <w:rsid w:val="00420574"/>
    <w:rsid w:val="00420596"/>
    <w:rsid w:val="00420618"/>
    <w:rsid w:val="00420740"/>
    <w:rsid w:val="00420962"/>
    <w:rsid w:val="00420A1B"/>
    <w:rsid w:val="00420A98"/>
    <w:rsid w:val="00420B32"/>
    <w:rsid w:val="00420C15"/>
    <w:rsid w:val="00420D93"/>
    <w:rsid w:val="00420DB5"/>
    <w:rsid w:val="00420DFB"/>
    <w:rsid w:val="00420EFE"/>
    <w:rsid w:val="00420F3C"/>
    <w:rsid w:val="0042100D"/>
    <w:rsid w:val="004210EB"/>
    <w:rsid w:val="004212A9"/>
    <w:rsid w:val="00421340"/>
    <w:rsid w:val="0042147E"/>
    <w:rsid w:val="00421551"/>
    <w:rsid w:val="00421565"/>
    <w:rsid w:val="00421699"/>
    <w:rsid w:val="004217D5"/>
    <w:rsid w:val="00421A48"/>
    <w:rsid w:val="00421EE9"/>
    <w:rsid w:val="0042215A"/>
    <w:rsid w:val="00422237"/>
    <w:rsid w:val="00422400"/>
    <w:rsid w:val="0042249C"/>
    <w:rsid w:val="004224F8"/>
    <w:rsid w:val="00422580"/>
    <w:rsid w:val="00422590"/>
    <w:rsid w:val="0042260C"/>
    <w:rsid w:val="00422706"/>
    <w:rsid w:val="00422783"/>
    <w:rsid w:val="004227F2"/>
    <w:rsid w:val="00422813"/>
    <w:rsid w:val="004229D1"/>
    <w:rsid w:val="004229F7"/>
    <w:rsid w:val="00422A5E"/>
    <w:rsid w:val="00422AA3"/>
    <w:rsid w:val="00422B93"/>
    <w:rsid w:val="00422C12"/>
    <w:rsid w:val="00422D63"/>
    <w:rsid w:val="00422D7B"/>
    <w:rsid w:val="00422D7C"/>
    <w:rsid w:val="00422E38"/>
    <w:rsid w:val="00422E7B"/>
    <w:rsid w:val="00422EC9"/>
    <w:rsid w:val="00422F0C"/>
    <w:rsid w:val="00423023"/>
    <w:rsid w:val="00423066"/>
    <w:rsid w:val="004230CC"/>
    <w:rsid w:val="004230FC"/>
    <w:rsid w:val="004232AD"/>
    <w:rsid w:val="004233FF"/>
    <w:rsid w:val="0042341B"/>
    <w:rsid w:val="0042350B"/>
    <w:rsid w:val="004235E4"/>
    <w:rsid w:val="00423666"/>
    <w:rsid w:val="00423714"/>
    <w:rsid w:val="004237EC"/>
    <w:rsid w:val="004238E4"/>
    <w:rsid w:val="00423A24"/>
    <w:rsid w:val="00423ABB"/>
    <w:rsid w:val="00423B77"/>
    <w:rsid w:val="00423E48"/>
    <w:rsid w:val="00423EA8"/>
    <w:rsid w:val="004240B7"/>
    <w:rsid w:val="004241C8"/>
    <w:rsid w:val="00424234"/>
    <w:rsid w:val="00424248"/>
    <w:rsid w:val="004242E0"/>
    <w:rsid w:val="00424383"/>
    <w:rsid w:val="004243A5"/>
    <w:rsid w:val="00424421"/>
    <w:rsid w:val="00424476"/>
    <w:rsid w:val="004244A6"/>
    <w:rsid w:val="00424693"/>
    <w:rsid w:val="00424725"/>
    <w:rsid w:val="00424800"/>
    <w:rsid w:val="00424882"/>
    <w:rsid w:val="004248BE"/>
    <w:rsid w:val="00424957"/>
    <w:rsid w:val="00424AC4"/>
    <w:rsid w:val="00424AD3"/>
    <w:rsid w:val="00424BAD"/>
    <w:rsid w:val="00424C50"/>
    <w:rsid w:val="00424E42"/>
    <w:rsid w:val="00424F75"/>
    <w:rsid w:val="0042512B"/>
    <w:rsid w:val="0042522A"/>
    <w:rsid w:val="0042524D"/>
    <w:rsid w:val="00425349"/>
    <w:rsid w:val="00425380"/>
    <w:rsid w:val="004253EF"/>
    <w:rsid w:val="00425448"/>
    <w:rsid w:val="0042544B"/>
    <w:rsid w:val="004258EF"/>
    <w:rsid w:val="004259F0"/>
    <w:rsid w:val="00425AD6"/>
    <w:rsid w:val="00425BD4"/>
    <w:rsid w:val="00425C5A"/>
    <w:rsid w:val="00425E1C"/>
    <w:rsid w:val="00425E41"/>
    <w:rsid w:val="00425E72"/>
    <w:rsid w:val="00425F9A"/>
    <w:rsid w:val="00426080"/>
    <w:rsid w:val="00426167"/>
    <w:rsid w:val="0042624F"/>
    <w:rsid w:val="0042633B"/>
    <w:rsid w:val="00426380"/>
    <w:rsid w:val="00426389"/>
    <w:rsid w:val="004264BA"/>
    <w:rsid w:val="00426518"/>
    <w:rsid w:val="0042678C"/>
    <w:rsid w:val="004267AD"/>
    <w:rsid w:val="00426808"/>
    <w:rsid w:val="0042686D"/>
    <w:rsid w:val="00426A0C"/>
    <w:rsid w:val="00426A2C"/>
    <w:rsid w:val="00426A6D"/>
    <w:rsid w:val="00426BA6"/>
    <w:rsid w:val="00426BB1"/>
    <w:rsid w:val="00426DF4"/>
    <w:rsid w:val="00426FE8"/>
    <w:rsid w:val="00427004"/>
    <w:rsid w:val="00427148"/>
    <w:rsid w:val="004271D9"/>
    <w:rsid w:val="00427211"/>
    <w:rsid w:val="00427477"/>
    <w:rsid w:val="00427869"/>
    <w:rsid w:val="00427966"/>
    <w:rsid w:val="0042796D"/>
    <w:rsid w:val="00427A05"/>
    <w:rsid w:val="00427A1D"/>
    <w:rsid w:val="00427AAD"/>
    <w:rsid w:val="00427DFD"/>
    <w:rsid w:val="00427E0E"/>
    <w:rsid w:val="00427ED0"/>
    <w:rsid w:val="004300FB"/>
    <w:rsid w:val="004301C5"/>
    <w:rsid w:val="00430203"/>
    <w:rsid w:val="004302BB"/>
    <w:rsid w:val="0043051E"/>
    <w:rsid w:val="004305CF"/>
    <w:rsid w:val="004306E7"/>
    <w:rsid w:val="00430792"/>
    <w:rsid w:val="00430A4D"/>
    <w:rsid w:val="00430A56"/>
    <w:rsid w:val="00430A9F"/>
    <w:rsid w:val="00430AAD"/>
    <w:rsid w:val="00430AD0"/>
    <w:rsid w:val="00430C13"/>
    <w:rsid w:val="00430C3D"/>
    <w:rsid w:val="00430C98"/>
    <w:rsid w:val="00430CC4"/>
    <w:rsid w:val="00430CDE"/>
    <w:rsid w:val="00430D36"/>
    <w:rsid w:val="00430D43"/>
    <w:rsid w:val="00430E65"/>
    <w:rsid w:val="00430ED7"/>
    <w:rsid w:val="00430EFA"/>
    <w:rsid w:val="004310EB"/>
    <w:rsid w:val="004312F4"/>
    <w:rsid w:val="0043136C"/>
    <w:rsid w:val="00431437"/>
    <w:rsid w:val="00431549"/>
    <w:rsid w:val="00431561"/>
    <w:rsid w:val="004316B6"/>
    <w:rsid w:val="00431755"/>
    <w:rsid w:val="004317AB"/>
    <w:rsid w:val="00431811"/>
    <w:rsid w:val="00431916"/>
    <w:rsid w:val="004319AF"/>
    <w:rsid w:val="00431BD8"/>
    <w:rsid w:val="00431CB4"/>
    <w:rsid w:val="00431E04"/>
    <w:rsid w:val="00431E3D"/>
    <w:rsid w:val="00431EF5"/>
    <w:rsid w:val="00431FB5"/>
    <w:rsid w:val="0043207A"/>
    <w:rsid w:val="004320B7"/>
    <w:rsid w:val="00432117"/>
    <w:rsid w:val="0043227C"/>
    <w:rsid w:val="0043228A"/>
    <w:rsid w:val="0043233C"/>
    <w:rsid w:val="004325BE"/>
    <w:rsid w:val="004325F2"/>
    <w:rsid w:val="00432623"/>
    <w:rsid w:val="00432A2D"/>
    <w:rsid w:val="00432A83"/>
    <w:rsid w:val="00432B3C"/>
    <w:rsid w:val="00432BAF"/>
    <w:rsid w:val="00432E03"/>
    <w:rsid w:val="00432F2C"/>
    <w:rsid w:val="00432F5C"/>
    <w:rsid w:val="00432F8B"/>
    <w:rsid w:val="00433100"/>
    <w:rsid w:val="00433113"/>
    <w:rsid w:val="0043321C"/>
    <w:rsid w:val="00433378"/>
    <w:rsid w:val="004334A9"/>
    <w:rsid w:val="0043351C"/>
    <w:rsid w:val="0043354C"/>
    <w:rsid w:val="004335DE"/>
    <w:rsid w:val="004335FA"/>
    <w:rsid w:val="004335FE"/>
    <w:rsid w:val="004336A3"/>
    <w:rsid w:val="004336C1"/>
    <w:rsid w:val="004337A4"/>
    <w:rsid w:val="004338A3"/>
    <w:rsid w:val="0043392B"/>
    <w:rsid w:val="004339C6"/>
    <w:rsid w:val="004339E6"/>
    <w:rsid w:val="00433A3C"/>
    <w:rsid w:val="00433A64"/>
    <w:rsid w:val="00433ABA"/>
    <w:rsid w:val="00433BD1"/>
    <w:rsid w:val="00433D34"/>
    <w:rsid w:val="00433D4F"/>
    <w:rsid w:val="00433D81"/>
    <w:rsid w:val="00433E71"/>
    <w:rsid w:val="00433F2E"/>
    <w:rsid w:val="00433F4F"/>
    <w:rsid w:val="00433FEF"/>
    <w:rsid w:val="00434079"/>
    <w:rsid w:val="004340AB"/>
    <w:rsid w:val="00434196"/>
    <w:rsid w:val="004341F5"/>
    <w:rsid w:val="00434200"/>
    <w:rsid w:val="0043429F"/>
    <w:rsid w:val="004342BE"/>
    <w:rsid w:val="004344ED"/>
    <w:rsid w:val="00434636"/>
    <w:rsid w:val="004346BB"/>
    <w:rsid w:val="00434927"/>
    <w:rsid w:val="00434944"/>
    <w:rsid w:val="004349C3"/>
    <w:rsid w:val="004349CB"/>
    <w:rsid w:val="00434AA4"/>
    <w:rsid w:val="00434B49"/>
    <w:rsid w:val="00434C33"/>
    <w:rsid w:val="00434C74"/>
    <w:rsid w:val="00434CAE"/>
    <w:rsid w:val="00434E0C"/>
    <w:rsid w:val="00434E86"/>
    <w:rsid w:val="00434EA7"/>
    <w:rsid w:val="004350CD"/>
    <w:rsid w:val="00435143"/>
    <w:rsid w:val="00435157"/>
    <w:rsid w:val="00435254"/>
    <w:rsid w:val="0043529D"/>
    <w:rsid w:val="004352FE"/>
    <w:rsid w:val="004354FE"/>
    <w:rsid w:val="00435590"/>
    <w:rsid w:val="004355A6"/>
    <w:rsid w:val="00435737"/>
    <w:rsid w:val="00435839"/>
    <w:rsid w:val="0043584A"/>
    <w:rsid w:val="0043594B"/>
    <w:rsid w:val="004359B8"/>
    <w:rsid w:val="004359E5"/>
    <w:rsid w:val="00435A30"/>
    <w:rsid w:val="00435A7C"/>
    <w:rsid w:val="00435AD9"/>
    <w:rsid w:val="00435AF7"/>
    <w:rsid w:val="00435B0B"/>
    <w:rsid w:val="00435C6E"/>
    <w:rsid w:val="00435CC8"/>
    <w:rsid w:val="00435D38"/>
    <w:rsid w:val="00435DBD"/>
    <w:rsid w:val="00435F4F"/>
    <w:rsid w:val="00435F83"/>
    <w:rsid w:val="00436017"/>
    <w:rsid w:val="00436024"/>
    <w:rsid w:val="0043609C"/>
    <w:rsid w:val="00436179"/>
    <w:rsid w:val="0043618B"/>
    <w:rsid w:val="0043621C"/>
    <w:rsid w:val="0043627A"/>
    <w:rsid w:val="0043632B"/>
    <w:rsid w:val="004363C5"/>
    <w:rsid w:val="004364B9"/>
    <w:rsid w:val="0043659B"/>
    <w:rsid w:val="004365E0"/>
    <w:rsid w:val="004366D6"/>
    <w:rsid w:val="004368EB"/>
    <w:rsid w:val="00436B00"/>
    <w:rsid w:val="00436C40"/>
    <w:rsid w:val="00436CC4"/>
    <w:rsid w:val="00436E69"/>
    <w:rsid w:val="0043706A"/>
    <w:rsid w:val="0043739E"/>
    <w:rsid w:val="004373E4"/>
    <w:rsid w:val="0043754D"/>
    <w:rsid w:val="0043759E"/>
    <w:rsid w:val="004375CD"/>
    <w:rsid w:val="004375E2"/>
    <w:rsid w:val="00437606"/>
    <w:rsid w:val="004377A7"/>
    <w:rsid w:val="004377FF"/>
    <w:rsid w:val="00437A78"/>
    <w:rsid w:val="00437B20"/>
    <w:rsid w:val="00437BD8"/>
    <w:rsid w:val="00437C2F"/>
    <w:rsid w:val="00437C52"/>
    <w:rsid w:val="00437EFE"/>
    <w:rsid w:val="00440010"/>
    <w:rsid w:val="004401BF"/>
    <w:rsid w:val="00440252"/>
    <w:rsid w:val="0044031F"/>
    <w:rsid w:val="00440379"/>
    <w:rsid w:val="004405AF"/>
    <w:rsid w:val="00440778"/>
    <w:rsid w:val="004408CB"/>
    <w:rsid w:val="00440A7F"/>
    <w:rsid w:val="00440B3F"/>
    <w:rsid w:val="00440B60"/>
    <w:rsid w:val="00440D0A"/>
    <w:rsid w:val="00440D90"/>
    <w:rsid w:val="00440FD9"/>
    <w:rsid w:val="00441011"/>
    <w:rsid w:val="004410ED"/>
    <w:rsid w:val="00441147"/>
    <w:rsid w:val="0044128A"/>
    <w:rsid w:val="00441337"/>
    <w:rsid w:val="00441352"/>
    <w:rsid w:val="00441355"/>
    <w:rsid w:val="0044145F"/>
    <w:rsid w:val="00441494"/>
    <w:rsid w:val="004414BB"/>
    <w:rsid w:val="00441524"/>
    <w:rsid w:val="00441566"/>
    <w:rsid w:val="00441595"/>
    <w:rsid w:val="004415C9"/>
    <w:rsid w:val="004415EB"/>
    <w:rsid w:val="004415F1"/>
    <w:rsid w:val="0044165A"/>
    <w:rsid w:val="004416FB"/>
    <w:rsid w:val="00441745"/>
    <w:rsid w:val="004418D8"/>
    <w:rsid w:val="004419CB"/>
    <w:rsid w:val="00441A7C"/>
    <w:rsid w:val="00441CA8"/>
    <w:rsid w:val="00441CD2"/>
    <w:rsid w:val="00441D6B"/>
    <w:rsid w:val="00441D92"/>
    <w:rsid w:val="00441E37"/>
    <w:rsid w:val="00441E97"/>
    <w:rsid w:val="00441FB0"/>
    <w:rsid w:val="00441FCA"/>
    <w:rsid w:val="00441FE2"/>
    <w:rsid w:val="00441FFA"/>
    <w:rsid w:val="0044200D"/>
    <w:rsid w:val="00442051"/>
    <w:rsid w:val="00442104"/>
    <w:rsid w:val="004421B1"/>
    <w:rsid w:val="004423F1"/>
    <w:rsid w:val="00442421"/>
    <w:rsid w:val="0044249C"/>
    <w:rsid w:val="004424FC"/>
    <w:rsid w:val="004425BC"/>
    <w:rsid w:val="004425D7"/>
    <w:rsid w:val="004425F8"/>
    <w:rsid w:val="00442603"/>
    <w:rsid w:val="0044262A"/>
    <w:rsid w:val="0044263E"/>
    <w:rsid w:val="00442833"/>
    <w:rsid w:val="004428DA"/>
    <w:rsid w:val="00442979"/>
    <w:rsid w:val="0044298E"/>
    <w:rsid w:val="00442A28"/>
    <w:rsid w:val="00442A59"/>
    <w:rsid w:val="00442DF5"/>
    <w:rsid w:val="00442DF8"/>
    <w:rsid w:val="00442FEC"/>
    <w:rsid w:val="0044307C"/>
    <w:rsid w:val="0044315D"/>
    <w:rsid w:val="0044320D"/>
    <w:rsid w:val="004432CF"/>
    <w:rsid w:val="00443331"/>
    <w:rsid w:val="0044363A"/>
    <w:rsid w:val="00443663"/>
    <w:rsid w:val="00443732"/>
    <w:rsid w:val="00443972"/>
    <w:rsid w:val="0044398C"/>
    <w:rsid w:val="004439C8"/>
    <w:rsid w:val="00443A72"/>
    <w:rsid w:val="00443D28"/>
    <w:rsid w:val="00443E34"/>
    <w:rsid w:val="00443E98"/>
    <w:rsid w:val="00443FA4"/>
    <w:rsid w:val="0044407F"/>
    <w:rsid w:val="004440D1"/>
    <w:rsid w:val="004441C3"/>
    <w:rsid w:val="0044426E"/>
    <w:rsid w:val="004442FA"/>
    <w:rsid w:val="0044448A"/>
    <w:rsid w:val="00444591"/>
    <w:rsid w:val="0044463C"/>
    <w:rsid w:val="0044464B"/>
    <w:rsid w:val="0044467C"/>
    <w:rsid w:val="004446A0"/>
    <w:rsid w:val="00444773"/>
    <w:rsid w:val="00444847"/>
    <w:rsid w:val="004448B0"/>
    <w:rsid w:val="00444AFF"/>
    <w:rsid w:val="00444C6C"/>
    <w:rsid w:val="00444C70"/>
    <w:rsid w:val="00444C72"/>
    <w:rsid w:val="00444C83"/>
    <w:rsid w:val="00444D24"/>
    <w:rsid w:val="00444D2F"/>
    <w:rsid w:val="00444D5B"/>
    <w:rsid w:val="00444D80"/>
    <w:rsid w:val="00444E86"/>
    <w:rsid w:val="00444EF1"/>
    <w:rsid w:val="00445060"/>
    <w:rsid w:val="00445409"/>
    <w:rsid w:val="00445622"/>
    <w:rsid w:val="00445659"/>
    <w:rsid w:val="004456F3"/>
    <w:rsid w:val="004457F8"/>
    <w:rsid w:val="00445842"/>
    <w:rsid w:val="0044588F"/>
    <w:rsid w:val="004458DD"/>
    <w:rsid w:val="004458FD"/>
    <w:rsid w:val="004459C6"/>
    <w:rsid w:val="004459E7"/>
    <w:rsid w:val="00445AB9"/>
    <w:rsid w:val="00445ACB"/>
    <w:rsid w:val="00445DF2"/>
    <w:rsid w:val="00445E47"/>
    <w:rsid w:val="00445EAC"/>
    <w:rsid w:val="00445EE3"/>
    <w:rsid w:val="004462C7"/>
    <w:rsid w:val="0044651A"/>
    <w:rsid w:val="00446538"/>
    <w:rsid w:val="00446539"/>
    <w:rsid w:val="004465C3"/>
    <w:rsid w:val="00446633"/>
    <w:rsid w:val="0044679A"/>
    <w:rsid w:val="004468C0"/>
    <w:rsid w:val="004468D2"/>
    <w:rsid w:val="004469FC"/>
    <w:rsid w:val="00446A06"/>
    <w:rsid w:val="00446A12"/>
    <w:rsid w:val="00446A58"/>
    <w:rsid w:val="00446A71"/>
    <w:rsid w:val="00446B6C"/>
    <w:rsid w:val="00446C73"/>
    <w:rsid w:val="00446CDC"/>
    <w:rsid w:val="00446D0C"/>
    <w:rsid w:val="00446DCE"/>
    <w:rsid w:val="00446E3C"/>
    <w:rsid w:val="00446F5D"/>
    <w:rsid w:val="0044716D"/>
    <w:rsid w:val="00447178"/>
    <w:rsid w:val="004471F3"/>
    <w:rsid w:val="0044727E"/>
    <w:rsid w:val="004472E8"/>
    <w:rsid w:val="00447422"/>
    <w:rsid w:val="004475F4"/>
    <w:rsid w:val="004477AF"/>
    <w:rsid w:val="00447811"/>
    <w:rsid w:val="004479DC"/>
    <w:rsid w:val="00447A8A"/>
    <w:rsid w:val="00447A8E"/>
    <w:rsid w:val="00447CB8"/>
    <w:rsid w:val="00447D11"/>
    <w:rsid w:val="00447DB7"/>
    <w:rsid w:val="00447EAB"/>
    <w:rsid w:val="00447F59"/>
    <w:rsid w:val="00450071"/>
    <w:rsid w:val="00450072"/>
    <w:rsid w:val="0045011A"/>
    <w:rsid w:val="00450206"/>
    <w:rsid w:val="00450227"/>
    <w:rsid w:val="00450269"/>
    <w:rsid w:val="004502C9"/>
    <w:rsid w:val="0045031A"/>
    <w:rsid w:val="0045039C"/>
    <w:rsid w:val="00450418"/>
    <w:rsid w:val="00450495"/>
    <w:rsid w:val="00450534"/>
    <w:rsid w:val="0045053A"/>
    <w:rsid w:val="004507E0"/>
    <w:rsid w:val="004508F1"/>
    <w:rsid w:val="00450A68"/>
    <w:rsid w:val="00450A73"/>
    <w:rsid w:val="00450A95"/>
    <w:rsid w:val="00450BC0"/>
    <w:rsid w:val="00450BF7"/>
    <w:rsid w:val="00450C5C"/>
    <w:rsid w:val="00450D98"/>
    <w:rsid w:val="00450DA5"/>
    <w:rsid w:val="00450ED5"/>
    <w:rsid w:val="00450EE3"/>
    <w:rsid w:val="00450F86"/>
    <w:rsid w:val="00450FC9"/>
    <w:rsid w:val="00451027"/>
    <w:rsid w:val="00451048"/>
    <w:rsid w:val="00451256"/>
    <w:rsid w:val="00451338"/>
    <w:rsid w:val="00451417"/>
    <w:rsid w:val="0045141C"/>
    <w:rsid w:val="0045149C"/>
    <w:rsid w:val="00451504"/>
    <w:rsid w:val="00451512"/>
    <w:rsid w:val="00451547"/>
    <w:rsid w:val="004515AB"/>
    <w:rsid w:val="004515EB"/>
    <w:rsid w:val="00451625"/>
    <w:rsid w:val="00451636"/>
    <w:rsid w:val="00451654"/>
    <w:rsid w:val="004516F8"/>
    <w:rsid w:val="00451759"/>
    <w:rsid w:val="0045182B"/>
    <w:rsid w:val="00451841"/>
    <w:rsid w:val="00451933"/>
    <w:rsid w:val="00451A45"/>
    <w:rsid w:val="00451C05"/>
    <w:rsid w:val="00451C06"/>
    <w:rsid w:val="00451C3A"/>
    <w:rsid w:val="00451C78"/>
    <w:rsid w:val="00451CFD"/>
    <w:rsid w:val="00451D5A"/>
    <w:rsid w:val="00451E2C"/>
    <w:rsid w:val="00451E94"/>
    <w:rsid w:val="00451F3D"/>
    <w:rsid w:val="00452107"/>
    <w:rsid w:val="004522BF"/>
    <w:rsid w:val="004522D3"/>
    <w:rsid w:val="00452321"/>
    <w:rsid w:val="0045237B"/>
    <w:rsid w:val="004523B1"/>
    <w:rsid w:val="00452461"/>
    <w:rsid w:val="004524A2"/>
    <w:rsid w:val="004524FE"/>
    <w:rsid w:val="00452599"/>
    <w:rsid w:val="00452806"/>
    <w:rsid w:val="0045286D"/>
    <w:rsid w:val="0045295C"/>
    <w:rsid w:val="0045297C"/>
    <w:rsid w:val="00452A05"/>
    <w:rsid w:val="00452C1F"/>
    <w:rsid w:val="00452C88"/>
    <w:rsid w:val="00452DC4"/>
    <w:rsid w:val="00452DEF"/>
    <w:rsid w:val="00453117"/>
    <w:rsid w:val="004533C8"/>
    <w:rsid w:val="0045342D"/>
    <w:rsid w:val="004534E5"/>
    <w:rsid w:val="00453523"/>
    <w:rsid w:val="004535EF"/>
    <w:rsid w:val="00453795"/>
    <w:rsid w:val="004538D9"/>
    <w:rsid w:val="00453904"/>
    <w:rsid w:val="00453A02"/>
    <w:rsid w:val="00453B2C"/>
    <w:rsid w:val="00453B74"/>
    <w:rsid w:val="00453CE1"/>
    <w:rsid w:val="00453DBA"/>
    <w:rsid w:val="00453DE0"/>
    <w:rsid w:val="00453DF8"/>
    <w:rsid w:val="00453E31"/>
    <w:rsid w:val="00453E6F"/>
    <w:rsid w:val="00454062"/>
    <w:rsid w:val="0045409B"/>
    <w:rsid w:val="004540AD"/>
    <w:rsid w:val="004540DB"/>
    <w:rsid w:val="00454362"/>
    <w:rsid w:val="00454363"/>
    <w:rsid w:val="004543ED"/>
    <w:rsid w:val="004544B1"/>
    <w:rsid w:val="00454637"/>
    <w:rsid w:val="004546AF"/>
    <w:rsid w:val="004546CE"/>
    <w:rsid w:val="004548AC"/>
    <w:rsid w:val="00454902"/>
    <w:rsid w:val="00454B1D"/>
    <w:rsid w:val="00454B3D"/>
    <w:rsid w:val="00454B78"/>
    <w:rsid w:val="00454B80"/>
    <w:rsid w:val="00454BC9"/>
    <w:rsid w:val="00454C54"/>
    <w:rsid w:val="00454C56"/>
    <w:rsid w:val="00454D81"/>
    <w:rsid w:val="00454D9A"/>
    <w:rsid w:val="00454E7A"/>
    <w:rsid w:val="00454EF1"/>
    <w:rsid w:val="00454F08"/>
    <w:rsid w:val="00454F78"/>
    <w:rsid w:val="00455191"/>
    <w:rsid w:val="00455246"/>
    <w:rsid w:val="0045528F"/>
    <w:rsid w:val="00455338"/>
    <w:rsid w:val="00455434"/>
    <w:rsid w:val="0045547E"/>
    <w:rsid w:val="004555E7"/>
    <w:rsid w:val="00455621"/>
    <w:rsid w:val="00455652"/>
    <w:rsid w:val="004557C9"/>
    <w:rsid w:val="00455994"/>
    <w:rsid w:val="00455A57"/>
    <w:rsid w:val="00455BF6"/>
    <w:rsid w:val="00455D5B"/>
    <w:rsid w:val="00456030"/>
    <w:rsid w:val="00456038"/>
    <w:rsid w:val="004560C3"/>
    <w:rsid w:val="0045612E"/>
    <w:rsid w:val="00456146"/>
    <w:rsid w:val="0045614B"/>
    <w:rsid w:val="004561E7"/>
    <w:rsid w:val="0045637C"/>
    <w:rsid w:val="004563DC"/>
    <w:rsid w:val="00456418"/>
    <w:rsid w:val="00456498"/>
    <w:rsid w:val="004564DF"/>
    <w:rsid w:val="004564E2"/>
    <w:rsid w:val="0045657B"/>
    <w:rsid w:val="0045661B"/>
    <w:rsid w:val="00456734"/>
    <w:rsid w:val="00456759"/>
    <w:rsid w:val="00456878"/>
    <w:rsid w:val="00456A6A"/>
    <w:rsid w:val="00456AA9"/>
    <w:rsid w:val="00456B52"/>
    <w:rsid w:val="00456BB2"/>
    <w:rsid w:val="00456BF2"/>
    <w:rsid w:val="00456C43"/>
    <w:rsid w:val="00456CC6"/>
    <w:rsid w:val="00456DF8"/>
    <w:rsid w:val="00456F25"/>
    <w:rsid w:val="004570A7"/>
    <w:rsid w:val="0045710C"/>
    <w:rsid w:val="00457114"/>
    <w:rsid w:val="004571EE"/>
    <w:rsid w:val="004572FC"/>
    <w:rsid w:val="0045732F"/>
    <w:rsid w:val="004574C7"/>
    <w:rsid w:val="0045773D"/>
    <w:rsid w:val="004577B6"/>
    <w:rsid w:val="004578AF"/>
    <w:rsid w:val="004579E7"/>
    <w:rsid w:val="004579EA"/>
    <w:rsid w:val="00457A54"/>
    <w:rsid w:val="00457B41"/>
    <w:rsid w:val="00457C54"/>
    <w:rsid w:val="00457D20"/>
    <w:rsid w:val="00457E95"/>
    <w:rsid w:val="00457EFD"/>
    <w:rsid w:val="0046004C"/>
    <w:rsid w:val="004602B2"/>
    <w:rsid w:val="004602F3"/>
    <w:rsid w:val="00460374"/>
    <w:rsid w:val="004603E3"/>
    <w:rsid w:val="0046040A"/>
    <w:rsid w:val="00460411"/>
    <w:rsid w:val="004605EB"/>
    <w:rsid w:val="00460675"/>
    <w:rsid w:val="004607F6"/>
    <w:rsid w:val="00460809"/>
    <w:rsid w:val="00460861"/>
    <w:rsid w:val="0046096F"/>
    <w:rsid w:val="00460A5A"/>
    <w:rsid w:val="00460AA6"/>
    <w:rsid w:val="00460B8B"/>
    <w:rsid w:val="00460B99"/>
    <w:rsid w:val="00460CF7"/>
    <w:rsid w:val="00460D9C"/>
    <w:rsid w:val="00460DBC"/>
    <w:rsid w:val="00460EA0"/>
    <w:rsid w:val="00461207"/>
    <w:rsid w:val="004613A4"/>
    <w:rsid w:val="004613B5"/>
    <w:rsid w:val="0046157E"/>
    <w:rsid w:val="004615D8"/>
    <w:rsid w:val="004617E5"/>
    <w:rsid w:val="00461862"/>
    <w:rsid w:val="004618D5"/>
    <w:rsid w:val="004618D7"/>
    <w:rsid w:val="004619F0"/>
    <w:rsid w:val="00461A5E"/>
    <w:rsid w:val="00461A8A"/>
    <w:rsid w:val="00461AB4"/>
    <w:rsid w:val="00461ADD"/>
    <w:rsid w:val="00461B49"/>
    <w:rsid w:val="00461BA7"/>
    <w:rsid w:val="00461CA4"/>
    <w:rsid w:val="00461EC0"/>
    <w:rsid w:val="00461EF9"/>
    <w:rsid w:val="00461F29"/>
    <w:rsid w:val="00461F30"/>
    <w:rsid w:val="00462021"/>
    <w:rsid w:val="0046207B"/>
    <w:rsid w:val="0046214B"/>
    <w:rsid w:val="00462232"/>
    <w:rsid w:val="004622E5"/>
    <w:rsid w:val="00462410"/>
    <w:rsid w:val="00462414"/>
    <w:rsid w:val="004624AB"/>
    <w:rsid w:val="004624E8"/>
    <w:rsid w:val="00462604"/>
    <w:rsid w:val="00462646"/>
    <w:rsid w:val="00462669"/>
    <w:rsid w:val="0046285C"/>
    <w:rsid w:val="004628B4"/>
    <w:rsid w:val="00462921"/>
    <w:rsid w:val="00462A10"/>
    <w:rsid w:val="00462B27"/>
    <w:rsid w:val="00462B71"/>
    <w:rsid w:val="00462B74"/>
    <w:rsid w:val="00462BCB"/>
    <w:rsid w:val="00462CB8"/>
    <w:rsid w:val="00462EEC"/>
    <w:rsid w:val="00463017"/>
    <w:rsid w:val="00463112"/>
    <w:rsid w:val="00463145"/>
    <w:rsid w:val="00463146"/>
    <w:rsid w:val="0046338C"/>
    <w:rsid w:val="004633D1"/>
    <w:rsid w:val="004633ED"/>
    <w:rsid w:val="0046340C"/>
    <w:rsid w:val="00463455"/>
    <w:rsid w:val="00463477"/>
    <w:rsid w:val="004634F9"/>
    <w:rsid w:val="004636B7"/>
    <w:rsid w:val="004636D1"/>
    <w:rsid w:val="0046374C"/>
    <w:rsid w:val="0046377E"/>
    <w:rsid w:val="00463845"/>
    <w:rsid w:val="00463A1B"/>
    <w:rsid w:val="00463A45"/>
    <w:rsid w:val="00463B77"/>
    <w:rsid w:val="00463CF0"/>
    <w:rsid w:val="00463DF5"/>
    <w:rsid w:val="00463EB4"/>
    <w:rsid w:val="00463EBC"/>
    <w:rsid w:val="00463ECC"/>
    <w:rsid w:val="00463F49"/>
    <w:rsid w:val="004642F8"/>
    <w:rsid w:val="004643FC"/>
    <w:rsid w:val="00464412"/>
    <w:rsid w:val="00464414"/>
    <w:rsid w:val="00464459"/>
    <w:rsid w:val="00464524"/>
    <w:rsid w:val="00464650"/>
    <w:rsid w:val="004647D3"/>
    <w:rsid w:val="00464A07"/>
    <w:rsid w:val="00464A21"/>
    <w:rsid w:val="00464AFE"/>
    <w:rsid w:val="00464BAD"/>
    <w:rsid w:val="00464BCD"/>
    <w:rsid w:val="00464BDE"/>
    <w:rsid w:val="00464D36"/>
    <w:rsid w:val="00464DD3"/>
    <w:rsid w:val="00464ECB"/>
    <w:rsid w:val="00464EEA"/>
    <w:rsid w:val="00465040"/>
    <w:rsid w:val="00465257"/>
    <w:rsid w:val="00465448"/>
    <w:rsid w:val="00465499"/>
    <w:rsid w:val="00465669"/>
    <w:rsid w:val="004656E1"/>
    <w:rsid w:val="00465714"/>
    <w:rsid w:val="00465801"/>
    <w:rsid w:val="0046583E"/>
    <w:rsid w:val="004658E5"/>
    <w:rsid w:val="00465A3D"/>
    <w:rsid w:val="00465ABB"/>
    <w:rsid w:val="00465AE4"/>
    <w:rsid w:val="00465B7E"/>
    <w:rsid w:val="00465C65"/>
    <w:rsid w:val="00465D01"/>
    <w:rsid w:val="00465DB5"/>
    <w:rsid w:val="00465E8E"/>
    <w:rsid w:val="00465EE4"/>
    <w:rsid w:val="00465F62"/>
    <w:rsid w:val="0046602B"/>
    <w:rsid w:val="004660B1"/>
    <w:rsid w:val="0046611F"/>
    <w:rsid w:val="00466147"/>
    <w:rsid w:val="004661F2"/>
    <w:rsid w:val="00466229"/>
    <w:rsid w:val="00466311"/>
    <w:rsid w:val="004663CC"/>
    <w:rsid w:val="00466501"/>
    <w:rsid w:val="00466589"/>
    <w:rsid w:val="004665C9"/>
    <w:rsid w:val="00466641"/>
    <w:rsid w:val="00466656"/>
    <w:rsid w:val="00466759"/>
    <w:rsid w:val="0046690B"/>
    <w:rsid w:val="00466A88"/>
    <w:rsid w:val="00466A98"/>
    <w:rsid w:val="00466A9E"/>
    <w:rsid w:val="00466B1A"/>
    <w:rsid w:val="00466F6F"/>
    <w:rsid w:val="00466FEC"/>
    <w:rsid w:val="0046708B"/>
    <w:rsid w:val="004670EA"/>
    <w:rsid w:val="004672DE"/>
    <w:rsid w:val="00467342"/>
    <w:rsid w:val="004674A2"/>
    <w:rsid w:val="00467636"/>
    <w:rsid w:val="00467661"/>
    <w:rsid w:val="004676E4"/>
    <w:rsid w:val="00467786"/>
    <w:rsid w:val="00467806"/>
    <w:rsid w:val="00467A0F"/>
    <w:rsid w:val="00467A51"/>
    <w:rsid w:val="00467AC5"/>
    <w:rsid w:val="00467AE2"/>
    <w:rsid w:val="00467AE8"/>
    <w:rsid w:val="00467BBB"/>
    <w:rsid w:val="00467BDE"/>
    <w:rsid w:val="00467D3B"/>
    <w:rsid w:val="00467E22"/>
    <w:rsid w:val="00467E55"/>
    <w:rsid w:val="00467FFA"/>
    <w:rsid w:val="00470003"/>
    <w:rsid w:val="004700EE"/>
    <w:rsid w:val="0047010B"/>
    <w:rsid w:val="00470169"/>
    <w:rsid w:val="0047016A"/>
    <w:rsid w:val="004701CD"/>
    <w:rsid w:val="0047020F"/>
    <w:rsid w:val="0047021F"/>
    <w:rsid w:val="00470223"/>
    <w:rsid w:val="004702C4"/>
    <w:rsid w:val="004702CF"/>
    <w:rsid w:val="004703AF"/>
    <w:rsid w:val="004703FC"/>
    <w:rsid w:val="00470474"/>
    <w:rsid w:val="004704D1"/>
    <w:rsid w:val="00470528"/>
    <w:rsid w:val="0047055A"/>
    <w:rsid w:val="004705AD"/>
    <w:rsid w:val="004706F8"/>
    <w:rsid w:val="0047070D"/>
    <w:rsid w:val="0047077F"/>
    <w:rsid w:val="00470812"/>
    <w:rsid w:val="00470827"/>
    <w:rsid w:val="0047085A"/>
    <w:rsid w:val="0047087C"/>
    <w:rsid w:val="004708B8"/>
    <w:rsid w:val="0047094F"/>
    <w:rsid w:val="00470ADC"/>
    <w:rsid w:val="00470B19"/>
    <w:rsid w:val="00470C2F"/>
    <w:rsid w:val="00470CF4"/>
    <w:rsid w:val="00470EEA"/>
    <w:rsid w:val="00470F34"/>
    <w:rsid w:val="00470F8D"/>
    <w:rsid w:val="00471186"/>
    <w:rsid w:val="004711A4"/>
    <w:rsid w:val="00471213"/>
    <w:rsid w:val="004713AB"/>
    <w:rsid w:val="004715B8"/>
    <w:rsid w:val="00471617"/>
    <w:rsid w:val="0047165F"/>
    <w:rsid w:val="004716DE"/>
    <w:rsid w:val="00471715"/>
    <w:rsid w:val="00471CDE"/>
    <w:rsid w:val="00471E0F"/>
    <w:rsid w:val="00471F59"/>
    <w:rsid w:val="00471FA4"/>
    <w:rsid w:val="004722C5"/>
    <w:rsid w:val="004722D1"/>
    <w:rsid w:val="004722FE"/>
    <w:rsid w:val="00472380"/>
    <w:rsid w:val="00472589"/>
    <w:rsid w:val="0047270C"/>
    <w:rsid w:val="004727CB"/>
    <w:rsid w:val="00472871"/>
    <w:rsid w:val="00472895"/>
    <w:rsid w:val="00472D44"/>
    <w:rsid w:val="00472D60"/>
    <w:rsid w:val="00472D93"/>
    <w:rsid w:val="00472EC3"/>
    <w:rsid w:val="00473076"/>
    <w:rsid w:val="00473081"/>
    <w:rsid w:val="0047309B"/>
    <w:rsid w:val="00473133"/>
    <w:rsid w:val="004732C7"/>
    <w:rsid w:val="004733FA"/>
    <w:rsid w:val="00473479"/>
    <w:rsid w:val="00473617"/>
    <w:rsid w:val="0047362B"/>
    <w:rsid w:val="00473716"/>
    <w:rsid w:val="004738EF"/>
    <w:rsid w:val="0047397C"/>
    <w:rsid w:val="004739AD"/>
    <w:rsid w:val="00473A9F"/>
    <w:rsid w:val="00473BCD"/>
    <w:rsid w:val="00473C08"/>
    <w:rsid w:val="00473CBB"/>
    <w:rsid w:val="00473DDA"/>
    <w:rsid w:val="00473EF3"/>
    <w:rsid w:val="00473F26"/>
    <w:rsid w:val="00473F85"/>
    <w:rsid w:val="0047404B"/>
    <w:rsid w:val="00474147"/>
    <w:rsid w:val="0047419D"/>
    <w:rsid w:val="004741F6"/>
    <w:rsid w:val="004741F7"/>
    <w:rsid w:val="0047422D"/>
    <w:rsid w:val="00474269"/>
    <w:rsid w:val="0047427D"/>
    <w:rsid w:val="00474292"/>
    <w:rsid w:val="004742EC"/>
    <w:rsid w:val="00474361"/>
    <w:rsid w:val="0047438D"/>
    <w:rsid w:val="00474492"/>
    <w:rsid w:val="004744A8"/>
    <w:rsid w:val="00474665"/>
    <w:rsid w:val="0047488E"/>
    <w:rsid w:val="00474948"/>
    <w:rsid w:val="0047497B"/>
    <w:rsid w:val="00474CE4"/>
    <w:rsid w:val="00474D36"/>
    <w:rsid w:val="00475100"/>
    <w:rsid w:val="0047524F"/>
    <w:rsid w:val="0047526B"/>
    <w:rsid w:val="0047547E"/>
    <w:rsid w:val="004754FC"/>
    <w:rsid w:val="004755AB"/>
    <w:rsid w:val="0047582D"/>
    <w:rsid w:val="004758A0"/>
    <w:rsid w:val="0047592B"/>
    <w:rsid w:val="00475936"/>
    <w:rsid w:val="00475A0E"/>
    <w:rsid w:val="00475A63"/>
    <w:rsid w:val="00475A7E"/>
    <w:rsid w:val="00475AE2"/>
    <w:rsid w:val="00475B44"/>
    <w:rsid w:val="00475B71"/>
    <w:rsid w:val="00475C4B"/>
    <w:rsid w:val="00475CA9"/>
    <w:rsid w:val="00475D51"/>
    <w:rsid w:val="00475D5B"/>
    <w:rsid w:val="00475EC8"/>
    <w:rsid w:val="00475FA8"/>
    <w:rsid w:val="00476227"/>
    <w:rsid w:val="004764F4"/>
    <w:rsid w:val="0047663E"/>
    <w:rsid w:val="00476686"/>
    <w:rsid w:val="004766B0"/>
    <w:rsid w:val="00476792"/>
    <w:rsid w:val="00476848"/>
    <w:rsid w:val="00476982"/>
    <w:rsid w:val="00476BDC"/>
    <w:rsid w:val="00476BE9"/>
    <w:rsid w:val="00476EDC"/>
    <w:rsid w:val="00476F08"/>
    <w:rsid w:val="00477109"/>
    <w:rsid w:val="00477377"/>
    <w:rsid w:val="004773CD"/>
    <w:rsid w:val="004773E4"/>
    <w:rsid w:val="004773FB"/>
    <w:rsid w:val="004775A4"/>
    <w:rsid w:val="004775E2"/>
    <w:rsid w:val="0047772D"/>
    <w:rsid w:val="0047774C"/>
    <w:rsid w:val="004777A0"/>
    <w:rsid w:val="004777C7"/>
    <w:rsid w:val="00477802"/>
    <w:rsid w:val="004778CB"/>
    <w:rsid w:val="00477A37"/>
    <w:rsid w:val="00477A66"/>
    <w:rsid w:val="00477A6D"/>
    <w:rsid w:val="00477B72"/>
    <w:rsid w:val="00477DE7"/>
    <w:rsid w:val="00477F55"/>
    <w:rsid w:val="00477FD2"/>
    <w:rsid w:val="00477FF2"/>
    <w:rsid w:val="00480036"/>
    <w:rsid w:val="00480058"/>
    <w:rsid w:val="00480066"/>
    <w:rsid w:val="004801BE"/>
    <w:rsid w:val="0048021D"/>
    <w:rsid w:val="0048025F"/>
    <w:rsid w:val="00480410"/>
    <w:rsid w:val="00480548"/>
    <w:rsid w:val="004805AF"/>
    <w:rsid w:val="004806CB"/>
    <w:rsid w:val="004806D1"/>
    <w:rsid w:val="004806DF"/>
    <w:rsid w:val="004806EC"/>
    <w:rsid w:val="00480783"/>
    <w:rsid w:val="00480855"/>
    <w:rsid w:val="00480856"/>
    <w:rsid w:val="004808A6"/>
    <w:rsid w:val="004808D8"/>
    <w:rsid w:val="004808EC"/>
    <w:rsid w:val="00480969"/>
    <w:rsid w:val="004809ED"/>
    <w:rsid w:val="00480CA4"/>
    <w:rsid w:val="00480DBF"/>
    <w:rsid w:val="00480E06"/>
    <w:rsid w:val="00480E52"/>
    <w:rsid w:val="00480EEF"/>
    <w:rsid w:val="00480F08"/>
    <w:rsid w:val="00481089"/>
    <w:rsid w:val="004811CF"/>
    <w:rsid w:val="0048124F"/>
    <w:rsid w:val="00481286"/>
    <w:rsid w:val="00481298"/>
    <w:rsid w:val="00481491"/>
    <w:rsid w:val="004815BE"/>
    <w:rsid w:val="004817D7"/>
    <w:rsid w:val="00481835"/>
    <w:rsid w:val="0048183C"/>
    <w:rsid w:val="00481A58"/>
    <w:rsid w:val="00481AF7"/>
    <w:rsid w:val="00481D6D"/>
    <w:rsid w:val="00481D80"/>
    <w:rsid w:val="00481DDA"/>
    <w:rsid w:val="00481E53"/>
    <w:rsid w:val="00481E60"/>
    <w:rsid w:val="00481EAF"/>
    <w:rsid w:val="00481F1E"/>
    <w:rsid w:val="00481F31"/>
    <w:rsid w:val="00481F3A"/>
    <w:rsid w:val="00482003"/>
    <w:rsid w:val="00482044"/>
    <w:rsid w:val="00482086"/>
    <w:rsid w:val="004821BC"/>
    <w:rsid w:val="0048233B"/>
    <w:rsid w:val="004823B0"/>
    <w:rsid w:val="004824B3"/>
    <w:rsid w:val="004824B9"/>
    <w:rsid w:val="004824E1"/>
    <w:rsid w:val="00482616"/>
    <w:rsid w:val="004826B5"/>
    <w:rsid w:val="004826E7"/>
    <w:rsid w:val="00482925"/>
    <w:rsid w:val="00482BA2"/>
    <w:rsid w:val="00482E57"/>
    <w:rsid w:val="00482E69"/>
    <w:rsid w:val="00482FCE"/>
    <w:rsid w:val="00483027"/>
    <w:rsid w:val="0048303A"/>
    <w:rsid w:val="0048310B"/>
    <w:rsid w:val="004831AE"/>
    <w:rsid w:val="0048324F"/>
    <w:rsid w:val="00483317"/>
    <w:rsid w:val="0048335F"/>
    <w:rsid w:val="0048336B"/>
    <w:rsid w:val="0048337F"/>
    <w:rsid w:val="004833C0"/>
    <w:rsid w:val="00483530"/>
    <w:rsid w:val="0048356B"/>
    <w:rsid w:val="004835E5"/>
    <w:rsid w:val="004836BE"/>
    <w:rsid w:val="004836F3"/>
    <w:rsid w:val="0048379B"/>
    <w:rsid w:val="00483925"/>
    <w:rsid w:val="00483A43"/>
    <w:rsid w:val="00483AF9"/>
    <w:rsid w:val="00483B10"/>
    <w:rsid w:val="00483B80"/>
    <w:rsid w:val="00483BBA"/>
    <w:rsid w:val="00483D20"/>
    <w:rsid w:val="00483F09"/>
    <w:rsid w:val="00483FE3"/>
    <w:rsid w:val="004841C0"/>
    <w:rsid w:val="00484394"/>
    <w:rsid w:val="004845C0"/>
    <w:rsid w:val="00484607"/>
    <w:rsid w:val="0048461B"/>
    <w:rsid w:val="00484743"/>
    <w:rsid w:val="004849F9"/>
    <w:rsid w:val="00484A6C"/>
    <w:rsid w:val="00484A79"/>
    <w:rsid w:val="00484D0D"/>
    <w:rsid w:val="00484D42"/>
    <w:rsid w:val="00484DFC"/>
    <w:rsid w:val="00484E27"/>
    <w:rsid w:val="00484FEA"/>
    <w:rsid w:val="00484FF1"/>
    <w:rsid w:val="0048505D"/>
    <w:rsid w:val="00485061"/>
    <w:rsid w:val="004850B8"/>
    <w:rsid w:val="0048514C"/>
    <w:rsid w:val="00485152"/>
    <w:rsid w:val="00485171"/>
    <w:rsid w:val="0048526F"/>
    <w:rsid w:val="00485365"/>
    <w:rsid w:val="004853ED"/>
    <w:rsid w:val="00485444"/>
    <w:rsid w:val="00485454"/>
    <w:rsid w:val="0048551D"/>
    <w:rsid w:val="004855E2"/>
    <w:rsid w:val="004857BC"/>
    <w:rsid w:val="00485830"/>
    <w:rsid w:val="0048588E"/>
    <w:rsid w:val="00485895"/>
    <w:rsid w:val="00485A0F"/>
    <w:rsid w:val="00485A68"/>
    <w:rsid w:val="00485AA7"/>
    <w:rsid w:val="00485AAF"/>
    <w:rsid w:val="00485D04"/>
    <w:rsid w:val="00485DB2"/>
    <w:rsid w:val="00485E16"/>
    <w:rsid w:val="00485EC5"/>
    <w:rsid w:val="00485EFA"/>
    <w:rsid w:val="00485F02"/>
    <w:rsid w:val="00485F4E"/>
    <w:rsid w:val="00485F59"/>
    <w:rsid w:val="00485FD7"/>
    <w:rsid w:val="00486019"/>
    <w:rsid w:val="00486070"/>
    <w:rsid w:val="004860FC"/>
    <w:rsid w:val="00486281"/>
    <w:rsid w:val="00486282"/>
    <w:rsid w:val="0048632E"/>
    <w:rsid w:val="00486338"/>
    <w:rsid w:val="0048635D"/>
    <w:rsid w:val="00486426"/>
    <w:rsid w:val="004865EC"/>
    <w:rsid w:val="00486691"/>
    <w:rsid w:val="0048683E"/>
    <w:rsid w:val="004868D2"/>
    <w:rsid w:val="004868D4"/>
    <w:rsid w:val="004868F9"/>
    <w:rsid w:val="00486955"/>
    <w:rsid w:val="00486986"/>
    <w:rsid w:val="00486998"/>
    <w:rsid w:val="00486A17"/>
    <w:rsid w:val="00486A47"/>
    <w:rsid w:val="00486AAB"/>
    <w:rsid w:val="00486B29"/>
    <w:rsid w:val="00486C0E"/>
    <w:rsid w:val="00486D87"/>
    <w:rsid w:val="00486DB9"/>
    <w:rsid w:val="00486E06"/>
    <w:rsid w:val="00486E9E"/>
    <w:rsid w:val="00486EDA"/>
    <w:rsid w:val="00486F59"/>
    <w:rsid w:val="00486FAF"/>
    <w:rsid w:val="00486FBC"/>
    <w:rsid w:val="00486FF3"/>
    <w:rsid w:val="004872BD"/>
    <w:rsid w:val="004873CA"/>
    <w:rsid w:val="004873ED"/>
    <w:rsid w:val="0048742F"/>
    <w:rsid w:val="004874A0"/>
    <w:rsid w:val="00487500"/>
    <w:rsid w:val="004875DD"/>
    <w:rsid w:val="0048780D"/>
    <w:rsid w:val="004878A2"/>
    <w:rsid w:val="00487A1E"/>
    <w:rsid w:val="00487A89"/>
    <w:rsid w:val="00487B02"/>
    <w:rsid w:val="00487B75"/>
    <w:rsid w:val="00487D46"/>
    <w:rsid w:val="00487D6D"/>
    <w:rsid w:val="00487D72"/>
    <w:rsid w:val="00487E46"/>
    <w:rsid w:val="00487E47"/>
    <w:rsid w:val="00487E90"/>
    <w:rsid w:val="00487ED9"/>
    <w:rsid w:val="00487F55"/>
    <w:rsid w:val="0049000D"/>
    <w:rsid w:val="00490219"/>
    <w:rsid w:val="0049033B"/>
    <w:rsid w:val="004903FC"/>
    <w:rsid w:val="00490401"/>
    <w:rsid w:val="00490423"/>
    <w:rsid w:val="004904D9"/>
    <w:rsid w:val="004904DB"/>
    <w:rsid w:val="00490530"/>
    <w:rsid w:val="004905BB"/>
    <w:rsid w:val="00490654"/>
    <w:rsid w:val="004906C6"/>
    <w:rsid w:val="00490764"/>
    <w:rsid w:val="00490765"/>
    <w:rsid w:val="004907FF"/>
    <w:rsid w:val="0049099F"/>
    <w:rsid w:val="00490AA9"/>
    <w:rsid w:val="00490AE0"/>
    <w:rsid w:val="00490AF7"/>
    <w:rsid w:val="00490C5B"/>
    <w:rsid w:val="00490C6C"/>
    <w:rsid w:val="00490DCD"/>
    <w:rsid w:val="00490DF3"/>
    <w:rsid w:val="00490F64"/>
    <w:rsid w:val="00490FA9"/>
    <w:rsid w:val="0049100A"/>
    <w:rsid w:val="0049108B"/>
    <w:rsid w:val="004910AF"/>
    <w:rsid w:val="00491271"/>
    <w:rsid w:val="00491391"/>
    <w:rsid w:val="00491424"/>
    <w:rsid w:val="004914F5"/>
    <w:rsid w:val="0049151B"/>
    <w:rsid w:val="0049194E"/>
    <w:rsid w:val="004919CB"/>
    <w:rsid w:val="00491A49"/>
    <w:rsid w:val="00491ABF"/>
    <w:rsid w:val="00491B50"/>
    <w:rsid w:val="00491D38"/>
    <w:rsid w:val="00491D61"/>
    <w:rsid w:val="00491DBF"/>
    <w:rsid w:val="00491DD3"/>
    <w:rsid w:val="00491DFE"/>
    <w:rsid w:val="00491E66"/>
    <w:rsid w:val="00491E81"/>
    <w:rsid w:val="00491F36"/>
    <w:rsid w:val="00491F7F"/>
    <w:rsid w:val="0049220B"/>
    <w:rsid w:val="0049224B"/>
    <w:rsid w:val="00492318"/>
    <w:rsid w:val="0049240D"/>
    <w:rsid w:val="0049244D"/>
    <w:rsid w:val="00492467"/>
    <w:rsid w:val="004924D8"/>
    <w:rsid w:val="00492543"/>
    <w:rsid w:val="0049286A"/>
    <w:rsid w:val="00492A16"/>
    <w:rsid w:val="00492B28"/>
    <w:rsid w:val="00492B88"/>
    <w:rsid w:val="00492CB1"/>
    <w:rsid w:val="00492D52"/>
    <w:rsid w:val="00492DE3"/>
    <w:rsid w:val="00492E5A"/>
    <w:rsid w:val="00492EF1"/>
    <w:rsid w:val="00492FB8"/>
    <w:rsid w:val="00493037"/>
    <w:rsid w:val="004930BD"/>
    <w:rsid w:val="0049311E"/>
    <w:rsid w:val="0049320A"/>
    <w:rsid w:val="0049330B"/>
    <w:rsid w:val="0049342E"/>
    <w:rsid w:val="00493512"/>
    <w:rsid w:val="00493538"/>
    <w:rsid w:val="004935D4"/>
    <w:rsid w:val="00493698"/>
    <w:rsid w:val="00493957"/>
    <w:rsid w:val="00493D97"/>
    <w:rsid w:val="00493DF3"/>
    <w:rsid w:val="00493DFD"/>
    <w:rsid w:val="00493EF7"/>
    <w:rsid w:val="00493F10"/>
    <w:rsid w:val="00493FAC"/>
    <w:rsid w:val="00493FE6"/>
    <w:rsid w:val="00494019"/>
    <w:rsid w:val="004940D2"/>
    <w:rsid w:val="004941CC"/>
    <w:rsid w:val="004942D2"/>
    <w:rsid w:val="00494476"/>
    <w:rsid w:val="00494477"/>
    <w:rsid w:val="0049450A"/>
    <w:rsid w:val="00494557"/>
    <w:rsid w:val="0049455A"/>
    <w:rsid w:val="004946D2"/>
    <w:rsid w:val="004946EC"/>
    <w:rsid w:val="00494733"/>
    <w:rsid w:val="0049475D"/>
    <w:rsid w:val="00494865"/>
    <w:rsid w:val="00494928"/>
    <w:rsid w:val="0049493E"/>
    <w:rsid w:val="00494A0D"/>
    <w:rsid w:val="00494A70"/>
    <w:rsid w:val="00494CF0"/>
    <w:rsid w:val="00494D24"/>
    <w:rsid w:val="00494D46"/>
    <w:rsid w:val="00494D8E"/>
    <w:rsid w:val="00494E5B"/>
    <w:rsid w:val="00494EDC"/>
    <w:rsid w:val="00494F96"/>
    <w:rsid w:val="00495136"/>
    <w:rsid w:val="004952C4"/>
    <w:rsid w:val="004952D6"/>
    <w:rsid w:val="0049531B"/>
    <w:rsid w:val="00495345"/>
    <w:rsid w:val="0049543C"/>
    <w:rsid w:val="004954CE"/>
    <w:rsid w:val="00495557"/>
    <w:rsid w:val="004955C2"/>
    <w:rsid w:val="00495605"/>
    <w:rsid w:val="0049561F"/>
    <w:rsid w:val="0049576C"/>
    <w:rsid w:val="0049581A"/>
    <w:rsid w:val="0049586E"/>
    <w:rsid w:val="004958F0"/>
    <w:rsid w:val="00495940"/>
    <w:rsid w:val="00495941"/>
    <w:rsid w:val="00495A4A"/>
    <w:rsid w:val="00495A5D"/>
    <w:rsid w:val="00495A84"/>
    <w:rsid w:val="00495D1A"/>
    <w:rsid w:val="00495D78"/>
    <w:rsid w:val="00495E76"/>
    <w:rsid w:val="00495EE2"/>
    <w:rsid w:val="00495F16"/>
    <w:rsid w:val="004960B2"/>
    <w:rsid w:val="00496116"/>
    <w:rsid w:val="00496429"/>
    <w:rsid w:val="004965C4"/>
    <w:rsid w:val="0049670E"/>
    <w:rsid w:val="00496825"/>
    <w:rsid w:val="00496856"/>
    <w:rsid w:val="00496895"/>
    <w:rsid w:val="00496978"/>
    <w:rsid w:val="00496985"/>
    <w:rsid w:val="00496ADC"/>
    <w:rsid w:val="00496BCD"/>
    <w:rsid w:val="00496C12"/>
    <w:rsid w:val="00496C88"/>
    <w:rsid w:val="00496C91"/>
    <w:rsid w:val="00496CF9"/>
    <w:rsid w:val="00496D49"/>
    <w:rsid w:val="00496D5E"/>
    <w:rsid w:val="00496DC1"/>
    <w:rsid w:val="00496DFA"/>
    <w:rsid w:val="00496E8D"/>
    <w:rsid w:val="00496ED8"/>
    <w:rsid w:val="00496F4B"/>
    <w:rsid w:val="0049707F"/>
    <w:rsid w:val="004970B5"/>
    <w:rsid w:val="00497164"/>
    <w:rsid w:val="0049721F"/>
    <w:rsid w:val="004973A1"/>
    <w:rsid w:val="0049743D"/>
    <w:rsid w:val="004974F9"/>
    <w:rsid w:val="004975CF"/>
    <w:rsid w:val="004975F0"/>
    <w:rsid w:val="0049771B"/>
    <w:rsid w:val="00497782"/>
    <w:rsid w:val="004978E6"/>
    <w:rsid w:val="00497931"/>
    <w:rsid w:val="00497BF0"/>
    <w:rsid w:val="00497D1E"/>
    <w:rsid w:val="00497D91"/>
    <w:rsid w:val="00497DE2"/>
    <w:rsid w:val="00497DE8"/>
    <w:rsid w:val="00497E1D"/>
    <w:rsid w:val="00497E54"/>
    <w:rsid w:val="00497E6B"/>
    <w:rsid w:val="00497F5B"/>
    <w:rsid w:val="00497F78"/>
    <w:rsid w:val="004A0098"/>
    <w:rsid w:val="004A00FA"/>
    <w:rsid w:val="004A0294"/>
    <w:rsid w:val="004A0344"/>
    <w:rsid w:val="004A0372"/>
    <w:rsid w:val="004A0587"/>
    <w:rsid w:val="004A073C"/>
    <w:rsid w:val="004A084A"/>
    <w:rsid w:val="004A084C"/>
    <w:rsid w:val="004A0959"/>
    <w:rsid w:val="004A09B1"/>
    <w:rsid w:val="004A0C34"/>
    <w:rsid w:val="004A0E61"/>
    <w:rsid w:val="004A0F23"/>
    <w:rsid w:val="004A0F36"/>
    <w:rsid w:val="004A0F6F"/>
    <w:rsid w:val="004A0FE1"/>
    <w:rsid w:val="004A105B"/>
    <w:rsid w:val="004A11E5"/>
    <w:rsid w:val="004A1225"/>
    <w:rsid w:val="004A1566"/>
    <w:rsid w:val="004A1590"/>
    <w:rsid w:val="004A1595"/>
    <w:rsid w:val="004A15BA"/>
    <w:rsid w:val="004A16EA"/>
    <w:rsid w:val="004A1731"/>
    <w:rsid w:val="004A17E6"/>
    <w:rsid w:val="004A180C"/>
    <w:rsid w:val="004A1854"/>
    <w:rsid w:val="004A19CF"/>
    <w:rsid w:val="004A1B2B"/>
    <w:rsid w:val="004A1B2F"/>
    <w:rsid w:val="004A1C59"/>
    <w:rsid w:val="004A1C9F"/>
    <w:rsid w:val="004A1E27"/>
    <w:rsid w:val="004A1F60"/>
    <w:rsid w:val="004A2001"/>
    <w:rsid w:val="004A20AC"/>
    <w:rsid w:val="004A20B6"/>
    <w:rsid w:val="004A2168"/>
    <w:rsid w:val="004A22F5"/>
    <w:rsid w:val="004A2329"/>
    <w:rsid w:val="004A2335"/>
    <w:rsid w:val="004A23B7"/>
    <w:rsid w:val="004A24BA"/>
    <w:rsid w:val="004A25CD"/>
    <w:rsid w:val="004A25EF"/>
    <w:rsid w:val="004A261F"/>
    <w:rsid w:val="004A265B"/>
    <w:rsid w:val="004A26A2"/>
    <w:rsid w:val="004A2778"/>
    <w:rsid w:val="004A27E4"/>
    <w:rsid w:val="004A29B5"/>
    <w:rsid w:val="004A2AAF"/>
    <w:rsid w:val="004A2AD6"/>
    <w:rsid w:val="004A2AF4"/>
    <w:rsid w:val="004A2B9B"/>
    <w:rsid w:val="004A2BAA"/>
    <w:rsid w:val="004A2C1B"/>
    <w:rsid w:val="004A2C2A"/>
    <w:rsid w:val="004A2C79"/>
    <w:rsid w:val="004A2C88"/>
    <w:rsid w:val="004A2CAC"/>
    <w:rsid w:val="004A2DC6"/>
    <w:rsid w:val="004A2FDF"/>
    <w:rsid w:val="004A30C3"/>
    <w:rsid w:val="004A30EF"/>
    <w:rsid w:val="004A3195"/>
    <w:rsid w:val="004A3218"/>
    <w:rsid w:val="004A33B5"/>
    <w:rsid w:val="004A3453"/>
    <w:rsid w:val="004A35D3"/>
    <w:rsid w:val="004A35D7"/>
    <w:rsid w:val="004A3AD6"/>
    <w:rsid w:val="004A3B22"/>
    <w:rsid w:val="004A3B60"/>
    <w:rsid w:val="004A3BD9"/>
    <w:rsid w:val="004A3BF9"/>
    <w:rsid w:val="004A3C43"/>
    <w:rsid w:val="004A3D2F"/>
    <w:rsid w:val="004A3D58"/>
    <w:rsid w:val="004A3ED0"/>
    <w:rsid w:val="004A3F38"/>
    <w:rsid w:val="004A3F50"/>
    <w:rsid w:val="004A4052"/>
    <w:rsid w:val="004A4273"/>
    <w:rsid w:val="004A4296"/>
    <w:rsid w:val="004A42B4"/>
    <w:rsid w:val="004A42E6"/>
    <w:rsid w:val="004A43D3"/>
    <w:rsid w:val="004A44DB"/>
    <w:rsid w:val="004A45CF"/>
    <w:rsid w:val="004A4687"/>
    <w:rsid w:val="004A468F"/>
    <w:rsid w:val="004A4734"/>
    <w:rsid w:val="004A47C3"/>
    <w:rsid w:val="004A489C"/>
    <w:rsid w:val="004A48B3"/>
    <w:rsid w:val="004A48F7"/>
    <w:rsid w:val="004A49BB"/>
    <w:rsid w:val="004A4A8F"/>
    <w:rsid w:val="004A4AFB"/>
    <w:rsid w:val="004A4B4B"/>
    <w:rsid w:val="004A4C51"/>
    <w:rsid w:val="004A4C9B"/>
    <w:rsid w:val="004A4CDA"/>
    <w:rsid w:val="004A4DA8"/>
    <w:rsid w:val="004A4F0B"/>
    <w:rsid w:val="004A4F6E"/>
    <w:rsid w:val="004A4FB6"/>
    <w:rsid w:val="004A502C"/>
    <w:rsid w:val="004A5184"/>
    <w:rsid w:val="004A5284"/>
    <w:rsid w:val="004A52FD"/>
    <w:rsid w:val="004A534A"/>
    <w:rsid w:val="004A5368"/>
    <w:rsid w:val="004A538F"/>
    <w:rsid w:val="004A548E"/>
    <w:rsid w:val="004A5627"/>
    <w:rsid w:val="004A5630"/>
    <w:rsid w:val="004A5649"/>
    <w:rsid w:val="004A5662"/>
    <w:rsid w:val="004A5663"/>
    <w:rsid w:val="004A56C2"/>
    <w:rsid w:val="004A57CF"/>
    <w:rsid w:val="004A58C6"/>
    <w:rsid w:val="004A5927"/>
    <w:rsid w:val="004A597E"/>
    <w:rsid w:val="004A5ABA"/>
    <w:rsid w:val="004A5AFE"/>
    <w:rsid w:val="004A5B5C"/>
    <w:rsid w:val="004A5C8E"/>
    <w:rsid w:val="004A5E8A"/>
    <w:rsid w:val="004A5F19"/>
    <w:rsid w:val="004A5FEB"/>
    <w:rsid w:val="004A60D4"/>
    <w:rsid w:val="004A650A"/>
    <w:rsid w:val="004A65F2"/>
    <w:rsid w:val="004A671F"/>
    <w:rsid w:val="004A6726"/>
    <w:rsid w:val="004A67C9"/>
    <w:rsid w:val="004A6883"/>
    <w:rsid w:val="004A6C01"/>
    <w:rsid w:val="004A6C4C"/>
    <w:rsid w:val="004A6CFE"/>
    <w:rsid w:val="004A6D34"/>
    <w:rsid w:val="004A6D70"/>
    <w:rsid w:val="004A6EBF"/>
    <w:rsid w:val="004A6F5B"/>
    <w:rsid w:val="004A716C"/>
    <w:rsid w:val="004A73A1"/>
    <w:rsid w:val="004A7461"/>
    <w:rsid w:val="004A75A4"/>
    <w:rsid w:val="004A75BE"/>
    <w:rsid w:val="004A761F"/>
    <w:rsid w:val="004A7825"/>
    <w:rsid w:val="004A7939"/>
    <w:rsid w:val="004A7AC0"/>
    <w:rsid w:val="004A7AE5"/>
    <w:rsid w:val="004A7B8D"/>
    <w:rsid w:val="004A7B91"/>
    <w:rsid w:val="004A7CCA"/>
    <w:rsid w:val="004A7DCB"/>
    <w:rsid w:val="004A7DF4"/>
    <w:rsid w:val="004B00EC"/>
    <w:rsid w:val="004B01B5"/>
    <w:rsid w:val="004B0238"/>
    <w:rsid w:val="004B02BF"/>
    <w:rsid w:val="004B02DF"/>
    <w:rsid w:val="004B0347"/>
    <w:rsid w:val="004B05F9"/>
    <w:rsid w:val="004B060A"/>
    <w:rsid w:val="004B061C"/>
    <w:rsid w:val="004B06BE"/>
    <w:rsid w:val="004B06DB"/>
    <w:rsid w:val="004B0760"/>
    <w:rsid w:val="004B077B"/>
    <w:rsid w:val="004B0796"/>
    <w:rsid w:val="004B07DC"/>
    <w:rsid w:val="004B083F"/>
    <w:rsid w:val="004B09B5"/>
    <w:rsid w:val="004B0A90"/>
    <w:rsid w:val="004B0E09"/>
    <w:rsid w:val="004B0E2D"/>
    <w:rsid w:val="004B0F15"/>
    <w:rsid w:val="004B103C"/>
    <w:rsid w:val="004B1206"/>
    <w:rsid w:val="004B1217"/>
    <w:rsid w:val="004B1234"/>
    <w:rsid w:val="004B1362"/>
    <w:rsid w:val="004B1508"/>
    <w:rsid w:val="004B15D0"/>
    <w:rsid w:val="004B1628"/>
    <w:rsid w:val="004B16FB"/>
    <w:rsid w:val="004B18B7"/>
    <w:rsid w:val="004B1B58"/>
    <w:rsid w:val="004B1C08"/>
    <w:rsid w:val="004B1D4D"/>
    <w:rsid w:val="004B1F4F"/>
    <w:rsid w:val="004B1F5C"/>
    <w:rsid w:val="004B2042"/>
    <w:rsid w:val="004B20DB"/>
    <w:rsid w:val="004B2547"/>
    <w:rsid w:val="004B25F3"/>
    <w:rsid w:val="004B25F6"/>
    <w:rsid w:val="004B27C8"/>
    <w:rsid w:val="004B28F4"/>
    <w:rsid w:val="004B2A11"/>
    <w:rsid w:val="004B2AC5"/>
    <w:rsid w:val="004B2B7D"/>
    <w:rsid w:val="004B2E1B"/>
    <w:rsid w:val="004B2E30"/>
    <w:rsid w:val="004B300C"/>
    <w:rsid w:val="004B30A1"/>
    <w:rsid w:val="004B30B2"/>
    <w:rsid w:val="004B314D"/>
    <w:rsid w:val="004B3150"/>
    <w:rsid w:val="004B32CD"/>
    <w:rsid w:val="004B3316"/>
    <w:rsid w:val="004B33C8"/>
    <w:rsid w:val="004B34B5"/>
    <w:rsid w:val="004B3516"/>
    <w:rsid w:val="004B3677"/>
    <w:rsid w:val="004B36DD"/>
    <w:rsid w:val="004B37EB"/>
    <w:rsid w:val="004B3808"/>
    <w:rsid w:val="004B380F"/>
    <w:rsid w:val="004B383D"/>
    <w:rsid w:val="004B38DB"/>
    <w:rsid w:val="004B3A9B"/>
    <w:rsid w:val="004B3AC8"/>
    <w:rsid w:val="004B3D6C"/>
    <w:rsid w:val="004B3D76"/>
    <w:rsid w:val="004B3E32"/>
    <w:rsid w:val="004B3E45"/>
    <w:rsid w:val="004B3E95"/>
    <w:rsid w:val="004B3EE1"/>
    <w:rsid w:val="004B3F18"/>
    <w:rsid w:val="004B3F63"/>
    <w:rsid w:val="004B4000"/>
    <w:rsid w:val="004B407F"/>
    <w:rsid w:val="004B409D"/>
    <w:rsid w:val="004B417A"/>
    <w:rsid w:val="004B4251"/>
    <w:rsid w:val="004B42F0"/>
    <w:rsid w:val="004B4345"/>
    <w:rsid w:val="004B4426"/>
    <w:rsid w:val="004B444A"/>
    <w:rsid w:val="004B445F"/>
    <w:rsid w:val="004B4565"/>
    <w:rsid w:val="004B45CD"/>
    <w:rsid w:val="004B4846"/>
    <w:rsid w:val="004B488C"/>
    <w:rsid w:val="004B48C9"/>
    <w:rsid w:val="004B4B27"/>
    <w:rsid w:val="004B4BF1"/>
    <w:rsid w:val="004B4C99"/>
    <w:rsid w:val="004B4CE2"/>
    <w:rsid w:val="004B4E7D"/>
    <w:rsid w:val="004B4F09"/>
    <w:rsid w:val="004B4F3B"/>
    <w:rsid w:val="004B4F8A"/>
    <w:rsid w:val="004B4FFC"/>
    <w:rsid w:val="004B5269"/>
    <w:rsid w:val="004B5317"/>
    <w:rsid w:val="004B53A5"/>
    <w:rsid w:val="004B55EC"/>
    <w:rsid w:val="004B5616"/>
    <w:rsid w:val="004B572C"/>
    <w:rsid w:val="004B57B3"/>
    <w:rsid w:val="004B587C"/>
    <w:rsid w:val="004B5AE0"/>
    <w:rsid w:val="004B5B59"/>
    <w:rsid w:val="004B5C4E"/>
    <w:rsid w:val="004B5CD6"/>
    <w:rsid w:val="004B5E59"/>
    <w:rsid w:val="004B5F63"/>
    <w:rsid w:val="004B60AE"/>
    <w:rsid w:val="004B60D4"/>
    <w:rsid w:val="004B60E1"/>
    <w:rsid w:val="004B611E"/>
    <w:rsid w:val="004B6155"/>
    <w:rsid w:val="004B617F"/>
    <w:rsid w:val="004B61E2"/>
    <w:rsid w:val="004B61FD"/>
    <w:rsid w:val="004B63A7"/>
    <w:rsid w:val="004B63B8"/>
    <w:rsid w:val="004B63DA"/>
    <w:rsid w:val="004B6412"/>
    <w:rsid w:val="004B6485"/>
    <w:rsid w:val="004B64AD"/>
    <w:rsid w:val="004B665A"/>
    <w:rsid w:val="004B6744"/>
    <w:rsid w:val="004B67F0"/>
    <w:rsid w:val="004B688C"/>
    <w:rsid w:val="004B688D"/>
    <w:rsid w:val="004B6989"/>
    <w:rsid w:val="004B69F2"/>
    <w:rsid w:val="004B6A89"/>
    <w:rsid w:val="004B6AD9"/>
    <w:rsid w:val="004B6BFE"/>
    <w:rsid w:val="004B6D0F"/>
    <w:rsid w:val="004B6DC8"/>
    <w:rsid w:val="004B6DDB"/>
    <w:rsid w:val="004B6EB1"/>
    <w:rsid w:val="004B6FAA"/>
    <w:rsid w:val="004B70AE"/>
    <w:rsid w:val="004B70BD"/>
    <w:rsid w:val="004B70EB"/>
    <w:rsid w:val="004B712C"/>
    <w:rsid w:val="004B73CC"/>
    <w:rsid w:val="004B73FD"/>
    <w:rsid w:val="004B7505"/>
    <w:rsid w:val="004B756F"/>
    <w:rsid w:val="004B773E"/>
    <w:rsid w:val="004B783B"/>
    <w:rsid w:val="004B799C"/>
    <w:rsid w:val="004B79CA"/>
    <w:rsid w:val="004B7AA9"/>
    <w:rsid w:val="004B7BC5"/>
    <w:rsid w:val="004B7E12"/>
    <w:rsid w:val="004B7FB9"/>
    <w:rsid w:val="004B7FE4"/>
    <w:rsid w:val="004C0099"/>
    <w:rsid w:val="004C0119"/>
    <w:rsid w:val="004C0402"/>
    <w:rsid w:val="004C0407"/>
    <w:rsid w:val="004C04F7"/>
    <w:rsid w:val="004C05DF"/>
    <w:rsid w:val="004C0661"/>
    <w:rsid w:val="004C0676"/>
    <w:rsid w:val="004C06ED"/>
    <w:rsid w:val="004C0728"/>
    <w:rsid w:val="004C0741"/>
    <w:rsid w:val="004C080D"/>
    <w:rsid w:val="004C0B5D"/>
    <w:rsid w:val="004C0C39"/>
    <w:rsid w:val="004C0D4B"/>
    <w:rsid w:val="004C0D5E"/>
    <w:rsid w:val="004C0E45"/>
    <w:rsid w:val="004C0EF0"/>
    <w:rsid w:val="004C0F20"/>
    <w:rsid w:val="004C0F5C"/>
    <w:rsid w:val="004C119F"/>
    <w:rsid w:val="004C120F"/>
    <w:rsid w:val="004C1248"/>
    <w:rsid w:val="004C12D3"/>
    <w:rsid w:val="004C12E5"/>
    <w:rsid w:val="004C132C"/>
    <w:rsid w:val="004C13B8"/>
    <w:rsid w:val="004C14F2"/>
    <w:rsid w:val="004C158C"/>
    <w:rsid w:val="004C15BC"/>
    <w:rsid w:val="004C16AC"/>
    <w:rsid w:val="004C16B4"/>
    <w:rsid w:val="004C16BB"/>
    <w:rsid w:val="004C17AD"/>
    <w:rsid w:val="004C17C1"/>
    <w:rsid w:val="004C18C9"/>
    <w:rsid w:val="004C18E1"/>
    <w:rsid w:val="004C194D"/>
    <w:rsid w:val="004C1974"/>
    <w:rsid w:val="004C1A1D"/>
    <w:rsid w:val="004C1A3A"/>
    <w:rsid w:val="004C1B7E"/>
    <w:rsid w:val="004C1C69"/>
    <w:rsid w:val="004C1DAD"/>
    <w:rsid w:val="004C1DF6"/>
    <w:rsid w:val="004C1E26"/>
    <w:rsid w:val="004C1F2C"/>
    <w:rsid w:val="004C20B4"/>
    <w:rsid w:val="004C20C6"/>
    <w:rsid w:val="004C216F"/>
    <w:rsid w:val="004C21B6"/>
    <w:rsid w:val="004C21F9"/>
    <w:rsid w:val="004C22CB"/>
    <w:rsid w:val="004C23DF"/>
    <w:rsid w:val="004C248B"/>
    <w:rsid w:val="004C24E1"/>
    <w:rsid w:val="004C26A4"/>
    <w:rsid w:val="004C293F"/>
    <w:rsid w:val="004C2976"/>
    <w:rsid w:val="004C2A0A"/>
    <w:rsid w:val="004C2A0E"/>
    <w:rsid w:val="004C2B3F"/>
    <w:rsid w:val="004C2BD9"/>
    <w:rsid w:val="004C2C21"/>
    <w:rsid w:val="004C2CE7"/>
    <w:rsid w:val="004C2D25"/>
    <w:rsid w:val="004C2D73"/>
    <w:rsid w:val="004C2E15"/>
    <w:rsid w:val="004C2F5B"/>
    <w:rsid w:val="004C2FAF"/>
    <w:rsid w:val="004C3020"/>
    <w:rsid w:val="004C317D"/>
    <w:rsid w:val="004C318A"/>
    <w:rsid w:val="004C3283"/>
    <w:rsid w:val="004C3324"/>
    <w:rsid w:val="004C3386"/>
    <w:rsid w:val="004C33BA"/>
    <w:rsid w:val="004C33DA"/>
    <w:rsid w:val="004C33EE"/>
    <w:rsid w:val="004C349A"/>
    <w:rsid w:val="004C3636"/>
    <w:rsid w:val="004C3721"/>
    <w:rsid w:val="004C3847"/>
    <w:rsid w:val="004C399C"/>
    <w:rsid w:val="004C39C7"/>
    <w:rsid w:val="004C3A41"/>
    <w:rsid w:val="004C3A83"/>
    <w:rsid w:val="004C3BEB"/>
    <w:rsid w:val="004C3CAB"/>
    <w:rsid w:val="004C3CFF"/>
    <w:rsid w:val="004C3D99"/>
    <w:rsid w:val="004C3DDA"/>
    <w:rsid w:val="004C3ED2"/>
    <w:rsid w:val="004C3F11"/>
    <w:rsid w:val="004C3F43"/>
    <w:rsid w:val="004C3F90"/>
    <w:rsid w:val="004C4129"/>
    <w:rsid w:val="004C4148"/>
    <w:rsid w:val="004C41E1"/>
    <w:rsid w:val="004C420C"/>
    <w:rsid w:val="004C42FE"/>
    <w:rsid w:val="004C4362"/>
    <w:rsid w:val="004C4414"/>
    <w:rsid w:val="004C4516"/>
    <w:rsid w:val="004C455D"/>
    <w:rsid w:val="004C4670"/>
    <w:rsid w:val="004C46EF"/>
    <w:rsid w:val="004C470D"/>
    <w:rsid w:val="004C4791"/>
    <w:rsid w:val="004C485D"/>
    <w:rsid w:val="004C4AC4"/>
    <w:rsid w:val="004C4B42"/>
    <w:rsid w:val="004C4BEF"/>
    <w:rsid w:val="004C4D26"/>
    <w:rsid w:val="004C4D7E"/>
    <w:rsid w:val="004C4DE4"/>
    <w:rsid w:val="004C4E6F"/>
    <w:rsid w:val="004C4E80"/>
    <w:rsid w:val="004C5029"/>
    <w:rsid w:val="004C5062"/>
    <w:rsid w:val="004C5214"/>
    <w:rsid w:val="004C5438"/>
    <w:rsid w:val="004C54B1"/>
    <w:rsid w:val="004C565C"/>
    <w:rsid w:val="004C56BA"/>
    <w:rsid w:val="004C57BB"/>
    <w:rsid w:val="004C59CA"/>
    <w:rsid w:val="004C5A6E"/>
    <w:rsid w:val="004C5BBF"/>
    <w:rsid w:val="004C5BF1"/>
    <w:rsid w:val="004C5C37"/>
    <w:rsid w:val="004C5C4D"/>
    <w:rsid w:val="004C5C81"/>
    <w:rsid w:val="004C5E9A"/>
    <w:rsid w:val="004C5FB6"/>
    <w:rsid w:val="004C600F"/>
    <w:rsid w:val="004C6024"/>
    <w:rsid w:val="004C608A"/>
    <w:rsid w:val="004C615A"/>
    <w:rsid w:val="004C61B1"/>
    <w:rsid w:val="004C61EC"/>
    <w:rsid w:val="004C6318"/>
    <w:rsid w:val="004C6324"/>
    <w:rsid w:val="004C63F7"/>
    <w:rsid w:val="004C6436"/>
    <w:rsid w:val="004C6449"/>
    <w:rsid w:val="004C64A4"/>
    <w:rsid w:val="004C66FF"/>
    <w:rsid w:val="004C683E"/>
    <w:rsid w:val="004C6877"/>
    <w:rsid w:val="004C68D5"/>
    <w:rsid w:val="004C69D9"/>
    <w:rsid w:val="004C69DB"/>
    <w:rsid w:val="004C6B84"/>
    <w:rsid w:val="004C6BD1"/>
    <w:rsid w:val="004C6BDD"/>
    <w:rsid w:val="004C6DE8"/>
    <w:rsid w:val="004C6F29"/>
    <w:rsid w:val="004C6FDA"/>
    <w:rsid w:val="004C705F"/>
    <w:rsid w:val="004C7197"/>
    <w:rsid w:val="004C71D6"/>
    <w:rsid w:val="004C71F0"/>
    <w:rsid w:val="004C7219"/>
    <w:rsid w:val="004C725C"/>
    <w:rsid w:val="004C7277"/>
    <w:rsid w:val="004C7285"/>
    <w:rsid w:val="004C72DF"/>
    <w:rsid w:val="004C770E"/>
    <w:rsid w:val="004C7740"/>
    <w:rsid w:val="004C775F"/>
    <w:rsid w:val="004C7792"/>
    <w:rsid w:val="004C77F5"/>
    <w:rsid w:val="004C7996"/>
    <w:rsid w:val="004C7A1F"/>
    <w:rsid w:val="004C7A4E"/>
    <w:rsid w:val="004C7AAF"/>
    <w:rsid w:val="004C7AE0"/>
    <w:rsid w:val="004C7B0D"/>
    <w:rsid w:val="004C7C79"/>
    <w:rsid w:val="004C7E2B"/>
    <w:rsid w:val="004C7F28"/>
    <w:rsid w:val="004C7FF9"/>
    <w:rsid w:val="004D0030"/>
    <w:rsid w:val="004D0075"/>
    <w:rsid w:val="004D00A7"/>
    <w:rsid w:val="004D00F0"/>
    <w:rsid w:val="004D00FA"/>
    <w:rsid w:val="004D0263"/>
    <w:rsid w:val="004D02A9"/>
    <w:rsid w:val="004D0504"/>
    <w:rsid w:val="004D078D"/>
    <w:rsid w:val="004D096D"/>
    <w:rsid w:val="004D0B15"/>
    <w:rsid w:val="004D0C87"/>
    <w:rsid w:val="004D0CCE"/>
    <w:rsid w:val="004D0F10"/>
    <w:rsid w:val="004D0FCE"/>
    <w:rsid w:val="004D11BC"/>
    <w:rsid w:val="004D1286"/>
    <w:rsid w:val="004D1393"/>
    <w:rsid w:val="004D13F0"/>
    <w:rsid w:val="004D1637"/>
    <w:rsid w:val="004D1735"/>
    <w:rsid w:val="004D17B0"/>
    <w:rsid w:val="004D17B1"/>
    <w:rsid w:val="004D1811"/>
    <w:rsid w:val="004D1A90"/>
    <w:rsid w:val="004D1ACA"/>
    <w:rsid w:val="004D1BD4"/>
    <w:rsid w:val="004D1D8F"/>
    <w:rsid w:val="004D1DE2"/>
    <w:rsid w:val="004D1DF8"/>
    <w:rsid w:val="004D1F27"/>
    <w:rsid w:val="004D1F92"/>
    <w:rsid w:val="004D227C"/>
    <w:rsid w:val="004D2322"/>
    <w:rsid w:val="004D232F"/>
    <w:rsid w:val="004D2349"/>
    <w:rsid w:val="004D2375"/>
    <w:rsid w:val="004D23DC"/>
    <w:rsid w:val="004D25BD"/>
    <w:rsid w:val="004D25DD"/>
    <w:rsid w:val="004D25F9"/>
    <w:rsid w:val="004D2664"/>
    <w:rsid w:val="004D26E6"/>
    <w:rsid w:val="004D2C4D"/>
    <w:rsid w:val="004D2C54"/>
    <w:rsid w:val="004D2D6D"/>
    <w:rsid w:val="004D2FE4"/>
    <w:rsid w:val="004D2FEE"/>
    <w:rsid w:val="004D301F"/>
    <w:rsid w:val="004D3041"/>
    <w:rsid w:val="004D30F4"/>
    <w:rsid w:val="004D3229"/>
    <w:rsid w:val="004D332A"/>
    <w:rsid w:val="004D338A"/>
    <w:rsid w:val="004D3462"/>
    <w:rsid w:val="004D3483"/>
    <w:rsid w:val="004D348A"/>
    <w:rsid w:val="004D34B8"/>
    <w:rsid w:val="004D3549"/>
    <w:rsid w:val="004D3770"/>
    <w:rsid w:val="004D377D"/>
    <w:rsid w:val="004D37F0"/>
    <w:rsid w:val="004D38B7"/>
    <w:rsid w:val="004D39A4"/>
    <w:rsid w:val="004D39CB"/>
    <w:rsid w:val="004D3B96"/>
    <w:rsid w:val="004D3BBB"/>
    <w:rsid w:val="004D3CA3"/>
    <w:rsid w:val="004D3CC0"/>
    <w:rsid w:val="004D3CE0"/>
    <w:rsid w:val="004D3D4E"/>
    <w:rsid w:val="004D3ECD"/>
    <w:rsid w:val="004D400E"/>
    <w:rsid w:val="004D4036"/>
    <w:rsid w:val="004D407C"/>
    <w:rsid w:val="004D40A1"/>
    <w:rsid w:val="004D41C7"/>
    <w:rsid w:val="004D425E"/>
    <w:rsid w:val="004D42CA"/>
    <w:rsid w:val="004D42F9"/>
    <w:rsid w:val="004D4404"/>
    <w:rsid w:val="004D4583"/>
    <w:rsid w:val="004D45ED"/>
    <w:rsid w:val="004D45FE"/>
    <w:rsid w:val="004D469C"/>
    <w:rsid w:val="004D483E"/>
    <w:rsid w:val="004D4878"/>
    <w:rsid w:val="004D48B7"/>
    <w:rsid w:val="004D4A93"/>
    <w:rsid w:val="004D4AD2"/>
    <w:rsid w:val="004D4B71"/>
    <w:rsid w:val="004D4CCD"/>
    <w:rsid w:val="004D4CD5"/>
    <w:rsid w:val="004D4DC1"/>
    <w:rsid w:val="004D4EB8"/>
    <w:rsid w:val="004D4FB2"/>
    <w:rsid w:val="004D4FFF"/>
    <w:rsid w:val="004D5092"/>
    <w:rsid w:val="004D510A"/>
    <w:rsid w:val="004D51C1"/>
    <w:rsid w:val="004D5206"/>
    <w:rsid w:val="004D529A"/>
    <w:rsid w:val="004D52BA"/>
    <w:rsid w:val="004D53C4"/>
    <w:rsid w:val="004D548C"/>
    <w:rsid w:val="004D5567"/>
    <w:rsid w:val="004D55BA"/>
    <w:rsid w:val="004D5619"/>
    <w:rsid w:val="004D571D"/>
    <w:rsid w:val="004D590A"/>
    <w:rsid w:val="004D5A23"/>
    <w:rsid w:val="004D5A9E"/>
    <w:rsid w:val="004D5AE7"/>
    <w:rsid w:val="004D5B2E"/>
    <w:rsid w:val="004D5BBA"/>
    <w:rsid w:val="004D5BE1"/>
    <w:rsid w:val="004D5CB0"/>
    <w:rsid w:val="004D5CF8"/>
    <w:rsid w:val="004D5D54"/>
    <w:rsid w:val="004D5D6B"/>
    <w:rsid w:val="004D5D7C"/>
    <w:rsid w:val="004D5DCA"/>
    <w:rsid w:val="004D5EC6"/>
    <w:rsid w:val="004D5F3C"/>
    <w:rsid w:val="004D5F9E"/>
    <w:rsid w:val="004D6036"/>
    <w:rsid w:val="004D604B"/>
    <w:rsid w:val="004D60FB"/>
    <w:rsid w:val="004D613B"/>
    <w:rsid w:val="004D6189"/>
    <w:rsid w:val="004D6242"/>
    <w:rsid w:val="004D6350"/>
    <w:rsid w:val="004D657F"/>
    <w:rsid w:val="004D6769"/>
    <w:rsid w:val="004D67CF"/>
    <w:rsid w:val="004D67D1"/>
    <w:rsid w:val="004D68A4"/>
    <w:rsid w:val="004D6B0B"/>
    <w:rsid w:val="004D6BC0"/>
    <w:rsid w:val="004D6DB7"/>
    <w:rsid w:val="004D6EB0"/>
    <w:rsid w:val="004D6FAB"/>
    <w:rsid w:val="004D7052"/>
    <w:rsid w:val="004D70F0"/>
    <w:rsid w:val="004D7134"/>
    <w:rsid w:val="004D7327"/>
    <w:rsid w:val="004D7454"/>
    <w:rsid w:val="004D74DF"/>
    <w:rsid w:val="004D7523"/>
    <w:rsid w:val="004D75D6"/>
    <w:rsid w:val="004D7A38"/>
    <w:rsid w:val="004D7A93"/>
    <w:rsid w:val="004D7BF5"/>
    <w:rsid w:val="004D7C33"/>
    <w:rsid w:val="004D7C85"/>
    <w:rsid w:val="004D7E58"/>
    <w:rsid w:val="004D7E5D"/>
    <w:rsid w:val="004D7EFA"/>
    <w:rsid w:val="004E0270"/>
    <w:rsid w:val="004E033F"/>
    <w:rsid w:val="004E0522"/>
    <w:rsid w:val="004E0578"/>
    <w:rsid w:val="004E05AB"/>
    <w:rsid w:val="004E08D9"/>
    <w:rsid w:val="004E0A2F"/>
    <w:rsid w:val="004E0AAF"/>
    <w:rsid w:val="004E0B9A"/>
    <w:rsid w:val="004E0BA5"/>
    <w:rsid w:val="004E0BF8"/>
    <w:rsid w:val="004E0CEA"/>
    <w:rsid w:val="004E0D62"/>
    <w:rsid w:val="004E116C"/>
    <w:rsid w:val="004E1197"/>
    <w:rsid w:val="004E122B"/>
    <w:rsid w:val="004E1349"/>
    <w:rsid w:val="004E1366"/>
    <w:rsid w:val="004E14FE"/>
    <w:rsid w:val="004E1602"/>
    <w:rsid w:val="004E16CF"/>
    <w:rsid w:val="004E16FB"/>
    <w:rsid w:val="004E17AA"/>
    <w:rsid w:val="004E18C9"/>
    <w:rsid w:val="004E19C0"/>
    <w:rsid w:val="004E1A52"/>
    <w:rsid w:val="004E1A6B"/>
    <w:rsid w:val="004E1AB0"/>
    <w:rsid w:val="004E1B58"/>
    <w:rsid w:val="004E1B5B"/>
    <w:rsid w:val="004E1D4C"/>
    <w:rsid w:val="004E1EE3"/>
    <w:rsid w:val="004E1FB0"/>
    <w:rsid w:val="004E1FCD"/>
    <w:rsid w:val="004E20B5"/>
    <w:rsid w:val="004E21A1"/>
    <w:rsid w:val="004E21DA"/>
    <w:rsid w:val="004E2252"/>
    <w:rsid w:val="004E23D5"/>
    <w:rsid w:val="004E241D"/>
    <w:rsid w:val="004E24CE"/>
    <w:rsid w:val="004E25F2"/>
    <w:rsid w:val="004E2643"/>
    <w:rsid w:val="004E269E"/>
    <w:rsid w:val="004E26AF"/>
    <w:rsid w:val="004E2780"/>
    <w:rsid w:val="004E29B3"/>
    <w:rsid w:val="004E29C8"/>
    <w:rsid w:val="004E2A0F"/>
    <w:rsid w:val="004E2A9A"/>
    <w:rsid w:val="004E2C53"/>
    <w:rsid w:val="004E2C91"/>
    <w:rsid w:val="004E2D4F"/>
    <w:rsid w:val="004E2DA8"/>
    <w:rsid w:val="004E2DDE"/>
    <w:rsid w:val="004E2DFC"/>
    <w:rsid w:val="004E2EC1"/>
    <w:rsid w:val="004E2EE4"/>
    <w:rsid w:val="004E2F26"/>
    <w:rsid w:val="004E2FCD"/>
    <w:rsid w:val="004E30F4"/>
    <w:rsid w:val="004E33BA"/>
    <w:rsid w:val="004E33F9"/>
    <w:rsid w:val="004E3426"/>
    <w:rsid w:val="004E3486"/>
    <w:rsid w:val="004E352B"/>
    <w:rsid w:val="004E35E4"/>
    <w:rsid w:val="004E3683"/>
    <w:rsid w:val="004E3773"/>
    <w:rsid w:val="004E3781"/>
    <w:rsid w:val="004E3798"/>
    <w:rsid w:val="004E3970"/>
    <w:rsid w:val="004E39BA"/>
    <w:rsid w:val="004E3A23"/>
    <w:rsid w:val="004E3CB4"/>
    <w:rsid w:val="004E3DB4"/>
    <w:rsid w:val="004E3E23"/>
    <w:rsid w:val="004E3ED3"/>
    <w:rsid w:val="004E3F40"/>
    <w:rsid w:val="004E3FE1"/>
    <w:rsid w:val="004E401D"/>
    <w:rsid w:val="004E4200"/>
    <w:rsid w:val="004E4259"/>
    <w:rsid w:val="004E43E7"/>
    <w:rsid w:val="004E45CA"/>
    <w:rsid w:val="004E45E0"/>
    <w:rsid w:val="004E45EE"/>
    <w:rsid w:val="004E4634"/>
    <w:rsid w:val="004E463C"/>
    <w:rsid w:val="004E4678"/>
    <w:rsid w:val="004E46CC"/>
    <w:rsid w:val="004E4792"/>
    <w:rsid w:val="004E47D9"/>
    <w:rsid w:val="004E483B"/>
    <w:rsid w:val="004E488A"/>
    <w:rsid w:val="004E48D4"/>
    <w:rsid w:val="004E48E2"/>
    <w:rsid w:val="004E48E9"/>
    <w:rsid w:val="004E4A87"/>
    <w:rsid w:val="004E4C85"/>
    <w:rsid w:val="004E4C8E"/>
    <w:rsid w:val="004E4D74"/>
    <w:rsid w:val="004E4DF4"/>
    <w:rsid w:val="004E4E68"/>
    <w:rsid w:val="004E5014"/>
    <w:rsid w:val="004E502B"/>
    <w:rsid w:val="004E5223"/>
    <w:rsid w:val="004E5355"/>
    <w:rsid w:val="004E5713"/>
    <w:rsid w:val="004E593A"/>
    <w:rsid w:val="004E5A5C"/>
    <w:rsid w:val="004E5C9B"/>
    <w:rsid w:val="004E5F65"/>
    <w:rsid w:val="004E5F8E"/>
    <w:rsid w:val="004E5F92"/>
    <w:rsid w:val="004E601C"/>
    <w:rsid w:val="004E6226"/>
    <w:rsid w:val="004E6269"/>
    <w:rsid w:val="004E6295"/>
    <w:rsid w:val="004E62C0"/>
    <w:rsid w:val="004E6458"/>
    <w:rsid w:val="004E6473"/>
    <w:rsid w:val="004E649C"/>
    <w:rsid w:val="004E67DF"/>
    <w:rsid w:val="004E6801"/>
    <w:rsid w:val="004E6809"/>
    <w:rsid w:val="004E6B49"/>
    <w:rsid w:val="004E6B89"/>
    <w:rsid w:val="004E6BAC"/>
    <w:rsid w:val="004E6BE2"/>
    <w:rsid w:val="004E6C5B"/>
    <w:rsid w:val="004E6C8F"/>
    <w:rsid w:val="004E6D20"/>
    <w:rsid w:val="004E6F99"/>
    <w:rsid w:val="004E7010"/>
    <w:rsid w:val="004E70AF"/>
    <w:rsid w:val="004E71FD"/>
    <w:rsid w:val="004E7303"/>
    <w:rsid w:val="004E747B"/>
    <w:rsid w:val="004E75F1"/>
    <w:rsid w:val="004E7604"/>
    <w:rsid w:val="004E7683"/>
    <w:rsid w:val="004E7684"/>
    <w:rsid w:val="004E7731"/>
    <w:rsid w:val="004E7734"/>
    <w:rsid w:val="004E7821"/>
    <w:rsid w:val="004E784E"/>
    <w:rsid w:val="004E7852"/>
    <w:rsid w:val="004E788A"/>
    <w:rsid w:val="004E7972"/>
    <w:rsid w:val="004E7AD9"/>
    <w:rsid w:val="004E7AF4"/>
    <w:rsid w:val="004E7C3A"/>
    <w:rsid w:val="004E7C47"/>
    <w:rsid w:val="004E7D52"/>
    <w:rsid w:val="004E7D6F"/>
    <w:rsid w:val="004E7DC8"/>
    <w:rsid w:val="004E7E53"/>
    <w:rsid w:val="004E7E65"/>
    <w:rsid w:val="004E7F84"/>
    <w:rsid w:val="004E7FBE"/>
    <w:rsid w:val="004F0081"/>
    <w:rsid w:val="004F0288"/>
    <w:rsid w:val="004F0298"/>
    <w:rsid w:val="004F02B0"/>
    <w:rsid w:val="004F02DE"/>
    <w:rsid w:val="004F033F"/>
    <w:rsid w:val="004F04A8"/>
    <w:rsid w:val="004F0654"/>
    <w:rsid w:val="004F074A"/>
    <w:rsid w:val="004F0814"/>
    <w:rsid w:val="004F094C"/>
    <w:rsid w:val="004F0979"/>
    <w:rsid w:val="004F09A3"/>
    <w:rsid w:val="004F0A03"/>
    <w:rsid w:val="004F0A3E"/>
    <w:rsid w:val="004F0B1D"/>
    <w:rsid w:val="004F0B7C"/>
    <w:rsid w:val="004F0E79"/>
    <w:rsid w:val="004F0EA6"/>
    <w:rsid w:val="004F0EB2"/>
    <w:rsid w:val="004F1008"/>
    <w:rsid w:val="004F113B"/>
    <w:rsid w:val="004F11F1"/>
    <w:rsid w:val="004F122A"/>
    <w:rsid w:val="004F1396"/>
    <w:rsid w:val="004F1631"/>
    <w:rsid w:val="004F1710"/>
    <w:rsid w:val="004F185F"/>
    <w:rsid w:val="004F186F"/>
    <w:rsid w:val="004F1883"/>
    <w:rsid w:val="004F19C0"/>
    <w:rsid w:val="004F1C64"/>
    <w:rsid w:val="004F1CBE"/>
    <w:rsid w:val="004F1CF7"/>
    <w:rsid w:val="004F1E72"/>
    <w:rsid w:val="004F1EA9"/>
    <w:rsid w:val="004F1F4C"/>
    <w:rsid w:val="004F1FD2"/>
    <w:rsid w:val="004F1FE1"/>
    <w:rsid w:val="004F2060"/>
    <w:rsid w:val="004F2083"/>
    <w:rsid w:val="004F20E3"/>
    <w:rsid w:val="004F20E8"/>
    <w:rsid w:val="004F215E"/>
    <w:rsid w:val="004F2223"/>
    <w:rsid w:val="004F235D"/>
    <w:rsid w:val="004F239F"/>
    <w:rsid w:val="004F2559"/>
    <w:rsid w:val="004F25B3"/>
    <w:rsid w:val="004F25C2"/>
    <w:rsid w:val="004F2618"/>
    <w:rsid w:val="004F2791"/>
    <w:rsid w:val="004F2796"/>
    <w:rsid w:val="004F27CE"/>
    <w:rsid w:val="004F2852"/>
    <w:rsid w:val="004F2887"/>
    <w:rsid w:val="004F29E4"/>
    <w:rsid w:val="004F2BAB"/>
    <w:rsid w:val="004F2C44"/>
    <w:rsid w:val="004F2C4C"/>
    <w:rsid w:val="004F2C95"/>
    <w:rsid w:val="004F2D3A"/>
    <w:rsid w:val="004F2D49"/>
    <w:rsid w:val="004F2F6D"/>
    <w:rsid w:val="004F2FA1"/>
    <w:rsid w:val="004F304D"/>
    <w:rsid w:val="004F305E"/>
    <w:rsid w:val="004F30A2"/>
    <w:rsid w:val="004F3120"/>
    <w:rsid w:val="004F3292"/>
    <w:rsid w:val="004F32C5"/>
    <w:rsid w:val="004F32CF"/>
    <w:rsid w:val="004F3308"/>
    <w:rsid w:val="004F3468"/>
    <w:rsid w:val="004F3497"/>
    <w:rsid w:val="004F35E9"/>
    <w:rsid w:val="004F3637"/>
    <w:rsid w:val="004F3680"/>
    <w:rsid w:val="004F36AC"/>
    <w:rsid w:val="004F3774"/>
    <w:rsid w:val="004F3791"/>
    <w:rsid w:val="004F379F"/>
    <w:rsid w:val="004F37C8"/>
    <w:rsid w:val="004F38D2"/>
    <w:rsid w:val="004F38D8"/>
    <w:rsid w:val="004F392E"/>
    <w:rsid w:val="004F397F"/>
    <w:rsid w:val="004F3984"/>
    <w:rsid w:val="004F3A35"/>
    <w:rsid w:val="004F3D44"/>
    <w:rsid w:val="004F3D5B"/>
    <w:rsid w:val="004F3E90"/>
    <w:rsid w:val="004F3E97"/>
    <w:rsid w:val="004F3FB5"/>
    <w:rsid w:val="004F42AD"/>
    <w:rsid w:val="004F42D9"/>
    <w:rsid w:val="004F43C2"/>
    <w:rsid w:val="004F43DD"/>
    <w:rsid w:val="004F443F"/>
    <w:rsid w:val="004F4544"/>
    <w:rsid w:val="004F45C3"/>
    <w:rsid w:val="004F4611"/>
    <w:rsid w:val="004F462B"/>
    <w:rsid w:val="004F46C7"/>
    <w:rsid w:val="004F4986"/>
    <w:rsid w:val="004F4A7E"/>
    <w:rsid w:val="004F4B4B"/>
    <w:rsid w:val="004F4B84"/>
    <w:rsid w:val="004F4BCD"/>
    <w:rsid w:val="004F4C3E"/>
    <w:rsid w:val="004F5024"/>
    <w:rsid w:val="004F51BB"/>
    <w:rsid w:val="004F5229"/>
    <w:rsid w:val="004F5301"/>
    <w:rsid w:val="004F5409"/>
    <w:rsid w:val="004F559D"/>
    <w:rsid w:val="004F55BE"/>
    <w:rsid w:val="004F55E6"/>
    <w:rsid w:val="004F563D"/>
    <w:rsid w:val="004F568A"/>
    <w:rsid w:val="004F56CA"/>
    <w:rsid w:val="004F56D0"/>
    <w:rsid w:val="004F58DF"/>
    <w:rsid w:val="004F58E7"/>
    <w:rsid w:val="004F59BF"/>
    <w:rsid w:val="004F5A63"/>
    <w:rsid w:val="004F5B86"/>
    <w:rsid w:val="004F5B9A"/>
    <w:rsid w:val="004F5C18"/>
    <w:rsid w:val="004F5CE1"/>
    <w:rsid w:val="004F5D23"/>
    <w:rsid w:val="004F5DAD"/>
    <w:rsid w:val="004F5E89"/>
    <w:rsid w:val="004F5EA9"/>
    <w:rsid w:val="004F6005"/>
    <w:rsid w:val="004F6175"/>
    <w:rsid w:val="004F6206"/>
    <w:rsid w:val="004F62AE"/>
    <w:rsid w:val="004F6428"/>
    <w:rsid w:val="004F646D"/>
    <w:rsid w:val="004F6474"/>
    <w:rsid w:val="004F6545"/>
    <w:rsid w:val="004F67B5"/>
    <w:rsid w:val="004F6811"/>
    <w:rsid w:val="004F6869"/>
    <w:rsid w:val="004F688E"/>
    <w:rsid w:val="004F6932"/>
    <w:rsid w:val="004F697D"/>
    <w:rsid w:val="004F6B39"/>
    <w:rsid w:val="004F6E67"/>
    <w:rsid w:val="004F6E9E"/>
    <w:rsid w:val="004F6EB9"/>
    <w:rsid w:val="004F7002"/>
    <w:rsid w:val="004F70DA"/>
    <w:rsid w:val="004F716E"/>
    <w:rsid w:val="004F73C0"/>
    <w:rsid w:val="004F74D4"/>
    <w:rsid w:val="004F74E4"/>
    <w:rsid w:val="004F756E"/>
    <w:rsid w:val="004F7652"/>
    <w:rsid w:val="004F766B"/>
    <w:rsid w:val="004F76A0"/>
    <w:rsid w:val="004F7925"/>
    <w:rsid w:val="004F7A70"/>
    <w:rsid w:val="004F7C17"/>
    <w:rsid w:val="004F7CC0"/>
    <w:rsid w:val="004F7D30"/>
    <w:rsid w:val="004F7E18"/>
    <w:rsid w:val="004F7EA1"/>
    <w:rsid w:val="004F7EE3"/>
    <w:rsid w:val="004F7F36"/>
    <w:rsid w:val="005000AB"/>
    <w:rsid w:val="00500169"/>
    <w:rsid w:val="0050016C"/>
    <w:rsid w:val="005001DC"/>
    <w:rsid w:val="0050022A"/>
    <w:rsid w:val="00500297"/>
    <w:rsid w:val="00500332"/>
    <w:rsid w:val="005003E9"/>
    <w:rsid w:val="00500403"/>
    <w:rsid w:val="00500490"/>
    <w:rsid w:val="005004A9"/>
    <w:rsid w:val="00500513"/>
    <w:rsid w:val="0050053D"/>
    <w:rsid w:val="00500580"/>
    <w:rsid w:val="00500628"/>
    <w:rsid w:val="0050065D"/>
    <w:rsid w:val="0050078F"/>
    <w:rsid w:val="00500798"/>
    <w:rsid w:val="00500810"/>
    <w:rsid w:val="00500ACD"/>
    <w:rsid w:val="00500C6E"/>
    <w:rsid w:val="00500CA6"/>
    <w:rsid w:val="00500CE9"/>
    <w:rsid w:val="00500DC3"/>
    <w:rsid w:val="00500E27"/>
    <w:rsid w:val="00500F31"/>
    <w:rsid w:val="00500FC5"/>
    <w:rsid w:val="00500FE8"/>
    <w:rsid w:val="005010B9"/>
    <w:rsid w:val="0050112F"/>
    <w:rsid w:val="005011D1"/>
    <w:rsid w:val="0050120A"/>
    <w:rsid w:val="0050129E"/>
    <w:rsid w:val="00501486"/>
    <w:rsid w:val="005014B1"/>
    <w:rsid w:val="00501546"/>
    <w:rsid w:val="00501657"/>
    <w:rsid w:val="00501698"/>
    <w:rsid w:val="00501728"/>
    <w:rsid w:val="005017E0"/>
    <w:rsid w:val="005018DA"/>
    <w:rsid w:val="0050195E"/>
    <w:rsid w:val="00501A9C"/>
    <w:rsid w:val="00501AC0"/>
    <w:rsid w:val="00501B33"/>
    <w:rsid w:val="00501BDF"/>
    <w:rsid w:val="00501BF4"/>
    <w:rsid w:val="00501C08"/>
    <w:rsid w:val="00501CB9"/>
    <w:rsid w:val="00501E20"/>
    <w:rsid w:val="00501F04"/>
    <w:rsid w:val="00501FB3"/>
    <w:rsid w:val="005021F4"/>
    <w:rsid w:val="00502226"/>
    <w:rsid w:val="00502336"/>
    <w:rsid w:val="0050233C"/>
    <w:rsid w:val="005025BA"/>
    <w:rsid w:val="005026F3"/>
    <w:rsid w:val="00502793"/>
    <w:rsid w:val="0050286B"/>
    <w:rsid w:val="00502893"/>
    <w:rsid w:val="00502895"/>
    <w:rsid w:val="0050293C"/>
    <w:rsid w:val="00502A2C"/>
    <w:rsid w:val="00502B05"/>
    <w:rsid w:val="00502B13"/>
    <w:rsid w:val="00502C01"/>
    <w:rsid w:val="00502C04"/>
    <w:rsid w:val="00502CB5"/>
    <w:rsid w:val="00502D89"/>
    <w:rsid w:val="00502DAD"/>
    <w:rsid w:val="00502DCF"/>
    <w:rsid w:val="00502DD2"/>
    <w:rsid w:val="00502E0C"/>
    <w:rsid w:val="00502FD8"/>
    <w:rsid w:val="00503119"/>
    <w:rsid w:val="00503179"/>
    <w:rsid w:val="00503181"/>
    <w:rsid w:val="005032E0"/>
    <w:rsid w:val="00503392"/>
    <w:rsid w:val="005033A4"/>
    <w:rsid w:val="00503537"/>
    <w:rsid w:val="0050370D"/>
    <w:rsid w:val="005039A7"/>
    <w:rsid w:val="005039E3"/>
    <w:rsid w:val="00503CA1"/>
    <w:rsid w:val="00503CC7"/>
    <w:rsid w:val="00503CF7"/>
    <w:rsid w:val="00503DB2"/>
    <w:rsid w:val="00503E39"/>
    <w:rsid w:val="00503E4F"/>
    <w:rsid w:val="00503F37"/>
    <w:rsid w:val="00503FBD"/>
    <w:rsid w:val="00503FC1"/>
    <w:rsid w:val="00504028"/>
    <w:rsid w:val="00504298"/>
    <w:rsid w:val="0050430D"/>
    <w:rsid w:val="005043FC"/>
    <w:rsid w:val="00504553"/>
    <w:rsid w:val="005045AC"/>
    <w:rsid w:val="0050461E"/>
    <w:rsid w:val="0050473B"/>
    <w:rsid w:val="0050478B"/>
    <w:rsid w:val="005047B6"/>
    <w:rsid w:val="005047C1"/>
    <w:rsid w:val="00504806"/>
    <w:rsid w:val="00504858"/>
    <w:rsid w:val="00504869"/>
    <w:rsid w:val="005048D2"/>
    <w:rsid w:val="00504922"/>
    <w:rsid w:val="00504A7B"/>
    <w:rsid w:val="00504B06"/>
    <w:rsid w:val="00504B07"/>
    <w:rsid w:val="00504CF6"/>
    <w:rsid w:val="00504DC5"/>
    <w:rsid w:val="00504DC6"/>
    <w:rsid w:val="00504E32"/>
    <w:rsid w:val="00504EE5"/>
    <w:rsid w:val="00504F41"/>
    <w:rsid w:val="00504F51"/>
    <w:rsid w:val="00504F94"/>
    <w:rsid w:val="0050512E"/>
    <w:rsid w:val="00505290"/>
    <w:rsid w:val="0050533D"/>
    <w:rsid w:val="00505352"/>
    <w:rsid w:val="00505368"/>
    <w:rsid w:val="0050548E"/>
    <w:rsid w:val="0050554F"/>
    <w:rsid w:val="0050558D"/>
    <w:rsid w:val="00505687"/>
    <w:rsid w:val="005057F1"/>
    <w:rsid w:val="005058FE"/>
    <w:rsid w:val="00505939"/>
    <w:rsid w:val="0050594B"/>
    <w:rsid w:val="005059F5"/>
    <w:rsid w:val="00505A2B"/>
    <w:rsid w:val="00505A71"/>
    <w:rsid w:val="00505AC0"/>
    <w:rsid w:val="00505B95"/>
    <w:rsid w:val="00505C5A"/>
    <w:rsid w:val="00505CD6"/>
    <w:rsid w:val="00505D78"/>
    <w:rsid w:val="00505F35"/>
    <w:rsid w:val="00505F3E"/>
    <w:rsid w:val="0050613F"/>
    <w:rsid w:val="005061AF"/>
    <w:rsid w:val="005061C5"/>
    <w:rsid w:val="005063A5"/>
    <w:rsid w:val="005063CC"/>
    <w:rsid w:val="0050642C"/>
    <w:rsid w:val="0050647D"/>
    <w:rsid w:val="005065AD"/>
    <w:rsid w:val="005066E3"/>
    <w:rsid w:val="0050673B"/>
    <w:rsid w:val="0050676A"/>
    <w:rsid w:val="005067BA"/>
    <w:rsid w:val="00506809"/>
    <w:rsid w:val="0050681B"/>
    <w:rsid w:val="005069CC"/>
    <w:rsid w:val="00506A4E"/>
    <w:rsid w:val="00506A5A"/>
    <w:rsid w:val="00506A9E"/>
    <w:rsid w:val="00506AAD"/>
    <w:rsid w:val="00506AC3"/>
    <w:rsid w:val="00506BA7"/>
    <w:rsid w:val="00506BC1"/>
    <w:rsid w:val="00506C7C"/>
    <w:rsid w:val="00506C7D"/>
    <w:rsid w:val="00506CA3"/>
    <w:rsid w:val="00506CC8"/>
    <w:rsid w:val="00506E53"/>
    <w:rsid w:val="00506E5E"/>
    <w:rsid w:val="00506F24"/>
    <w:rsid w:val="00506F80"/>
    <w:rsid w:val="00506FBE"/>
    <w:rsid w:val="00506FFE"/>
    <w:rsid w:val="005070FC"/>
    <w:rsid w:val="0050725F"/>
    <w:rsid w:val="00507272"/>
    <w:rsid w:val="005072F1"/>
    <w:rsid w:val="00507410"/>
    <w:rsid w:val="00507544"/>
    <w:rsid w:val="00507639"/>
    <w:rsid w:val="0050772D"/>
    <w:rsid w:val="005077AF"/>
    <w:rsid w:val="005078E5"/>
    <w:rsid w:val="0050795C"/>
    <w:rsid w:val="00507998"/>
    <w:rsid w:val="00507AC5"/>
    <w:rsid w:val="00507BF3"/>
    <w:rsid w:val="00507CBE"/>
    <w:rsid w:val="00507DB0"/>
    <w:rsid w:val="00507E24"/>
    <w:rsid w:val="00507E28"/>
    <w:rsid w:val="00507E85"/>
    <w:rsid w:val="00507EF9"/>
    <w:rsid w:val="00507FBB"/>
    <w:rsid w:val="00510000"/>
    <w:rsid w:val="005100E2"/>
    <w:rsid w:val="005102C0"/>
    <w:rsid w:val="00510389"/>
    <w:rsid w:val="0051045E"/>
    <w:rsid w:val="0051054B"/>
    <w:rsid w:val="00510584"/>
    <w:rsid w:val="00510652"/>
    <w:rsid w:val="005107F3"/>
    <w:rsid w:val="00510A9B"/>
    <w:rsid w:val="00510AB0"/>
    <w:rsid w:val="00510C4A"/>
    <w:rsid w:val="00510C78"/>
    <w:rsid w:val="00510CE2"/>
    <w:rsid w:val="00510FA6"/>
    <w:rsid w:val="00510FFF"/>
    <w:rsid w:val="00511109"/>
    <w:rsid w:val="00511223"/>
    <w:rsid w:val="0051135A"/>
    <w:rsid w:val="00511378"/>
    <w:rsid w:val="005113E9"/>
    <w:rsid w:val="00511624"/>
    <w:rsid w:val="005116BE"/>
    <w:rsid w:val="00511737"/>
    <w:rsid w:val="0051187D"/>
    <w:rsid w:val="005118AF"/>
    <w:rsid w:val="00511922"/>
    <w:rsid w:val="0051198C"/>
    <w:rsid w:val="005119C6"/>
    <w:rsid w:val="005119D8"/>
    <w:rsid w:val="005119FB"/>
    <w:rsid w:val="00511B9B"/>
    <w:rsid w:val="00511D5B"/>
    <w:rsid w:val="00511EB4"/>
    <w:rsid w:val="00511F7F"/>
    <w:rsid w:val="005120C9"/>
    <w:rsid w:val="00512216"/>
    <w:rsid w:val="0051226C"/>
    <w:rsid w:val="0051227D"/>
    <w:rsid w:val="00512286"/>
    <w:rsid w:val="005124AF"/>
    <w:rsid w:val="00512682"/>
    <w:rsid w:val="0051281A"/>
    <w:rsid w:val="00512863"/>
    <w:rsid w:val="0051295D"/>
    <w:rsid w:val="005129BF"/>
    <w:rsid w:val="005129E1"/>
    <w:rsid w:val="00512ADC"/>
    <w:rsid w:val="00512BBE"/>
    <w:rsid w:val="00512C63"/>
    <w:rsid w:val="00512E63"/>
    <w:rsid w:val="00512E72"/>
    <w:rsid w:val="00512EA9"/>
    <w:rsid w:val="00512EBA"/>
    <w:rsid w:val="00512EEF"/>
    <w:rsid w:val="00512FD8"/>
    <w:rsid w:val="00513118"/>
    <w:rsid w:val="0051319C"/>
    <w:rsid w:val="005133D8"/>
    <w:rsid w:val="005136FC"/>
    <w:rsid w:val="00513734"/>
    <w:rsid w:val="00513865"/>
    <w:rsid w:val="00513886"/>
    <w:rsid w:val="00513AAA"/>
    <w:rsid w:val="00513B11"/>
    <w:rsid w:val="00513B21"/>
    <w:rsid w:val="00513B46"/>
    <w:rsid w:val="00513B8D"/>
    <w:rsid w:val="00513CC5"/>
    <w:rsid w:val="00513D83"/>
    <w:rsid w:val="00513EE8"/>
    <w:rsid w:val="00513F77"/>
    <w:rsid w:val="00513FDE"/>
    <w:rsid w:val="00514127"/>
    <w:rsid w:val="0051416F"/>
    <w:rsid w:val="005141F5"/>
    <w:rsid w:val="00514240"/>
    <w:rsid w:val="00514246"/>
    <w:rsid w:val="00514289"/>
    <w:rsid w:val="00514371"/>
    <w:rsid w:val="00514390"/>
    <w:rsid w:val="0051439C"/>
    <w:rsid w:val="005143FC"/>
    <w:rsid w:val="00514428"/>
    <w:rsid w:val="00514587"/>
    <w:rsid w:val="00514695"/>
    <w:rsid w:val="005146BB"/>
    <w:rsid w:val="0051476C"/>
    <w:rsid w:val="00514786"/>
    <w:rsid w:val="00514B53"/>
    <w:rsid w:val="00514C21"/>
    <w:rsid w:val="00514D6C"/>
    <w:rsid w:val="00514E32"/>
    <w:rsid w:val="00514EBA"/>
    <w:rsid w:val="00514ECB"/>
    <w:rsid w:val="00514F92"/>
    <w:rsid w:val="00515131"/>
    <w:rsid w:val="005151AE"/>
    <w:rsid w:val="005151DC"/>
    <w:rsid w:val="005151E2"/>
    <w:rsid w:val="00515233"/>
    <w:rsid w:val="005152AF"/>
    <w:rsid w:val="00515379"/>
    <w:rsid w:val="0051540F"/>
    <w:rsid w:val="005154CC"/>
    <w:rsid w:val="0051563A"/>
    <w:rsid w:val="00515665"/>
    <w:rsid w:val="0051568C"/>
    <w:rsid w:val="00515722"/>
    <w:rsid w:val="0051583C"/>
    <w:rsid w:val="00515892"/>
    <w:rsid w:val="00515AC6"/>
    <w:rsid w:val="00515B8C"/>
    <w:rsid w:val="00515C5A"/>
    <w:rsid w:val="00515C62"/>
    <w:rsid w:val="00515D4B"/>
    <w:rsid w:val="00515D8E"/>
    <w:rsid w:val="00515DC9"/>
    <w:rsid w:val="00515F4F"/>
    <w:rsid w:val="00515FD0"/>
    <w:rsid w:val="005160F1"/>
    <w:rsid w:val="00516153"/>
    <w:rsid w:val="00516232"/>
    <w:rsid w:val="0051637C"/>
    <w:rsid w:val="00516385"/>
    <w:rsid w:val="005163BE"/>
    <w:rsid w:val="005163F4"/>
    <w:rsid w:val="00516556"/>
    <w:rsid w:val="00516A42"/>
    <w:rsid w:val="00516A60"/>
    <w:rsid w:val="00516A7F"/>
    <w:rsid w:val="00516BE9"/>
    <w:rsid w:val="00516D01"/>
    <w:rsid w:val="00516DA7"/>
    <w:rsid w:val="00516DD5"/>
    <w:rsid w:val="00516DF0"/>
    <w:rsid w:val="00516E7A"/>
    <w:rsid w:val="00516F9E"/>
    <w:rsid w:val="00516FDA"/>
    <w:rsid w:val="0051705E"/>
    <w:rsid w:val="0051706F"/>
    <w:rsid w:val="005170B7"/>
    <w:rsid w:val="0051714A"/>
    <w:rsid w:val="0051718F"/>
    <w:rsid w:val="00517336"/>
    <w:rsid w:val="00517392"/>
    <w:rsid w:val="005173DC"/>
    <w:rsid w:val="00517408"/>
    <w:rsid w:val="005179E1"/>
    <w:rsid w:val="00517A35"/>
    <w:rsid w:val="00517A7A"/>
    <w:rsid w:val="00517AB3"/>
    <w:rsid w:val="00517BCA"/>
    <w:rsid w:val="00517DB5"/>
    <w:rsid w:val="00517E5F"/>
    <w:rsid w:val="00517F94"/>
    <w:rsid w:val="00520195"/>
    <w:rsid w:val="00520285"/>
    <w:rsid w:val="00520333"/>
    <w:rsid w:val="0052035A"/>
    <w:rsid w:val="00520483"/>
    <w:rsid w:val="0052049A"/>
    <w:rsid w:val="00520574"/>
    <w:rsid w:val="00520583"/>
    <w:rsid w:val="00520880"/>
    <w:rsid w:val="005208B4"/>
    <w:rsid w:val="0052092B"/>
    <w:rsid w:val="00520999"/>
    <w:rsid w:val="00520B47"/>
    <w:rsid w:val="00520B5F"/>
    <w:rsid w:val="00520B72"/>
    <w:rsid w:val="00520DF4"/>
    <w:rsid w:val="00520F4D"/>
    <w:rsid w:val="0052117D"/>
    <w:rsid w:val="0052124F"/>
    <w:rsid w:val="00521253"/>
    <w:rsid w:val="00521338"/>
    <w:rsid w:val="005215CB"/>
    <w:rsid w:val="00521647"/>
    <w:rsid w:val="0052166C"/>
    <w:rsid w:val="00521733"/>
    <w:rsid w:val="0052186B"/>
    <w:rsid w:val="005218C0"/>
    <w:rsid w:val="00521995"/>
    <w:rsid w:val="00521ADE"/>
    <w:rsid w:val="00521B20"/>
    <w:rsid w:val="00521BFE"/>
    <w:rsid w:val="00521C36"/>
    <w:rsid w:val="00521C3E"/>
    <w:rsid w:val="00521C91"/>
    <w:rsid w:val="00521EB4"/>
    <w:rsid w:val="00521EE3"/>
    <w:rsid w:val="00521F93"/>
    <w:rsid w:val="00522005"/>
    <w:rsid w:val="00522183"/>
    <w:rsid w:val="005221CC"/>
    <w:rsid w:val="00522369"/>
    <w:rsid w:val="005223A1"/>
    <w:rsid w:val="005223D7"/>
    <w:rsid w:val="005223E3"/>
    <w:rsid w:val="005223F6"/>
    <w:rsid w:val="00522426"/>
    <w:rsid w:val="0052258E"/>
    <w:rsid w:val="0052258F"/>
    <w:rsid w:val="00522A48"/>
    <w:rsid w:val="00522BBF"/>
    <w:rsid w:val="00522DE1"/>
    <w:rsid w:val="00522E92"/>
    <w:rsid w:val="00522EBE"/>
    <w:rsid w:val="00522F13"/>
    <w:rsid w:val="00522F59"/>
    <w:rsid w:val="00522FDE"/>
    <w:rsid w:val="0052304E"/>
    <w:rsid w:val="005230AE"/>
    <w:rsid w:val="00523184"/>
    <w:rsid w:val="00523221"/>
    <w:rsid w:val="00523283"/>
    <w:rsid w:val="00523288"/>
    <w:rsid w:val="005232A7"/>
    <w:rsid w:val="00523451"/>
    <w:rsid w:val="0052345C"/>
    <w:rsid w:val="005234CA"/>
    <w:rsid w:val="00523866"/>
    <w:rsid w:val="0052396F"/>
    <w:rsid w:val="00523999"/>
    <w:rsid w:val="00523BB8"/>
    <w:rsid w:val="00523BEF"/>
    <w:rsid w:val="00523C17"/>
    <w:rsid w:val="00523CA8"/>
    <w:rsid w:val="00523D49"/>
    <w:rsid w:val="00523DAC"/>
    <w:rsid w:val="00523DCD"/>
    <w:rsid w:val="0052402F"/>
    <w:rsid w:val="0052408F"/>
    <w:rsid w:val="00524112"/>
    <w:rsid w:val="0052420B"/>
    <w:rsid w:val="0052426B"/>
    <w:rsid w:val="005243C8"/>
    <w:rsid w:val="005245DF"/>
    <w:rsid w:val="00524802"/>
    <w:rsid w:val="00524903"/>
    <w:rsid w:val="00524A08"/>
    <w:rsid w:val="00524A39"/>
    <w:rsid w:val="00524BBD"/>
    <w:rsid w:val="00524CA4"/>
    <w:rsid w:val="00524E42"/>
    <w:rsid w:val="00524FC8"/>
    <w:rsid w:val="00525072"/>
    <w:rsid w:val="0052507B"/>
    <w:rsid w:val="00525118"/>
    <w:rsid w:val="0052512D"/>
    <w:rsid w:val="00525185"/>
    <w:rsid w:val="0052524F"/>
    <w:rsid w:val="005252A7"/>
    <w:rsid w:val="0052539A"/>
    <w:rsid w:val="005253FB"/>
    <w:rsid w:val="00525584"/>
    <w:rsid w:val="005255EF"/>
    <w:rsid w:val="00525758"/>
    <w:rsid w:val="00525976"/>
    <w:rsid w:val="00525ACE"/>
    <w:rsid w:val="00525AFA"/>
    <w:rsid w:val="00525B13"/>
    <w:rsid w:val="00525B3F"/>
    <w:rsid w:val="00525B8C"/>
    <w:rsid w:val="00525B9E"/>
    <w:rsid w:val="00525C39"/>
    <w:rsid w:val="00525D18"/>
    <w:rsid w:val="00525E6E"/>
    <w:rsid w:val="00526025"/>
    <w:rsid w:val="00526158"/>
    <w:rsid w:val="00526184"/>
    <w:rsid w:val="00526427"/>
    <w:rsid w:val="005264AF"/>
    <w:rsid w:val="00526546"/>
    <w:rsid w:val="005265F4"/>
    <w:rsid w:val="005266A2"/>
    <w:rsid w:val="005266C3"/>
    <w:rsid w:val="005267CA"/>
    <w:rsid w:val="005267CC"/>
    <w:rsid w:val="00526923"/>
    <w:rsid w:val="0052698D"/>
    <w:rsid w:val="00526991"/>
    <w:rsid w:val="00526ACB"/>
    <w:rsid w:val="00526B1F"/>
    <w:rsid w:val="00526B80"/>
    <w:rsid w:val="00526B8B"/>
    <w:rsid w:val="00526BCE"/>
    <w:rsid w:val="00526BD4"/>
    <w:rsid w:val="00526E20"/>
    <w:rsid w:val="00526FD3"/>
    <w:rsid w:val="0052700C"/>
    <w:rsid w:val="005270D4"/>
    <w:rsid w:val="005270DF"/>
    <w:rsid w:val="005270FF"/>
    <w:rsid w:val="0052721C"/>
    <w:rsid w:val="005272C3"/>
    <w:rsid w:val="005273FB"/>
    <w:rsid w:val="005275CB"/>
    <w:rsid w:val="005276F3"/>
    <w:rsid w:val="005276FE"/>
    <w:rsid w:val="00527717"/>
    <w:rsid w:val="00527814"/>
    <w:rsid w:val="00527975"/>
    <w:rsid w:val="00527989"/>
    <w:rsid w:val="005279B5"/>
    <w:rsid w:val="00527A28"/>
    <w:rsid w:val="00527B27"/>
    <w:rsid w:val="00527B62"/>
    <w:rsid w:val="00527BB5"/>
    <w:rsid w:val="00527C15"/>
    <w:rsid w:val="00527E31"/>
    <w:rsid w:val="00527E43"/>
    <w:rsid w:val="00527EA1"/>
    <w:rsid w:val="0053003A"/>
    <w:rsid w:val="00530294"/>
    <w:rsid w:val="0053032C"/>
    <w:rsid w:val="0053033C"/>
    <w:rsid w:val="00530352"/>
    <w:rsid w:val="005303CE"/>
    <w:rsid w:val="00530491"/>
    <w:rsid w:val="005304E9"/>
    <w:rsid w:val="0053050F"/>
    <w:rsid w:val="0053051C"/>
    <w:rsid w:val="0053079A"/>
    <w:rsid w:val="00530916"/>
    <w:rsid w:val="005309AA"/>
    <w:rsid w:val="00530A79"/>
    <w:rsid w:val="00530A8D"/>
    <w:rsid w:val="00530B03"/>
    <w:rsid w:val="00530D5B"/>
    <w:rsid w:val="00530E5A"/>
    <w:rsid w:val="00530E6A"/>
    <w:rsid w:val="00531038"/>
    <w:rsid w:val="0053115A"/>
    <w:rsid w:val="0053124D"/>
    <w:rsid w:val="00531339"/>
    <w:rsid w:val="00531395"/>
    <w:rsid w:val="00531399"/>
    <w:rsid w:val="00531436"/>
    <w:rsid w:val="0053147F"/>
    <w:rsid w:val="00531557"/>
    <w:rsid w:val="00531558"/>
    <w:rsid w:val="00531562"/>
    <w:rsid w:val="0053166E"/>
    <w:rsid w:val="005316DF"/>
    <w:rsid w:val="00531934"/>
    <w:rsid w:val="0053195C"/>
    <w:rsid w:val="005319BD"/>
    <w:rsid w:val="00531B2C"/>
    <w:rsid w:val="00531BB5"/>
    <w:rsid w:val="00531C51"/>
    <w:rsid w:val="00531C6C"/>
    <w:rsid w:val="00531E06"/>
    <w:rsid w:val="00531ED1"/>
    <w:rsid w:val="005320BE"/>
    <w:rsid w:val="005322BE"/>
    <w:rsid w:val="005322EE"/>
    <w:rsid w:val="0053230C"/>
    <w:rsid w:val="00532317"/>
    <w:rsid w:val="0053235A"/>
    <w:rsid w:val="005324C7"/>
    <w:rsid w:val="0053268A"/>
    <w:rsid w:val="005327B2"/>
    <w:rsid w:val="00532806"/>
    <w:rsid w:val="00532851"/>
    <w:rsid w:val="0053288B"/>
    <w:rsid w:val="005328D8"/>
    <w:rsid w:val="00532950"/>
    <w:rsid w:val="00532974"/>
    <w:rsid w:val="00532AC1"/>
    <w:rsid w:val="00532AFB"/>
    <w:rsid w:val="00532B14"/>
    <w:rsid w:val="00532BE7"/>
    <w:rsid w:val="00532C8C"/>
    <w:rsid w:val="00532CAD"/>
    <w:rsid w:val="00532D1C"/>
    <w:rsid w:val="00532DF2"/>
    <w:rsid w:val="00532E9A"/>
    <w:rsid w:val="00532F2C"/>
    <w:rsid w:val="00532F82"/>
    <w:rsid w:val="00533134"/>
    <w:rsid w:val="00533148"/>
    <w:rsid w:val="0053317F"/>
    <w:rsid w:val="005331EB"/>
    <w:rsid w:val="00533359"/>
    <w:rsid w:val="0053350B"/>
    <w:rsid w:val="005336AC"/>
    <w:rsid w:val="005337D0"/>
    <w:rsid w:val="005337F3"/>
    <w:rsid w:val="00533875"/>
    <w:rsid w:val="0053387F"/>
    <w:rsid w:val="005338B9"/>
    <w:rsid w:val="00533974"/>
    <w:rsid w:val="005339C4"/>
    <w:rsid w:val="00533A06"/>
    <w:rsid w:val="00533B54"/>
    <w:rsid w:val="00533B63"/>
    <w:rsid w:val="00533BF1"/>
    <w:rsid w:val="00533C3D"/>
    <w:rsid w:val="00533D6B"/>
    <w:rsid w:val="00533D8C"/>
    <w:rsid w:val="00533D98"/>
    <w:rsid w:val="00533E66"/>
    <w:rsid w:val="00533F1F"/>
    <w:rsid w:val="0053400C"/>
    <w:rsid w:val="005340BA"/>
    <w:rsid w:val="005342C9"/>
    <w:rsid w:val="0053447A"/>
    <w:rsid w:val="00534618"/>
    <w:rsid w:val="00534715"/>
    <w:rsid w:val="0053474D"/>
    <w:rsid w:val="00534811"/>
    <w:rsid w:val="00534856"/>
    <w:rsid w:val="00534990"/>
    <w:rsid w:val="00534B1B"/>
    <w:rsid w:val="00534D42"/>
    <w:rsid w:val="00534D9E"/>
    <w:rsid w:val="00534E2E"/>
    <w:rsid w:val="00534E8B"/>
    <w:rsid w:val="00534EB3"/>
    <w:rsid w:val="00534F78"/>
    <w:rsid w:val="005351E4"/>
    <w:rsid w:val="00535334"/>
    <w:rsid w:val="0053542A"/>
    <w:rsid w:val="00535533"/>
    <w:rsid w:val="00535619"/>
    <w:rsid w:val="0053561D"/>
    <w:rsid w:val="00535686"/>
    <w:rsid w:val="00535767"/>
    <w:rsid w:val="005357C6"/>
    <w:rsid w:val="005359FC"/>
    <w:rsid w:val="00535A0C"/>
    <w:rsid w:val="00535A7D"/>
    <w:rsid w:val="00535B07"/>
    <w:rsid w:val="00535BBC"/>
    <w:rsid w:val="00535CD6"/>
    <w:rsid w:val="00535ECD"/>
    <w:rsid w:val="00535F4E"/>
    <w:rsid w:val="00536064"/>
    <w:rsid w:val="005360A4"/>
    <w:rsid w:val="00536108"/>
    <w:rsid w:val="00536144"/>
    <w:rsid w:val="00536187"/>
    <w:rsid w:val="005362E8"/>
    <w:rsid w:val="005362FE"/>
    <w:rsid w:val="00536317"/>
    <w:rsid w:val="005363C5"/>
    <w:rsid w:val="00536411"/>
    <w:rsid w:val="005365DE"/>
    <w:rsid w:val="005366FB"/>
    <w:rsid w:val="005367F3"/>
    <w:rsid w:val="00536803"/>
    <w:rsid w:val="0053681A"/>
    <w:rsid w:val="00536896"/>
    <w:rsid w:val="0053697E"/>
    <w:rsid w:val="005369ED"/>
    <w:rsid w:val="00536B9B"/>
    <w:rsid w:val="00536CD2"/>
    <w:rsid w:val="00536DD5"/>
    <w:rsid w:val="00536ED2"/>
    <w:rsid w:val="00537238"/>
    <w:rsid w:val="00537334"/>
    <w:rsid w:val="00537476"/>
    <w:rsid w:val="0053758E"/>
    <w:rsid w:val="00537785"/>
    <w:rsid w:val="005378BF"/>
    <w:rsid w:val="00537BD7"/>
    <w:rsid w:val="00537C21"/>
    <w:rsid w:val="00537C23"/>
    <w:rsid w:val="00537DAF"/>
    <w:rsid w:val="00537DDB"/>
    <w:rsid w:val="00537DE8"/>
    <w:rsid w:val="00537EC2"/>
    <w:rsid w:val="00537F93"/>
    <w:rsid w:val="00537FDD"/>
    <w:rsid w:val="005401CA"/>
    <w:rsid w:val="0054022E"/>
    <w:rsid w:val="00540235"/>
    <w:rsid w:val="005404FC"/>
    <w:rsid w:val="005405E0"/>
    <w:rsid w:val="005406B5"/>
    <w:rsid w:val="00540776"/>
    <w:rsid w:val="0054079B"/>
    <w:rsid w:val="005407CF"/>
    <w:rsid w:val="0054091C"/>
    <w:rsid w:val="00540AA0"/>
    <w:rsid w:val="00540B61"/>
    <w:rsid w:val="00540E6C"/>
    <w:rsid w:val="00540FA0"/>
    <w:rsid w:val="00540FA6"/>
    <w:rsid w:val="00540FF9"/>
    <w:rsid w:val="00540FFC"/>
    <w:rsid w:val="00541115"/>
    <w:rsid w:val="005412BD"/>
    <w:rsid w:val="0054136F"/>
    <w:rsid w:val="0054138D"/>
    <w:rsid w:val="0054142F"/>
    <w:rsid w:val="00541465"/>
    <w:rsid w:val="00541506"/>
    <w:rsid w:val="005415B7"/>
    <w:rsid w:val="0054166A"/>
    <w:rsid w:val="00541670"/>
    <w:rsid w:val="0054169D"/>
    <w:rsid w:val="005416EC"/>
    <w:rsid w:val="0054173D"/>
    <w:rsid w:val="00541789"/>
    <w:rsid w:val="00541793"/>
    <w:rsid w:val="0054194F"/>
    <w:rsid w:val="005419EC"/>
    <w:rsid w:val="00541A25"/>
    <w:rsid w:val="00541A68"/>
    <w:rsid w:val="00541B5E"/>
    <w:rsid w:val="00541DE7"/>
    <w:rsid w:val="00541E9D"/>
    <w:rsid w:val="00541EE2"/>
    <w:rsid w:val="00541F25"/>
    <w:rsid w:val="00541F7D"/>
    <w:rsid w:val="0054207E"/>
    <w:rsid w:val="00542158"/>
    <w:rsid w:val="00542193"/>
    <w:rsid w:val="00542281"/>
    <w:rsid w:val="0054246F"/>
    <w:rsid w:val="005424BE"/>
    <w:rsid w:val="005424FC"/>
    <w:rsid w:val="0054250B"/>
    <w:rsid w:val="0054253B"/>
    <w:rsid w:val="005425D4"/>
    <w:rsid w:val="0054261A"/>
    <w:rsid w:val="00542664"/>
    <w:rsid w:val="00542817"/>
    <w:rsid w:val="00542820"/>
    <w:rsid w:val="00542821"/>
    <w:rsid w:val="005428C7"/>
    <w:rsid w:val="00542AD1"/>
    <w:rsid w:val="00542B76"/>
    <w:rsid w:val="00542C39"/>
    <w:rsid w:val="00542CE9"/>
    <w:rsid w:val="00542D30"/>
    <w:rsid w:val="00542EA9"/>
    <w:rsid w:val="0054312B"/>
    <w:rsid w:val="005432CB"/>
    <w:rsid w:val="0054333C"/>
    <w:rsid w:val="00543430"/>
    <w:rsid w:val="00543447"/>
    <w:rsid w:val="0054344C"/>
    <w:rsid w:val="00543529"/>
    <w:rsid w:val="00543584"/>
    <w:rsid w:val="00543627"/>
    <w:rsid w:val="00543664"/>
    <w:rsid w:val="005436AF"/>
    <w:rsid w:val="005436E1"/>
    <w:rsid w:val="005436F9"/>
    <w:rsid w:val="00543802"/>
    <w:rsid w:val="00543845"/>
    <w:rsid w:val="005438B1"/>
    <w:rsid w:val="00543B8A"/>
    <w:rsid w:val="00543C83"/>
    <w:rsid w:val="00543C9A"/>
    <w:rsid w:val="005440F8"/>
    <w:rsid w:val="0054411C"/>
    <w:rsid w:val="00544187"/>
    <w:rsid w:val="00544211"/>
    <w:rsid w:val="00544234"/>
    <w:rsid w:val="00544286"/>
    <w:rsid w:val="005442A0"/>
    <w:rsid w:val="005442E6"/>
    <w:rsid w:val="00544394"/>
    <w:rsid w:val="005444B6"/>
    <w:rsid w:val="005444F1"/>
    <w:rsid w:val="00544523"/>
    <w:rsid w:val="005445B3"/>
    <w:rsid w:val="00544647"/>
    <w:rsid w:val="005447B2"/>
    <w:rsid w:val="005448E8"/>
    <w:rsid w:val="00544A17"/>
    <w:rsid w:val="00544A60"/>
    <w:rsid w:val="00544A78"/>
    <w:rsid w:val="00544B4F"/>
    <w:rsid w:val="00544C4F"/>
    <w:rsid w:val="00544CFC"/>
    <w:rsid w:val="00544DF3"/>
    <w:rsid w:val="00544EAA"/>
    <w:rsid w:val="00544EC7"/>
    <w:rsid w:val="00544F69"/>
    <w:rsid w:val="00544FE5"/>
    <w:rsid w:val="00545021"/>
    <w:rsid w:val="0054503D"/>
    <w:rsid w:val="0054516E"/>
    <w:rsid w:val="005451CB"/>
    <w:rsid w:val="00545244"/>
    <w:rsid w:val="0054528B"/>
    <w:rsid w:val="00545479"/>
    <w:rsid w:val="0054557A"/>
    <w:rsid w:val="005455FF"/>
    <w:rsid w:val="0054567E"/>
    <w:rsid w:val="00545723"/>
    <w:rsid w:val="005457EA"/>
    <w:rsid w:val="0054591D"/>
    <w:rsid w:val="00545A19"/>
    <w:rsid w:val="00545A67"/>
    <w:rsid w:val="00545A6C"/>
    <w:rsid w:val="00545AD8"/>
    <w:rsid w:val="00545B2C"/>
    <w:rsid w:val="00545CB4"/>
    <w:rsid w:val="00545D6E"/>
    <w:rsid w:val="00545D7D"/>
    <w:rsid w:val="00545E2C"/>
    <w:rsid w:val="00545E7A"/>
    <w:rsid w:val="00545E9A"/>
    <w:rsid w:val="00545EC2"/>
    <w:rsid w:val="00545EEA"/>
    <w:rsid w:val="00545F0D"/>
    <w:rsid w:val="00545F59"/>
    <w:rsid w:val="005460BE"/>
    <w:rsid w:val="0054619F"/>
    <w:rsid w:val="005462CF"/>
    <w:rsid w:val="00546306"/>
    <w:rsid w:val="00546366"/>
    <w:rsid w:val="005463A6"/>
    <w:rsid w:val="00546583"/>
    <w:rsid w:val="0054667D"/>
    <w:rsid w:val="005467BC"/>
    <w:rsid w:val="0054682D"/>
    <w:rsid w:val="0054686B"/>
    <w:rsid w:val="005468A0"/>
    <w:rsid w:val="00546A13"/>
    <w:rsid w:val="00546B66"/>
    <w:rsid w:val="00546C08"/>
    <w:rsid w:val="00546CEB"/>
    <w:rsid w:val="00546EBB"/>
    <w:rsid w:val="00546F61"/>
    <w:rsid w:val="00546F9A"/>
    <w:rsid w:val="00547075"/>
    <w:rsid w:val="005471AC"/>
    <w:rsid w:val="00547397"/>
    <w:rsid w:val="00547463"/>
    <w:rsid w:val="00547695"/>
    <w:rsid w:val="005476F4"/>
    <w:rsid w:val="00547739"/>
    <w:rsid w:val="005477FE"/>
    <w:rsid w:val="00547A61"/>
    <w:rsid w:val="00547AEE"/>
    <w:rsid w:val="00547B69"/>
    <w:rsid w:val="00547CE3"/>
    <w:rsid w:val="00547DE8"/>
    <w:rsid w:val="00547E4B"/>
    <w:rsid w:val="00547ED4"/>
    <w:rsid w:val="0055009C"/>
    <w:rsid w:val="005501BE"/>
    <w:rsid w:val="00550218"/>
    <w:rsid w:val="00550225"/>
    <w:rsid w:val="005502F5"/>
    <w:rsid w:val="005502FA"/>
    <w:rsid w:val="005506D3"/>
    <w:rsid w:val="005506FD"/>
    <w:rsid w:val="005507E2"/>
    <w:rsid w:val="0055095D"/>
    <w:rsid w:val="005509F4"/>
    <w:rsid w:val="00550C31"/>
    <w:rsid w:val="00550CEC"/>
    <w:rsid w:val="00550CF4"/>
    <w:rsid w:val="00550D07"/>
    <w:rsid w:val="00550D86"/>
    <w:rsid w:val="00550DDE"/>
    <w:rsid w:val="00550DFF"/>
    <w:rsid w:val="00550E71"/>
    <w:rsid w:val="00550F4E"/>
    <w:rsid w:val="0055114E"/>
    <w:rsid w:val="005511E6"/>
    <w:rsid w:val="005511E7"/>
    <w:rsid w:val="005512CD"/>
    <w:rsid w:val="005512DC"/>
    <w:rsid w:val="00551449"/>
    <w:rsid w:val="005514AC"/>
    <w:rsid w:val="00551522"/>
    <w:rsid w:val="005515C0"/>
    <w:rsid w:val="0055163B"/>
    <w:rsid w:val="0055163E"/>
    <w:rsid w:val="00551694"/>
    <w:rsid w:val="0055175A"/>
    <w:rsid w:val="00551804"/>
    <w:rsid w:val="0055188D"/>
    <w:rsid w:val="00551896"/>
    <w:rsid w:val="005518AB"/>
    <w:rsid w:val="005518E8"/>
    <w:rsid w:val="00551907"/>
    <w:rsid w:val="005519D3"/>
    <w:rsid w:val="00551A35"/>
    <w:rsid w:val="00551A9C"/>
    <w:rsid w:val="00551B2D"/>
    <w:rsid w:val="00551D26"/>
    <w:rsid w:val="00551D52"/>
    <w:rsid w:val="005520AF"/>
    <w:rsid w:val="0055215B"/>
    <w:rsid w:val="005521BA"/>
    <w:rsid w:val="00552221"/>
    <w:rsid w:val="005522B5"/>
    <w:rsid w:val="005523DA"/>
    <w:rsid w:val="00552427"/>
    <w:rsid w:val="0055242C"/>
    <w:rsid w:val="00552547"/>
    <w:rsid w:val="00552558"/>
    <w:rsid w:val="005525F4"/>
    <w:rsid w:val="0055282F"/>
    <w:rsid w:val="00552888"/>
    <w:rsid w:val="0055288E"/>
    <w:rsid w:val="00552C7C"/>
    <w:rsid w:val="00552C91"/>
    <w:rsid w:val="00552D14"/>
    <w:rsid w:val="00552DF5"/>
    <w:rsid w:val="00552E0C"/>
    <w:rsid w:val="00552E73"/>
    <w:rsid w:val="00552F14"/>
    <w:rsid w:val="00552F58"/>
    <w:rsid w:val="00553009"/>
    <w:rsid w:val="005530E1"/>
    <w:rsid w:val="00553129"/>
    <w:rsid w:val="00553254"/>
    <w:rsid w:val="0055327F"/>
    <w:rsid w:val="00553310"/>
    <w:rsid w:val="00553324"/>
    <w:rsid w:val="00553410"/>
    <w:rsid w:val="00553503"/>
    <w:rsid w:val="0055353A"/>
    <w:rsid w:val="00553583"/>
    <w:rsid w:val="005536EC"/>
    <w:rsid w:val="0055379A"/>
    <w:rsid w:val="005538A0"/>
    <w:rsid w:val="005538FC"/>
    <w:rsid w:val="005539E6"/>
    <w:rsid w:val="00553ADC"/>
    <w:rsid w:val="00553B76"/>
    <w:rsid w:val="00553D71"/>
    <w:rsid w:val="00553E70"/>
    <w:rsid w:val="00553EB1"/>
    <w:rsid w:val="0055403F"/>
    <w:rsid w:val="00554048"/>
    <w:rsid w:val="00554193"/>
    <w:rsid w:val="00554273"/>
    <w:rsid w:val="005542D5"/>
    <w:rsid w:val="0055442E"/>
    <w:rsid w:val="0055449B"/>
    <w:rsid w:val="00554512"/>
    <w:rsid w:val="00554578"/>
    <w:rsid w:val="005545C5"/>
    <w:rsid w:val="005545D9"/>
    <w:rsid w:val="0055467C"/>
    <w:rsid w:val="00554694"/>
    <w:rsid w:val="005546B1"/>
    <w:rsid w:val="0055475A"/>
    <w:rsid w:val="00554781"/>
    <w:rsid w:val="00554810"/>
    <w:rsid w:val="005548C5"/>
    <w:rsid w:val="005548C6"/>
    <w:rsid w:val="005549A8"/>
    <w:rsid w:val="00554ACC"/>
    <w:rsid w:val="00554C58"/>
    <w:rsid w:val="00554D44"/>
    <w:rsid w:val="00554E2A"/>
    <w:rsid w:val="00554E3C"/>
    <w:rsid w:val="00554F69"/>
    <w:rsid w:val="00554FCA"/>
    <w:rsid w:val="00554FE1"/>
    <w:rsid w:val="005551F4"/>
    <w:rsid w:val="0055550A"/>
    <w:rsid w:val="00555521"/>
    <w:rsid w:val="00555778"/>
    <w:rsid w:val="00555899"/>
    <w:rsid w:val="005558E9"/>
    <w:rsid w:val="0055598D"/>
    <w:rsid w:val="00555A0F"/>
    <w:rsid w:val="00555ACF"/>
    <w:rsid w:val="00555B32"/>
    <w:rsid w:val="00555B7B"/>
    <w:rsid w:val="00555CA4"/>
    <w:rsid w:val="00555CCD"/>
    <w:rsid w:val="00555DF6"/>
    <w:rsid w:val="00555DFC"/>
    <w:rsid w:val="00555EBC"/>
    <w:rsid w:val="00555F19"/>
    <w:rsid w:val="0055612D"/>
    <w:rsid w:val="00556270"/>
    <w:rsid w:val="0055628F"/>
    <w:rsid w:val="00556298"/>
    <w:rsid w:val="00556555"/>
    <w:rsid w:val="00556565"/>
    <w:rsid w:val="005565B5"/>
    <w:rsid w:val="005565B9"/>
    <w:rsid w:val="005567FC"/>
    <w:rsid w:val="005568C6"/>
    <w:rsid w:val="0055698B"/>
    <w:rsid w:val="005569A2"/>
    <w:rsid w:val="00556A9F"/>
    <w:rsid w:val="00556AB2"/>
    <w:rsid w:val="00556B5C"/>
    <w:rsid w:val="00556B61"/>
    <w:rsid w:val="00556D1F"/>
    <w:rsid w:val="00556DD3"/>
    <w:rsid w:val="00556E1E"/>
    <w:rsid w:val="00556E8B"/>
    <w:rsid w:val="00556EC2"/>
    <w:rsid w:val="00556F62"/>
    <w:rsid w:val="00556F80"/>
    <w:rsid w:val="00557057"/>
    <w:rsid w:val="005570C0"/>
    <w:rsid w:val="0055710F"/>
    <w:rsid w:val="0055722A"/>
    <w:rsid w:val="00557241"/>
    <w:rsid w:val="005574BD"/>
    <w:rsid w:val="005576F3"/>
    <w:rsid w:val="0055784F"/>
    <w:rsid w:val="00557891"/>
    <w:rsid w:val="00557927"/>
    <w:rsid w:val="0055793C"/>
    <w:rsid w:val="00557B1F"/>
    <w:rsid w:val="00557B49"/>
    <w:rsid w:val="00557C35"/>
    <w:rsid w:val="00557E55"/>
    <w:rsid w:val="00557ED2"/>
    <w:rsid w:val="00557F00"/>
    <w:rsid w:val="00557F25"/>
    <w:rsid w:val="005600FC"/>
    <w:rsid w:val="00560334"/>
    <w:rsid w:val="005604BD"/>
    <w:rsid w:val="00560521"/>
    <w:rsid w:val="0056055F"/>
    <w:rsid w:val="005605BD"/>
    <w:rsid w:val="00560707"/>
    <w:rsid w:val="00560740"/>
    <w:rsid w:val="0056088D"/>
    <w:rsid w:val="005608A1"/>
    <w:rsid w:val="005608E0"/>
    <w:rsid w:val="005608EB"/>
    <w:rsid w:val="005608F9"/>
    <w:rsid w:val="00560BA7"/>
    <w:rsid w:val="00560DA4"/>
    <w:rsid w:val="00560E32"/>
    <w:rsid w:val="00560E67"/>
    <w:rsid w:val="00560F59"/>
    <w:rsid w:val="00561101"/>
    <w:rsid w:val="0056126D"/>
    <w:rsid w:val="00561298"/>
    <w:rsid w:val="0056132A"/>
    <w:rsid w:val="00561388"/>
    <w:rsid w:val="005613DC"/>
    <w:rsid w:val="00561464"/>
    <w:rsid w:val="00561480"/>
    <w:rsid w:val="00561699"/>
    <w:rsid w:val="00561741"/>
    <w:rsid w:val="00561837"/>
    <w:rsid w:val="005618A4"/>
    <w:rsid w:val="00561921"/>
    <w:rsid w:val="00561A28"/>
    <w:rsid w:val="00561AA3"/>
    <w:rsid w:val="00561BB4"/>
    <w:rsid w:val="00561D45"/>
    <w:rsid w:val="00561E14"/>
    <w:rsid w:val="00561F2D"/>
    <w:rsid w:val="00562039"/>
    <w:rsid w:val="00562233"/>
    <w:rsid w:val="0056232A"/>
    <w:rsid w:val="00562356"/>
    <w:rsid w:val="0056263B"/>
    <w:rsid w:val="00562832"/>
    <w:rsid w:val="005629F0"/>
    <w:rsid w:val="00562AFE"/>
    <w:rsid w:val="00562C53"/>
    <w:rsid w:val="00562CB2"/>
    <w:rsid w:val="00562D36"/>
    <w:rsid w:val="00562D3E"/>
    <w:rsid w:val="00562DF4"/>
    <w:rsid w:val="00563005"/>
    <w:rsid w:val="005630D5"/>
    <w:rsid w:val="00563193"/>
    <w:rsid w:val="005631A5"/>
    <w:rsid w:val="00563213"/>
    <w:rsid w:val="0056325C"/>
    <w:rsid w:val="005632E2"/>
    <w:rsid w:val="00563320"/>
    <w:rsid w:val="00563611"/>
    <w:rsid w:val="00563745"/>
    <w:rsid w:val="0056386D"/>
    <w:rsid w:val="005638F6"/>
    <w:rsid w:val="00563A7B"/>
    <w:rsid w:val="00563ACD"/>
    <w:rsid w:val="00563C1B"/>
    <w:rsid w:val="00563C55"/>
    <w:rsid w:val="00563D20"/>
    <w:rsid w:val="00563F15"/>
    <w:rsid w:val="00563F4C"/>
    <w:rsid w:val="0056406E"/>
    <w:rsid w:val="0056409A"/>
    <w:rsid w:val="005641B2"/>
    <w:rsid w:val="005642D4"/>
    <w:rsid w:val="0056433A"/>
    <w:rsid w:val="005643D4"/>
    <w:rsid w:val="005645B6"/>
    <w:rsid w:val="00564708"/>
    <w:rsid w:val="00564839"/>
    <w:rsid w:val="00564858"/>
    <w:rsid w:val="00564A94"/>
    <w:rsid w:val="00564C03"/>
    <w:rsid w:val="00564D57"/>
    <w:rsid w:val="00564D9B"/>
    <w:rsid w:val="00564EFC"/>
    <w:rsid w:val="00564F16"/>
    <w:rsid w:val="00565063"/>
    <w:rsid w:val="005650D5"/>
    <w:rsid w:val="005650E4"/>
    <w:rsid w:val="00565112"/>
    <w:rsid w:val="005652A9"/>
    <w:rsid w:val="0056543B"/>
    <w:rsid w:val="0056552F"/>
    <w:rsid w:val="00565657"/>
    <w:rsid w:val="005657DA"/>
    <w:rsid w:val="0056594C"/>
    <w:rsid w:val="00565B60"/>
    <w:rsid w:val="00565B7F"/>
    <w:rsid w:val="00565C1C"/>
    <w:rsid w:val="00565C4B"/>
    <w:rsid w:val="00565D15"/>
    <w:rsid w:val="00565D9E"/>
    <w:rsid w:val="00565EE7"/>
    <w:rsid w:val="00565EFE"/>
    <w:rsid w:val="00565FCC"/>
    <w:rsid w:val="00565FD9"/>
    <w:rsid w:val="00566198"/>
    <w:rsid w:val="0056631C"/>
    <w:rsid w:val="00566460"/>
    <w:rsid w:val="00566468"/>
    <w:rsid w:val="005664FD"/>
    <w:rsid w:val="00566547"/>
    <w:rsid w:val="0056656B"/>
    <w:rsid w:val="0056656D"/>
    <w:rsid w:val="00566589"/>
    <w:rsid w:val="005665B3"/>
    <w:rsid w:val="005666E4"/>
    <w:rsid w:val="00566747"/>
    <w:rsid w:val="00566757"/>
    <w:rsid w:val="00566837"/>
    <w:rsid w:val="005668FB"/>
    <w:rsid w:val="00566991"/>
    <w:rsid w:val="005669F8"/>
    <w:rsid w:val="00566A54"/>
    <w:rsid w:val="00566A57"/>
    <w:rsid w:val="00566A68"/>
    <w:rsid w:val="00566ACF"/>
    <w:rsid w:val="00566B2C"/>
    <w:rsid w:val="00566BC2"/>
    <w:rsid w:val="00566BEC"/>
    <w:rsid w:val="00566D6D"/>
    <w:rsid w:val="00566DF7"/>
    <w:rsid w:val="00566DF8"/>
    <w:rsid w:val="00566F25"/>
    <w:rsid w:val="0056725D"/>
    <w:rsid w:val="005672B0"/>
    <w:rsid w:val="005672F2"/>
    <w:rsid w:val="005674DA"/>
    <w:rsid w:val="005676C1"/>
    <w:rsid w:val="0056776B"/>
    <w:rsid w:val="0056780E"/>
    <w:rsid w:val="00567819"/>
    <w:rsid w:val="00567862"/>
    <w:rsid w:val="005678C8"/>
    <w:rsid w:val="0056799B"/>
    <w:rsid w:val="005679CF"/>
    <w:rsid w:val="00567B06"/>
    <w:rsid w:val="00567CCB"/>
    <w:rsid w:val="00567D28"/>
    <w:rsid w:val="00567D6E"/>
    <w:rsid w:val="00567F02"/>
    <w:rsid w:val="00567FC8"/>
    <w:rsid w:val="005700BD"/>
    <w:rsid w:val="00570170"/>
    <w:rsid w:val="0057019E"/>
    <w:rsid w:val="0057028B"/>
    <w:rsid w:val="005702F8"/>
    <w:rsid w:val="0057042C"/>
    <w:rsid w:val="00570497"/>
    <w:rsid w:val="005706F0"/>
    <w:rsid w:val="005706F2"/>
    <w:rsid w:val="005707EC"/>
    <w:rsid w:val="00570BC4"/>
    <w:rsid w:val="00570C05"/>
    <w:rsid w:val="00570C2D"/>
    <w:rsid w:val="00570D85"/>
    <w:rsid w:val="00570D9E"/>
    <w:rsid w:val="00570DBC"/>
    <w:rsid w:val="00570DE7"/>
    <w:rsid w:val="00570E6D"/>
    <w:rsid w:val="00570EDF"/>
    <w:rsid w:val="00571052"/>
    <w:rsid w:val="005710E1"/>
    <w:rsid w:val="005710F4"/>
    <w:rsid w:val="00571373"/>
    <w:rsid w:val="00571377"/>
    <w:rsid w:val="005713C5"/>
    <w:rsid w:val="005714C7"/>
    <w:rsid w:val="0057157F"/>
    <w:rsid w:val="00571606"/>
    <w:rsid w:val="00571706"/>
    <w:rsid w:val="00571748"/>
    <w:rsid w:val="0057175C"/>
    <w:rsid w:val="0057183E"/>
    <w:rsid w:val="005718D9"/>
    <w:rsid w:val="005718EB"/>
    <w:rsid w:val="00571920"/>
    <w:rsid w:val="00571A6E"/>
    <w:rsid w:val="00571B11"/>
    <w:rsid w:val="00571B24"/>
    <w:rsid w:val="00571B42"/>
    <w:rsid w:val="00571D28"/>
    <w:rsid w:val="00571DC2"/>
    <w:rsid w:val="00571ECC"/>
    <w:rsid w:val="00571EFF"/>
    <w:rsid w:val="00571F51"/>
    <w:rsid w:val="00571FDA"/>
    <w:rsid w:val="005721A8"/>
    <w:rsid w:val="00572290"/>
    <w:rsid w:val="005722D4"/>
    <w:rsid w:val="005723F3"/>
    <w:rsid w:val="00572459"/>
    <w:rsid w:val="005725CB"/>
    <w:rsid w:val="00572740"/>
    <w:rsid w:val="0057276A"/>
    <w:rsid w:val="005727A2"/>
    <w:rsid w:val="005727A9"/>
    <w:rsid w:val="00572911"/>
    <w:rsid w:val="00572A2D"/>
    <w:rsid w:val="00572A3A"/>
    <w:rsid w:val="00572B6E"/>
    <w:rsid w:val="00572C10"/>
    <w:rsid w:val="00572C6D"/>
    <w:rsid w:val="00572D06"/>
    <w:rsid w:val="00572D47"/>
    <w:rsid w:val="00572DEC"/>
    <w:rsid w:val="00572EDA"/>
    <w:rsid w:val="00572FF0"/>
    <w:rsid w:val="0057305F"/>
    <w:rsid w:val="00573191"/>
    <w:rsid w:val="005731E5"/>
    <w:rsid w:val="00573564"/>
    <w:rsid w:val="0057387B"/>
    <w:rsid w:val="005738C1"/>
    <w:rsid w:val="005738E7"/>
    <w:rsid w:val="00573950"/>
    <w:rsid w:val="0057396C"/>
    <w:rsid w:val="00573975"/>
    <w:rsid w:val="005739CC"/>
    <w:rsid w:val="005739F3"/>
    <w:rsid w:val="00573A1D"/>
    <w:rsid w:val="00573A74"/>
    <w:rsid w:val="00573B9D"/>
    <w:rsid w:val="00573BF5"/>
    <w:rsid w:val="00573C1C"/>
    <w:rsid w:val="00573C30"/>
    <w:rsid w:val="00573C37"/>
    <w:rsid w:val="00573C96"/>
    <w:rsid w:val="00573CCE"/>
    <w:rsid w:val="00573D3E"/>
    <w:rsid w:val="00573F30"/>
    <w:rsid w:val="00573F36"/>
    <w:rsid w:val="00574228"/>
    <w:rsid w:val="0057427E"/>
    <w:rsid w:val="00574293"/>
    <w:rsid w:val="005744EA"/>
    <w:rsid w:val="005744F7"/>
    <w:rsid w:val="00574779"/>
    <w:rsid w:val="00574891"/>
    <w:rsid w:val="005748C2"/>
    <w:rsid w:val="005748FA"/>
    <w:rsid w:val="0057492F"/>
    <w:rsid w:val="00574ACB"/>
    <w:rsid w:val="00574B7A"/>
    <w:rsid w:val="00574C10"/>
    <w:rsid w:val="00574CE7"/>
    <w:rsid w:val="00574CEA"/>
    <w:rsid w:val="00574D24"/>
    <w:rsid w:val="00574D83"/>
    <w:rsid w:val="00574DF6"/>
    <w:rsid w:val="00574E86"/>
    <w:rsid w:val="00574E99"/>
    <w:rsid w:val="00575169"/>
    <w:rsid w:val="005753EE"/>
    <w:rsid w:val="0057543D"/>
    <w:rsid w:val="00575453"/>
    <w:rsid w:val="00575513"/>
    <w:rsid w:val="00575647"/>
    <w:rsid w:val="005757F2"/>
    <w:rsid w:val="00575964"/>
    <w:rsid w:val="005759DF"/>
    <w:rsid w:val="00575A85"/>
    <w:rsid w:val="00575AD2"/>
    <w:rsid w:val="00575BD3"/>
    <w:rsid w:val="00575BEF"/>
    <w:rsid w:val="00575C61"/>
    <w:rsid w:val="00575C62"/>
    <w:rsid w:val="00575CA2"/>
    <w:rsid w:val="00575D21"/>
    <w:rsid w:val="00575DD0"/>
    <w:rsid w:val="00575E05"/>
    <w:rsid w:val="00575F33"/>
    <w:rsid w:val="0057600E"/>
    <w:rsid w:val="005761A3"/>
    <w:rsid w:val="0057627E"/>
    <w:rsid w:val="005763FD"/>
    <w:rsid w:val="005764C8"/>
    <w:rsid w:val="00576588"/>
    <w:rsid w:val="00576600"/>
    <w:rsid w:val="00576693"/>
    <w:rsid w:val="00576831"/>
    <w:rsid w:val="00576842"/>
    <w:rsid w:val="00576897"/>
    <w:rsid w:val="005768F0"/>
    <w:rsid w:val="005769E3"/>
    <w:rsid w:val="00576B39"/>
    <w:rsid w:val="00576BB8"/>
    <w:rsid w:val="00576C65"/>
    <w:rsid w:val="00576E32"/>
    <w:rsid w:val="00576F25"/>
    <w:rsid w:val="00576F77"/>
    <w:rsid w:val="0057705B"/>
    <w:rsid w:val="005770DF"/>
    <w:rsid w:val="00577223"/>
    <w:rsid w:val="00577237"/>
    <w:rsid w:val="00577302"/>
    <w:rsid w:val="0057736E"/>
    <w:rsid w:val="005773A8"/>
    <w:rsid w:val="00577416"/>
    <w:rsid w:val="00577448"/>
    <w:rsid w:val="0057752F"/>
    <w:rsid w:val="0057756D"/>
    <w:rsid w:val="00577616"/>
    <w:rsid w:val="005776A2"/>
    <w:rsid w:val="00577972"/>
    <w:rsid w:val="00577A82"/>
    <w:rsid w:val="00577B85"/>
    <w:rsid w:val="00577D9E"/>
    <w:rsid w:val="00577DA3"/>
    <w:rsid w:val="00577E18"/>
    <w:rsid w:val="00577F50"/>
    <w:rsid w:val="00577F7B"/>
    <w:rsid w:val="00577FA4"/>
    <w:rsid w:val="00580166"/>
    <w:rsid w:val="0058025C"/>
    <w:rsid w:val="00580309"/>
    <w:rsid w:val="00580334"/>
    <w:rsid w:val="0058053D"/>
    <w:rsid w:val="0058073F"/>
    <w:rsid w:val="00580743"/>
    <w:rsid w:val="00580785"/>
    <w:rsid w:val="005809FF"/>
    <w:rsid w:val="00580B26"/>
    <w:rsid w:val="00580D39"/>
    <w:rsid w:val="00580F0F"/>
    <w:rsid w:val="00580F75"/>
    <w:rsid w:val="0058101A"/>
    <w:rsid w:val="0058106E"/>
    <w:rsid w:val="005812F8"/>
    <w:rsid w:val="0058150F"/>
    <w:rsid w:val="005815F5"/>
    <w:rsid w:val="00581637"/>
    <w:rsid w:val="0058165A"/>
    <w:rsid w:val="005816D7"/>
    <w:rsid w:val="0058178E"/>
    <w:rsid w:val="005817AD"/>
    <w:rsid w:val="005817EA"/>
    <w:rsid w:val="005818C3"/>
    <w:rsid w:val="00581963"/>
    <w:rsid w:val="00581986"/>
    <w:rsid w:val="005819B4"/>
    <w:rsid w:val="00581A96"/>
    <w:rsid w:val="00581B53"/>
    <w:rsid w:val="00581CD9"/>
    <w:rsid w:val="00581D18"/>
    <w:rsid w:val="00581DD9"/>
    <w:rsid w:val="00582039"/>
    <w:rsid w:val="00582102"/>
    <w:rsid w:val="0058210B"/>
    <w:rsid w:val="00582187"/>
    <w:rsid w:val="0058223C"/>
    <w:rsid w:val="005822C6"/>
    <w:rsid w:val="005822F0"/>
    <w:rsid w:val="00582324"/>
    <w:rsid w:val="0058245D"/>
    <w:rsid w:val="005825AF"/>
    <w:rsid w:val="005825B3"/>
    <w:rsid w:val="005825C3"/>
    <w:rsid w:val="005826C6"/>
    <w:rsid w:val="00582834"/>
    <w:rsid w:val="0058292C"/>
    <w:rsid w:val="00582A3B"/>
    <w:rsid w:val="00582B16"/>
    <w:rsid w:val="00582B5A"/>
    <w:rsid w:val="00582D70"/>
    <w:rsid w:val="00582D85"/>
    <w:rsid w:val="00582F70"/>
    <w:rsid w:val="00582FC9"/>
    <w:rsid w:val="00582FF3"/>
    <w:rsid w:val="00583209"/>
    <w:rsid w:val="00583356"/>
    <w:rsid w:val="005833CB"/>
    <w:rsid w:val="0058347C"/>
    <w:rsid w:val="005834DB"/>
    <w:rsid w:val="005834ED"/>
    <w:rsid w:val="0058350F"/>
    <w:rsid w:val="0058353D"/>
    <w:rsid w:val="00583589"/>
    <w:rsid w:val="0058358A"/>
    <w:rsid w:val="00583680"/>
    <w:rsid w:val="005836BA"/>
    <w:rsid w:val="005836DE"/>
    <w:rsid w:val="00583921"/>
    <w:rsid w:val="00583B58"/>
    <w:rsid w:val="00583B9B"/>
    <w:rsid w:val="00583BE4"/>
    <w:rsid w:val="00583CE8"/>
    <w:rsid w:val="00583D70"/>
    <w:rsid w:val="00583D7F"/>
    <w:rsid w:val="00583EAC"/>
    <w:rsid w:val="00583FBF"/>
    <w:rsid w:val="0058403F"/>
    <w:rsid w:val="00584068"/>
    <w:rsid w:val="0058413A"/>
    <w:rsid w:val="005841E9"/>
    <w:rsid w:val="00584298"/>
    <w:rsid w:val="005842C4"/>
    <w:rsid w:val="00584380"/>
    <w:rsid w:val="005844BE"/>
    <w:rsid w:val="00584548"/>
    <w:rsid w:val="005845A8"/>
    <w:rsid w:val="005846C0"/>
    <w:rsid w:val="00584702"/>
    <w:rsid w:val="00584740"/>
    <w:rsid w:val="0058493A"/>
    <w:rsid w:val="005849BF"/>
    <w:rsid w:val="00584BFB"/>
    <w:rsid w:val="00584C78"/>
    <w:rsid w:val="00584CF5"/>
    <w:rsid w:val="00584DCA"/>
    <w:rsid w:val="00584DE4"/>
    <w:rsid w:val="00584EDE"/>
    <w:rsid w:val="00584F0D"/>
    <w:rsid w:val="00584FEA"/>
    <w:rsid w:val="005850D8"/>
    <w:rsid w:val="005852C9"/>
    <w:rsid w:val="005853C6"/>
    <w:rsid w:val="0058541F"/>
    <w:rsid w:val="005855B1"/>
    <w:rsid w:val="00585641"/>
    <w:rsid w:val="005856C4"/>
    <w:rsid w:val="005856EF"/>
    <w:rsid w:val="005857A1"/>
    <w:rsid w:val="005857EA"/>
    <w:rsid w:val="005858D9"/>
    <w:rsid w:val="00585921"/>
    <w:rsid w:val="00585998"/>
    <w:rsid w:val="005859D8"/>
    <w:rsid w:val="005859DA"/>
    <w:rsid w:val="005859E7"/>
    <w:rsid w:val="00585AA5"/>
    <w:rsid w:val="00585BDF"/>
    <w:rsid w:val="00585CBF"/>
    <w:rsid w:val="00585E3F"/>
    <w:rsid w:val="00585E53"/>
    <w:rsid w:val="00585F88"/>
    <w:rsid w:val="00585FB8"/>
    <w:rsid w:val="00586041"/>
    <w:rsid w:val="0058643F"/>
    <w:rsid w:val="005865F8"/>
    <w:rsid w:val="00586726"/>
    <w:rsid w:val="005867C6"/>
    <w:rsid w:val="0058685B"/>
    <w:rsid w:val="00586C5B"/>
    <w:rsid w:val="00586CA6"/>
    <w:rsid w:val="00586CBF"/>
    <w:rsid w:val="00586CEF"/>
    <w:rsid w:val="00586CF7"/>
    <w:rsid w:val="00586D4C"/>
    <w:rsid w:val="00586DA8"/>
    <w:rsid w:val="00586DD2"/>
    <w:rsid w:val="00586E9D"/>
    <w:rsid w:val="00586EA2"/>
    <w:rsid w:val="00586EE0"/>
    <w:rsid w:val="00586F7E"/>
    <w:rsid w:val="0058705C"/>
    <w:rsid w:val="00587115"/>
    <w:rsid w:val="00587156"/>
    <w:rsid w:val="0058716D"/>
    <w:rsid w:val="0058719D"/>
    <w:rsid w:val="005873E6"/>
    <w:rsid w:val="00587482"/>
    <w:rsid w:val="005874E5"/>
    <w:rsid w:val="00587768"/>
    <w:rsid w:val="00587798"/>
    <w:rsid w:val="0058785C"/>
    <w:rsid w:val="005878C5"/>
    <w:rsid w:val="005878CC"/>
    <w:rsid w:val="005879F2"/>
    <w:rsid w:val="00587A40"/>
    <w:rsid w:val="00587A79"/>
    <w:rsid w:val="00587AF4"/>
    <w:rsid w:val="00587DEF"/>
    <w:rsid w:val="00587DFB"/>
    <w:rsid w:val="00587E84"/>
    <w:rsid w:val="00587FBA"/>
    <w:rsid w:val="00587FBF"/>
    <w:rsid w:val="0059002D"/>
    <w:rsid w:val="0059002E"/>
    <w:rsid w:val="00590044"/>
    <w:rsid w:val="005900BC"/>
    <w:rsid w:val="005901E5"/>
    <w:rsid w:val="0059033A"/>
    <w:rsid w:val="0059061F"/>
    <w:rsid w:val="00590699"/>
    <w:rsid w:val="0059070E"/>
    <w:rsid w:val="00590854"/>
    <w:rsid w:val="005908FD"/>
    <w:rsid w:val="005909A7"/>
    <w:rsid w:val="00590A57"/>
    <w:rsid w:val="00590A5D"/>
    <w:rsid w:val="00590A75"/>
    <w:rsid w:val="00590AAE"/>
    <w:rsid w:val="00590AF0"/>
    <w:rsid w:val="00590B2C"/>
    <w:rsid w:val="00590C44"/>
    <w:rsid w:val="00590C9A"/>
    <w:rsid w:val="00590D4A"/>
    <w:rsid w:val="00590D90"/>
    <w:rsid w:val="00590DD8"/>
    <w:rsid w:val="00590E66"/>
    <w:rsid w:val="00590E82"/>
    <w:rsid w:val="00591015"/>
    <w:rsid w:val="0059101C"/>
    <w:rsid w:val="005913C5"/>
    <w:rsid w:val="0059145E"/>
    <w:rsid w:val="005914A3"/>
    <w:rsid w:val="005915E8"/>
    <w:rsid w:val="005915F0"/>
    <w:rsid w:val="0059162B"/>
    <w:rsid w:val="00591648"/>
    <w:rsid w:val="00591868"/>
    <w:rsid w:val="005918FC"/>
    <w:rsid w:val="005919BF"/>
    <w:rsid w:val="00591A35"/>
    <w:rsid w:val="00591B31"/>
    <w:rsid w:val="00591B9B"/>
    <w:rsid w:val="00591FAD"/>
    <w:rsid w:val="00591FCD"/>
    <w:rsid w:val="005920A0"/>
    <w:rsid w:val="005922B5"/>
    <w:rsid w:val="00592359"/>
    <w:rsid w:val="0059244E"/>
    <w:rsid w:val="005924AC"/>
    <w:rsid w:val="005924E0"/>
    <w:rsid w:val="005924ED"/>
    <w:rsid w:val="005925A6"/>
    <w:rsid w:val="00592637"/>
    <w:rsid w:val="00592658"/>
    <w:rsid w:val="0059270E"/>
    <w:rsid w:val="005927C1"/>
    <w:rsid w:val="0059283E"/>
    <w:rsid w:val="005928AA"/>
    <w:rsid w:val="005928BE"/>
    <w:rsid w:val="00592958"/>
    <w:rsid w:val="005929B1"/>
    <w:rsid w:val="00592A28"/>
    <w:rsid w:val="00592A6A"/>
    <w:rsid w:val="00592AEB"/>
    <w:rsid w:val="00592B19"/>
    <w:rsid w:val="00592B1B"/>
    <w:rsid w:val="00592B9A"/>
    <w:rsid w:val="00592C05"/>
    <w:rsid w:val="00592C6F"/>
    <w:rsid w:val="00592C9C"/>
    <w:rsid w:val="00592CEE"/>
    <w:rsid w:val="00592D05"/>
    <w:rsid w:val="00592E57"/>
    <w:rsid w:val="00592EFF"/>
    <w:rsid w:val="00592F28"/>
    <w:rsid w:val="00593086"/>
    <w:rsid w:val="005931EF"/>
    <w:rsid w:val="005932A5"/>
    <w:rsid w:val="00593457"/>
    <w:rsid w:val="00593599"/>
    <w:rsid w:val="00593638"/>
    <w:rsid w:val="0059371B"/>
    <w:rsid w:val="0059377D"/>
    <w:rsid w:val="00593832"/>
    <w:rsid w:val="00593AD3"/>
    <w:rsid w:val="00593BC7"/>
    <w:rsid w:val="00593C68"/>
    <w:rsid w:val="00593CB8"/>
    <w:rsid w:val="00593CE0"/>
    <w:rsid w:val="00593D19"/>
    <w:rsid w:val="00593E3F"/>
    <w:rsid w:val="00593E4A"/>
    <w:rsid w:val="00593E65"/>
    <w:rsid w:val="005940AD"/>
    <w:rsid w:val="005940BE"/>
    <w:rsid w:val="00594581"/>
    <w:rsid w:val="0059459D"/>
    <w:rsid w:val="005945F0"/>
    <w:rsid w:val="00594737"/>
    <w:rsid w:val="0059478F"/>
    <w:rsid w:val="00594821"/>
    <w:rsid w:val="005949F0"/>
    <w:rsid w:val="00594A99"/>
    <w:rsid w:val="00594B30"/>
    <w:rsid w:val="00594B67"/>
    <w:rsid w:val="00594C51"/>
    <w:rsid w:val="00594C5A"/>
    <w:rsid w:val="00594CCF"/>
    <w:rsid w:val="00594D08"/>
    <w:rsid w:val="00594E0E"/>
    <w:rsid w:val="00594EAF"/>
    <w:rsid w:val="005950C4"/>
    <w:rsid w:val="00595207"/>
    <w:rsid w:val="0059524D"/>
    <w:rsid w:val="005952B8"/>
    <w:rsid w:val="00595351"/>
    <w:rsid w:val="00595543"/>
    <w:rsid w:val="00595738"/>
    <w:rsid w:val="0059578C"/>
    <w:rsid w:val="005957F7"/>
    <w:rsid w:val="005958B6"/>
    <w:rsid w:val="0059595C"/>
    <w:rsid w:val="00595978"/>
    <w:rsid w:val="005959B5"/>
    <w:rsid w:val="005959F3"/>
    <w:rsid w:val="00595C16"/>
    <w:rsid w:val="00595C58"/>
    <w:rsid w:val="00595DBF"/>
    <w:rsid w:val="00595E26"/>
    <w:rsid w:val="00595E4F"/>
    <w:rsid w:val="00595E7F"/>
    <w:rsid w:val="0059609D"/>
    <w:rsid w:val="00596115"/>
    <w:rsid w:val="0059612D"/>
    <w:rsid w:val="005961BE"/>
    <w:rsid w:val="0059624B"/>
    <w:rsid w:val="0059628C"/>
    <w:rsid w:val="005962AC"/>
    <w:rsid w:val="00596350"/>
    <w:rsid w:val="005963C6"/>
    <w:rsid w:val="005964E7"/>
    <w:rsid w:val="005965C9"/>
    <w:rsid w:val="00596614"/>
    <w:rsid w:val="00596724"/>
    <w:rsid w:val="00596729"/>
    <w:rsid w:val="0059676F"/>
    <w:rsid w:val="00596968"/>
    <w:rsid w:val="00596BFC"/>
    <w:rsid w:val="00596C13"/>
    <w:rsid w:val="00596C76"/>
    <w:rsid w:val="00596EDD"/>
    <w:rsid w:val="0059704E"/>
    <w:rsid w:val="00597082"/>
    <w:rsid w:val="005970DB"/>
    <w:rsid w:val="005970EC"/>
    <w:rsid w:val="005971FF"/>
    <w:rsid w:val="00597201"/>
    <w:rsid w:val="005972F4"/>
    <w:rsid w:val="00597342"/>
    <w:rsid w:val="0059734C"/>
    <w:rsid w:val="00597461"/>
    <w:rsid w:val="00597465"/>
    <w:rsid w:val="005974AD"/>
    <w:rsid w:val="0059751B"/>
    <w:rsid w:val="0059752B"/>
    <w:rsid w:val="0059752C"/>
    <w:rsid w:val="0059754A"/>
    <w:rsid w:val="005976DF"/>
    <w:rsid w:val="00597729"/>
    <w:rsid w:val="005977C8"/>
    <w:rsid w:val="005978BC"/>
    <w:rsid w:val="00597900"/>
    <w:rsid w:val="00597A4F"/>
    <w:rsid w:val="00597A68"/>
    <w:rsid w:val="00597C09"/>
    <w:rsid w:val="00597D22"/>
    <w:rsid w:val="00597E17"/>
    <w:rsid w:val="00597EAC"/>
    <w:rsid w:val="00597F49"/>
    <w:rsid w:val="00597F58"/>
    <w:rsid w:val="00597FDC"/>
    <w:rsid w:val="005A01ED"/>
    <w:rsid w:val="005A01F3"/>
    <w:rsid w:val="005A026E"/>
    <w:rsid w:val="005A0368"/>
    <w:rsid w:val="005A0389"/>
    <w:rsid w:val="005A03E8"/>
    <w:rsid w:val="005A044F"/>
    <w:rsid w:val="005A046C"/>
    <w:rsid w:val="005A0508"/>
    <w:rsid w:val="005A077F"/>
    <w:rsid w:val="005A08DC"/>
    <w:rsid w:val="005A0AF2"/>
    <w:rsid w:val="005A0B1C"/>
    <w:rsid w:val="005A0B94"/>
    <w:rsid w:val="005A0BA7"/>
    <w:rsid w:val="005A0C32"/>
    <w:rsid w:val="005A0CD8"/>
    <w:rsid w:val="005A0D20"/>
    <w:rsid w:val="005A0D6B"/>
    <w:rsid w:val="005A0E2B"/>
    <w:rsid w:val="005A0F02"/>
    <w:rsid w:val="005A0F0C"/>
    <w:rsid w:val="005A0F1A"/>
    <w:rsid w:val="005A106F"/>
    <w:rsid w:val="005A10A8"/>
    <w:rsid w:val="005A1103"/>
    <w:rsid w:val="005A12D1"/>
    <w:rsid w:val="005A15E3"/>
    <w:rsid w:val="005A16F3"/>
    <w:rsid w:val="005A172D"/>
    <w:rsid w:val="005A1850"/>
    <w:rsid w:val="005A1B39"/>
    <w:rsid w:val="005A1C09"/>
    <w:rsid w:val="005A1C3B"/>
    <w:rsid w:val="005A1D34"/>
    <w:rsid w:val="005A1D38"/>
    <w:rsid w:val="005A1E3E"/>
    <w:rsid w:val="005A1E96"/>
    <w:rsid w:val="005A1F15"/>
    <w:rsid w:val="005A20B6"/>
    <w:rsid w:val="005A21EB"/>
    <w:rsid w:val="005A22EA"/>
    <w:rsid w:val="005A2425"/>
    <w:rsid w:val="005A242A"/>
    <w:rsid w:val="005A2552"/>
    <w:rsid w:val="005A2606"/>
    <w:rsid w:val="005A26E5"/>
    <w:rsid w:val="005A2744"/>
    <w:rsid w:val="005A27F3"/>
    <w:rsid w:val="005A28D0"/>
    <w:rsid w:val="005A297F"/>
    <w:rsid w:val="005A2AA8"/>
    <w:rsid w:val="005A2AAC"/>
    <w:rsid w:val="005A2B17"/>
    <w:rsid w:val="005A2BF8"/>
    <w:rsid w:val="005A2C9A"/>
    <w:rsid w:val="005A2CF4"/>
    <w:rsid w:val="005A2DA7"/>
    <w:rsid w:val="005A2F8F"/>
    <w:rsid w:val="005A315E"/>
    <w:rsid w:val="005A31CE"/>
    <w:rsid w:val="005A3231"/>
    <w:rsid w:val="005A3293"/>
    <w:rsid w:val="005A32C8"/>
    <w:rsid w:val="005A32CB"/>
    <w:rsid w:val="005A32DC"/>
    <w:rsid w:val="005A33E0"/>
    <w:rsid w:val="005A3469"/>
    <w:rsid w:val="005A34DD"/>
    <w:rsid w:val="005A355A"/>
    <w:rsid w:val="005A3830"/>
    <w:rsid w:val="005A38AD"/>
    <w:rsid w:val="005A3906"/>
    <w:rsid w:val="005A39E0"/>
    <w:rsid w:val="005A3ACF"/>
    <w:rsid w:val="005A3FD6"/>
    <w:rsid w:val="005A4041"/>
    <w:rsid w:val="005A409F"/>
    <w:rsid w:val="005A413A"/>
    <w:rsid w:val="005A41E1"/>
    <w:rsid w:val="005A427D"/>
    <w:rsid w:val="005A42E6"/>
    <w:rsid w:val="005A4399"/>
    <w:rsid w:val="005A43D9"/>
    <w:rsid w:val="005A4493"/>
    <w:rsid w:val="005A449F"/>
    <w:rsid w:val="005A44B7"/>
    <w:rsid w:val="005A45CE"/>
    <w:rsid w:val="005A45E8"/>
    <w:rsid w:val="005A4623"/>
    <w:rsid w:val="005A463B"/>
    <w:rsid w:val="005A467B"/>
    <w:rsid w:val="005A4942"/>
    <w:rsid w:val="005A49AD"/>
    <w:rsid w:val="005A4ABD"/>
    <w:rsid w:val="005A4AD1"/>
    <w:rsid w:val="005A4B77"/>
    <w:rsid w:val="005A4BBB"/>
    <w:rsid w:val="005A4C13"/>
    <w:rsid w:val="005A4CAD"/>
    <w:rsid w:val="005A4E22"/>
    <w:rsid w:val="005A4ED4"/>
    <w:rsid w:val="005A4F9C"/>
    <w:rsid w:val="005A5004"/>
    <w:rsid w:val="005A5014"/>
    <w:rsid w:val="005A5249"/>
    <w:rsid w:val="005A539D"/>
    <w:rsid w:val="005A545C"/>
    <w:rsid w:val="005A54EB"/>
    <w:rsid w:val="005A5626"/>
    <w:rsid w:val="005A563F"/>
    <w:rsid w:val="005A570B"/>
    <w:rsid w:val="005A57D9"/>
    <w:rsid w:val="005A59D2"/>
    <w:rsid w:val="005A5A0D"/>
    <w:rsid w:val="005A5A47"/>
    <w:rsid w:val="005A5AFB"/>
    <w:rsid w:val="005A5BA9"/>
    <w:rsid w:val="005A5BEC"/>
    <w:rsid w:val="005A5BF1"/>
    <w:rsid w:val="005A5C00"/>
    <w:rsid w:val="005A5C21"/>
    <w:rsid w:val="005A5D26"/>
    <w:rsid w:val="005A5DA5"/>
    <w:rsid w:val="005A5ED4"/>
    <w:rsid w:val="005A608C"/>
    <w:rsid w:val="005A613A"/>
    <w:rsid w:val="005A61F0"/>
    <w:rsid w:val="005A61FE"/>
    <w:rsid w:val="005A6399"/>
    <w:rsid w:val="005A6435"/>
    <w:rsid w:val="005A64A3"/>
    <w:rsid w:val="005A6655"/>
    <w:rsid w:val="005A67C2"/>
    <w:rsid w:val="005A67CA"/>
    <w:rsid w:val="005A681E"/>
    <w:rsid w:val="005A68A1"/>
    <w:rsid w:val="005A69E9"/>
    <w:rsid w:val="005A6A76"/>
    <w:rsid w:val="005A6B4B"/>
    <w:rsid w:val="005A6BD9"/>
    <w:rsid w:val="005A6C35"/>
    <w:rsid w:val="005A6CBA"/>
    <w:rsid w:val="005A6CE8"/>
    <w:rsid w:val="005A6D5B"/>
    <w:rsid w:val="005A6E64"/>
    <w:rsid w:val="005A6EA6"/>
    <w:rsid w:val="005A6EE2"/>
    <w:rsid w:val="005A6EE8"/>
    <w:rsid w:val="005A6FD1"/>
    <w:rsid w:val="005A7164"/>
    <w:rsid w:val="005A7263"/>
    <w:rsid w:val="005A7300"/>
    <w:rsid w:val="005A7392"/>
    <w:rsid w:val="005A73A0"/>
    <w:rsid w:val="005A740D"/>
    <w:rsid w:val="005A7459"/>
    <w:rsid w:val="005A7488"/>
    <w:rsid w:val="005A7554"/>
    <w:rsid w:val="005A7743"/>
    <w:rsid w:val="005A795B"/>
    <w:rsid w:val="005A79B4"/>
    <w:rsid w:val="005A7A26"/>
    <w:rsid w:val="005A7B12"/>
    <w:rsid w:val="005A7B69"/>
    <w:rsid w:val="005A7C22"/>
    <w:rsid w:val="005A7D2C"/>
    <w:rsid w:val="005A7D32"/>
    <w:rsid w:val="005A7DBC"/>
    <w:rsid w:val="005A7EC0"/>
    <w:rsid w:val="005A7F4B"/>
    <w:rsid w:val="005A7FD9"/>
    <w:rsid w:val="005B0027"/>
    <w:rsid w:val="005B0070"/>
    <w:rsid w:val="005B0115"/>
    <w:rsid w:val="005B0198"/>
    <w:rsid w:val="005B0468"/>
    <w:rsid w:val="005B058E"/>
    <w:rsid w:val="005B0595"/>
    <w:rsid w:val="005B05AD"/>
    <w:rsid w:val="005B0614"/>
    <w:rsid w:val="005B081E"/>
    <w:rsid w:val="005B0990"/>
    <w:rsid w:val="005B0999"/>
    <w:rsid w:val="005B0B20"/>
    <w:rsid w:val="005B0B2D"/>
    <w:rsid w:val="005B0B92"/>
    <w:rsid w:val="005B0C9D"/>
    <w:rsid w:val="005B0D28"/>
    <w:rsid w:val="005B0E1F"/>
    <w:rsid w:val="005B0E53"/>
    <w:rsid w:val="005B11EF"/>
    <w:rsid w:val="005B125F"/>
    <w:rsid w:val="005B1284"/>
    <w:rsid w:val="005B1411"/>
    <w:rsid w:val="005B1490"/>
    <w:rsid w:val="005B14C6"/>
    <w:rsid w:val="005B15E2"/>
    <w:rsid w:val="005B160C"/>
    <w:rsid w:val="005B16B3"/>
    <w:rsid w:val="005B1903"/>
    <w:rsid w:val="005B1931"/>
    <w:rsid w:val="005B1979"/>
    <w:rsid w:val="005B1AA8"/>
    <w:rsid w:val="005B1B4F"/>
    <w:rsid w:val="005B1C57"/>
    <w:rsid w:val="005B1D74"/>
    <w:rsid w:val="005B1E92"/>
    <w:rsid w:val="005B1EAC"/>
    <w:rsid w:val="005B1F37"/>
    <w:rsid w:val="005B2060"/>
    <w:rsid w:val="005B209E"/>
    <w:rsid w:val="005B22A2"/>
    <w:rsid w:val="005B22C3"/>
    <w:rsid w:val="005B2329"/>
    <w:rsid w:val="005B24B2"/>
    <w:rsid w:val="005B2564"/>
    <w:rsid w:val="005B27E7"/>
    <w:rsid w:val="005B2867"/>
    <w:rsid w:val="005B28D5"/>
    <w:rsid w:val="005B299C"/>
    <w:rsid w:val="005B2B8A"/>
    <w:rsid w:val="005B2CCB"/>
    <w:rsid w:val="005B2CDA"/>
    <w:rsid w:val="005B2CEF"/>
    <w:rsid w:val="005B2D5E"/>
    <w:rsid w:val="005B2EDA"/>
    <w:rsid w:val="005B2F24"/>
    <w:rsid w:val="005B2FE7"/>
    <w:rsid w:val="005B3067"/>
    <w:rsid w:val="005B30E1"/>
    <w:rsid w:val="005B3240"/>
    <w:rsid w:val="005B34F6"/>
    <w:rsid w:val="005B3503"/>
    <w:rsid w:val="005B354B"/>
    <w:rsid w:val="005B3575"/>
    <w:rsid w:val="005B3588"/>
    <w:rsid w:val="005B35C2"/>
    <w:rsid w:val="005B35CE"/>
    <w:rsid w:val="005B369E"/>
    <w:rsid w:val="005B3994"/>
    <w:rsid w:val="005B39C1"/>
    <w:rsid w:val="005B3C2F"/>
    <w:rsid w:val="005B3C7E"/>
    <w:rsid w:val="005B3D6A"/>
    <w:rsid w:val="005B3E17"/>
    <w:rsid w:val="005B3E41"/>
    <w:rsid w:val="005B3EAB"/>
    <w:rsid w:val="005B3EB6"/>
    <w:rsid w:val="005B3ED2"/>
    <w:rsid w:val="005B3F87"/>
    <w:rsid w:val="005B3FE4"/>
    <w:rsid w:val="005B40FD"/>
    <w:rsid w:val="005B41CB"/>
    <w:rsid w:val="005B4206"/>
    <w:rsid w:val="005B437B"/>
    <w:rsid w:val="005B43C0"/>
    <w:rsid w:val="005B44B4"/>
    <w:rsid w:val="005B4540"/>
    <w:rsid w:val="005B46C4"/>
    <w:rsid w:val="005B48F7"/>
    <w:rsid w:val="005B4914"/>
    <w:rsid w:val="005B4922"/>
    <w:rsid w:val="005B4932"/>
    <w:rsid w:val="005B498C"/>
    <w:rsid w:val="005B49D8"/>
    <w:rsid w:val="005B49F4"/>
    <w:rsid w:val="005B4A9B"/>
    <w:rsid w:val="005B4B48"/>
    <w:rsid w:val="005B4B5C"/>
    <w:rsid w:val="005B4CF5"/>
    <w:rsid w:val="005B4D82"/>
    <w:rsid w:val="005B4DE4"/>
    <w:rsid w:val="005B4DFD"/>
    <w:rsid w:val="005B4EE7"/>
    <w:rsid w:val="005B4FBE"/>
    <w:rsid w:val="005B5013"/>
    <w:rsid w:val="005B5508"/>
    <w:rsid w:val="005B5530"/>
    <w:rsid w:val="005B5702"/>
    <w:rsid w:val="005B57DB"/>
    <w:rsid w:val="005B582B"/>
    <w:rsid w:val="005B5A37"/>
    <w:rsid w:val="005B5A5A"/>
    <w:rsid w:val="005B5B7E"/>
    <w:rsid w:val="005B5BDA"/>
    <w:rsid w:val="005B5BFE"/>
    <w:rsid w:val="005B5C4E"/>
    <w:rsid w:val="005B5C78"/>
    <w:rsid w:val="005B6046"/>
    <w:rsid w:val="005B609B"/>
    <w:rsid w:val="005B64B2"/>
    <w:rsid w:val="005B6682"/>
    <w:rsid w:val="005B669F"/>
    <w:rsid w:val="005B66DC"/>
    <w:rsid w:val="005B6703"/>
    <w:rsid w:val="005B686E"/>
    <w:rsid w:val="005B6937"/>
    <w:rsid w:val="005B69CD"/>
    <w:rsid w:val="005B6A3E"/>
    <w:rsid w:val="005B6B3E"/>
    <w:rsid w:val="005B6DB6"/>
    <w:rsid w:val="005B6E24"/>
    <w:rsid w:val="005B6EF6"/>
    <w:rsid w:val="005B6FBB"/>
    <w:rsid w:val="005B706B"/>
    <w:rsid w:val="005B70D0"/>
    <w:rsid w:val="005B7281"/>
    <w:rsid w:val="005B728E"/>
    <w:rsid w:val="005B7306"/>
    <w:rsid w:val="005B74EB"/>
    <w:rsid w:val="005B75EE"/>
    <w:rsid w:val="005B7670"/>
    <w:rsid w:val="005B770A"/>
    <w:rsid w:val="005B7796"/>
    <w:rsid w:val="005B77C9"/>
    <w:rsid w:val="005B781C"/>
    <w:rsid w:val="005B785D"/>
    <w:rsid w:val="005B78D1"/>
    <w:rsid w:val="005B78EB"/>
    <w:rsid w:val="005B7ABD"/>
    <w:rsid w:val="005B7BC7"/>
    <w:rsid w:val="005B7CD0"/>
    <w:rsid w:val="005B7CEF"/>
    <w:rsid w:val="005B7E3F"/>
    <w:rsid w:val="005C0099"/>
    <w:rsid w:val="005C02E7"/>
    <w:rsid w:val="005C02F7"/>
    <w:rsid w:val="005C03F2"/>
    <w:rsid w:val="005C041A"/>
    <w:rsid w:val="005C0435"/>
    <w:rsid w:val="005C05FE"/>
    <w:rsid w:val="005C074F"/>
    <w:rsid w:val="005C07D3"/>
    <w:rsid w:val="005C0833"/>
    <w:rsid w:val="005C0909"/>
    <w:rsid w:val="005C091A"/>
    <w:rsid w:val="005C0A59"/>
    <w:rsid w:val="005C0AFA"/>
    <w:rsid w:val="005C0BCD"/>
    <w:rsid w:val="005C0C78"/>
    <w:rsid w:val="005C0CC0"/>
    <w:rsid w:val="005C0D19"/>
    <w:rsid w:val="005C0D2A"/>
    <w:rsid w:val="005C0E43"/>
    <w:rsid w:val="005C1080"/>
    <w:rsid w:val="005C10E7"/>
    <w:rsid w:val="005C11D2"/>
    <w:rsid w:val="005C12C6"/>
    <w:rsid w:val="005C1313"/>
    <w:rsid w:val="005C1350"/>
    <w:rsid w:val="005C13EB"/>
    <w:rsid w:val="005C15CC"/>
    <w:rsid w:val="005C1601"/>
    <w:rsid w:val="005C1662"/>
    <w:rsid w:val="005C1666"/>
    <w:rsid w:val="005C17DF"/>
    <w:rsid w:val="005C183B"/>
    <w:rsid w:val="005C1960"/>
    <w:rsid w:val="005C1A1C"/>
    <w:rsid w:val="005C1A37"/>
    <w:rsid w:val="005C1A3E"/>
    <w:rsid w:val="005C1AD3"/>
    <w:rsid w:val="005C1BD0"/>
    <w:rsid w:val="005C1BDD"/>
    <w:rsid w:val="005C1BE9"/>
    <w:rsid w:val="005C1BF9"/>
    <w:rsid w:val="005C1BFA"/>
    <w:rsid w:val="005C1D0F"/>
    <w:rsid w:val="005C1D7B"/>
    <w:rsid w:val="005C1DB8"/>
    <w:rsid w:val="005C1E28"/>
    <w:rsid w:val="005C207A"/>
    <w:rsid w:val="005C210C"/>
    <w:rsid w:val="005C21E6"/>
    <w:rsid w:val="005C2372"/>
    <w:rsid w:val="005C247F"/>
    <w:rsid w:val="005C24AB"/>
    <w:rsid w:val="005C2501"/>
    <w:rsid w:val="005C2519"/>
    <w:rsid w:val="005C251B"/>
    <w:rsid w:val="005C2611"/>
    <w:rsid w:val="005C26B6"/>
    <w:rsid w:val="005C285D"/>
    <w:rsid w:val="005C28F3"/>
    <w:rsid w:val="005C2A5F"/>
    <w:rsid w:val="005C2B61"/>
    <w:rsid w:val="005C2C8F"/>
    <w:rsid w:val="005C2D4C"/>
    <w:rsid w:val="005C2DA5"/>
    <w:rsid w:val="005C2F9C"/>
    <w:rsid w:val="005C2F9E"/>
    <w:rsid w:val="005C3053"/>
    <w:rsid w:val="005C307C"/>
    <w:rsid w:val="005C3203"/>
    <w:rsid w:val="005C320F"/>
    <w:rsid w:val="005C323E"/>
    <w:rsid w:val="005C3265"/>
    <w:rsid w:val="005C32C3"/>
    <w:rsid w:val="005C3385"/>
    <w:rsid w:val="005C3495"/>
    <w:rsid w:val="005C36DB"/>
    <w:rsid w:val="005C37C6"/>
    <w:rsid w:val="005C38E5"/>
    <w:rsid w:val="005C3CB4"/>
    <w:rsid w:val="005C3DBE"/>
    <w:rsid w:val="005C3F40"/>
    <w:rsid w:val="005C3F6A"/>
    <w:rsid w:val="005C4060"/>
    <w:rsid w:val="005C41BC"/>
    <w:rsid w:val="005C42D7"/>
    <w:rsid w:val="005C436B"/>
    <w:rsid w:val="005C44CE"/>
    <w:rsid w:val="005C4565"/>
    <w:rsid w:val="005C4743"/>
    <w:rsid w:val="005C47D8"/>
    <w:rsid w:val="005C486A"/>
    <w:rsid w:val="005C48F7"/>
    <w:rsid w:val="005C497A"/>
    <w:rsid w:val="005C4A2A"/>
    <w:rsid w:val="005C4BAD"/>
    <w:rsid w:val="005C4BD8"/>
    <w:rsid w:val="005C4C8C"/>
    <w:rsid w:val="005C4F35"/>
    <w:rsid w:val="005C4F7F"/>
    <w:rsid w:val="005C4F93"/>
    <w:rsid w:val="005C5038"/>
    <w:rsid w:val="005C503C"/>
    <w:rsid w:val="005C509D"/>
    <w:rsid w:val="005C50C2"/>
    <w:rsid w:val="005C528D"/>
    <w:rsid w:val="005C52CE"/>
    <w:rsid w:val="005C53C1"/>
    <w:rsid w:val="005C5425"/>
    <w:rsid w:val="005C549F"/>
    <w:rsid w:val="005C5542"/>
    <w:rsid w:val="005C5694"/>
    <w:rsid w:val="005C584D"/>
    <w:rsid w:val="005C59B5"/>
    <w:rsid w:val="005C5B24"/>
    <w:rsid w:val="005C5BDF"/>
    <w:rsid w:val="005C5C3D"/>
    <w:rsid w:val="005C5C93"/>
    <w:rsid w:val="005C5D65"/>
    <w:rsid w:val="005C5DFA"/>
    <w:rsid w:val="005C5F62"/>
    <w:rsid w:val="005C5FEC"/>
    <w:rsid w:val="005C5FF1"/>
    <w:rsid w:val="005C604F"/>
    <w:rsid w:val="005C60C8"/>
    <w:rsid w:val="005C60C9"/>
    <w:rsid w:val="005C6102"/>
    <w:rsid w:val="005C617B"/>
    <w:rsid w:val="005C61DB"/>
    <w:rsid w:val="005C6281"/>
    <w:rsid w:val="005C633D"/>
    <w:rsid w:val="005C65FE"/>
    <w:rsid w:val="005C66A2"/>
    <w:rsid w:val="005C66D8"/>
    <w:rsid w:val="005C68CB"/>
    <w:rsid w:val="005C694E"/>
    <w:rsid w:val="005C6AC0"/>
    <w:rsid w:val="005C6AD4"/>
    <w:rsid w:val="005C6AF5"/>
    <w:rsid w:val="005C6C85"/>
    <w:rsid w:val="005C6F0F"/>
    <w:rsid w:val="005C6FE1"/>
    <w:rsid w:val="005C7160"/>
    <w:rsid w:val="005C7403"/>
    <w:rsid w:val="005C7698"/>
    <w:rsid w:val="005C76A3"/>
    <w:rsid w:val="005C787E"/>
    <w:rsid w:val="005C79D4"/>
    <w:rsid w:val="005C7A4A"/>
    <w:rsid w:val="005C7AF6"/>
    <w:rsid w:val="005C7CB1"/>
    <w:rsid w:val="005C7D48"/>
    <w:rsid w:val="005C7E8A"/>
    <w:rsid w:val="005C7EE3"/>
    <w:rsid w:val="005C7F24"/>
    <w:rsid w:val="005C7F7A"/>
    <w:rsid w:val="005C7FE6"/>
    <w:rsid w:val="005C7FEF"/>
    <w:rsid w:val="005D0074"/>
    <w:rsid w:val="005D00AE"/>
    <w:rsid w:val="005D00D9"/>
    <w:rsid w:val="005D0199"/>
    <w:rsid w:val="005D01EB"/>
    <w:rsid w:val="005D01FC"/>
    <w:rsid w:val="005D01FF"/>
    <w:rsid w:val="005D0247"/>
    <w:rsid w:val="005D03BB"/>
    <w:rsid w:val="005D03BC"/>
    <w:rsid w:val="005D0507"/>
    <w:rsid w:val="005D055B"/>
    <w:rsid w:val="005D0655"/>
    <w:rsid w:val="005D06F2"/>
    <w:rsid w:val="005D072B"/>
    <w:rsid w:val="005D09E6"/>
    <w:rsid w:val="005D0A71"/>
    <w:rsid w:val="005D0AED"/>
    <w:rsid w:val="005D0B4E"/>
    <w:rsid w:val="005D0B75"/>
    <w:rsid w:val="005D0C73"/>
    <w:rsid w:val="005D0CD5"/>
    <w:rsid w:val="005D0D1E"/>
    <w:rsid w:val="005D0D41"/>
    <w:rsid w:val="005D0DCB"/>
    <w:rsid w:val="005D0FAF"/>
    <w:rsid w:val="005D113E"/>
    <w:rsid w:val="005D120C"/>
    <w:rsid w:val="005D129C"/>
    <w:rsid w:val="005D12C8"/>
    <w:rsid w:val="005D147C"/>
    <w:rsid w:val="005D14EF"/>
    <w:rsid w:val="005D160F"/>
    <w:rsid w:val="005D17B5"/>
    <w:rsid w:val="005D17E7"/>
    <w:rsid w:val="005D17EE"/>
    <w:rsid w:val="005D181E"/>
    <w:rsid w:val="005D1919"/>
    <w:rsid w:val="005D1A23"/>
    <w:rsid w:val="005D1A79"/>
    <w:rsid w:val="005D1AEB"/>
    <w:rsid w:val="005D1AF1"/>
    <w:rsid w:val="005D1B3D"/>
    <w:rsid w:val="005D1BAE"/>
    <w:rsid w:val="005D1CCE"/>
    <w:rsid w:val="005D1D11"/>
    <w:rsid w:val="005D1DBA"/>
    <w:rsid w:val="005D1FE0"/>
    <w:rsid w:val="005D20D3"/>
    <w:rsid w:val="005D2140"/>
    <w:rsid w:val="005D2266"/>
    <w:rsid w:val="005D23AE"/>
    <w:rsid w:val="005D243F"/>
    <w:rsid w:val="005D25EE"/>
    <w:rsid w:val="005D2627"/>
    <w:rsid w:val="005D26FE"/>
    <w:rsid w:val="005D2713"/>
    <w:rsid w:val="005D280B"/>
    <w:rsid w:val="005D2946"/>
    <w:rsid w:val="005D2953"/>
    <w:rsid w:val="005D2AA8"/>
    <w:rsid w:val="005D2B13"/>
    <w:rsid w:val="005D2B9E"/>
    <w:rsid w:val="005D2BB3"/>
    <w:rsid w:val="005D2C37"/>
    <w:rsid w:val="005D2C6E"/>
    <w:rsid w:val="005D2CB3"/>
    <w:rsid w:val="005D2CB6"/>
    <w:rsid w:val="005D2D1F"/>
    <w:rsid w:val="005D2DFE"/>
    <w:rsid w:val="005D2E1C"/>
    <w:rsid w:val="005D2E65"/>
    <w:rsid w:val="005D2EC1"/>
    <w:rsid w:val="005D2EFC"/>
    <w:rsid w:val="005D2F2C"/>
    <w:rsid w:val="005D2F36"/>
    <w:rsid w:val="005D2F5F"/>
    <w:rsid w:val="005D3001"/>
    <w:rsid w:val="005D3090"/>
    <w:rsid w:val="005D30B9"/>
    <w:rsid w:val="005D310B"/>
    <w:rsid w:val="005D3179"/>
    <w:rsid w:val="005D3273"/>
    <w:rsid w:val="005D32FF"/>
    <w:rsid w:val="005D3370"/>
    <w:rsid w:val="005D337A"/>
    <w:rsid w:val="005D34A1"/>
    <w:rsid w:val="005D3968"/>
    <w:rsid w:val="005D39B3"/>
    <w:rsid w:val="005D3A28"/>
    <w:rsid w:val="005D3C34"/>
    <w:rsid w:val="005D3C41"/>
    <w:rsid w:val="005D3D32"/>
    <w:rsid w:val="005D3D5B"/>
    <w:rsid w:val="005D3D5C"/>
    <w:rsid w:val="005D3D64"/>
    <w:rsid w:val="005D3EBE"/>
    <w:rsid w:val="005D3FAE"/>
    <w:rsid w:val="005D421C"/>
    <w:rsid w:val="005D4560"/>
    <w:rsid w:val="005D45AE"/>
    <w:rsid w:val="005D4607"/>
    <w:rsid w:val="005D4662"/>
    <w:rsid w:val="005D4680"/>
    <w:rsid w:val="005D46BE"/>
    <w:rsid w:val="005D4706"/>
    <w:rsid w:val="005D472B"/>
    <w:rsid w:val="005D47A9"/>
    <w:rsid w:val="005D47B1"/>
    <w:rsid w:val="005D482E"/>
    <w:rsid w:val="005D4A5D"/>
    <w:rsid w:val="005D4A9D"/>
    <w:rsid w:val="005D4ADA"/>
    <w:rsid w:val="005D4B67"/>
    <w:rsid w:val="005D4BF7"/>
    <w:rsid w:val="005D4DD9"/>
    <w:rsid w:val="005D4E54"/>
    <w:rsid w:val="005D4EDC"/>
    <w:rsid w:val="005D4F3F"/>
    <w:rsid w:val="005D4F8E"/>
    <w:rsid w:val="005D51ED"/>
    <w:rsid w:val="005D520D"/>
    <w:rsid w:val="005D5371"/>
    <w:rsid w:val="005D53C8"/>
    <w:rsid w:val="005D5442"/>
    <w:rsid w:val="005D5448"/>
    <w:rsid w:val="005D5479"/>
    <w:rsid w:val="005D54C7"/>
    <w:rsid w:val="005D54FD"/>
    <w:rsid w:val="005D5574"/>
    <w:rsid w:val="005D55DC"/>
    <w:rsid w:val="005D55F1"/>
    <w:rsid w:val="005D5601"/>
    <w:rsid w:val="005D5650"/>
    <w:rsid w:val="005D56B7"/>
    <w:rsid w:val="005D57ED"/>
    <w:rsid w:val="005D581F"/>
    <w:rsid w:val="005D5B39"/>
    <w:rsid w:val="005D5BFF"/>
    <w:rsid w:val="005D5DCD"/>
    <w:rsid w:val="005D6059"/>
    <w:rsid w:val="005D60B2"/>
    <w:rsid w:val="005D611A"/>
    <w:rsid w:val="005D61DB"/>
    <w:rsid w:val="005D62DA"/>
    <w:rsid w:val="005D642E"/>
    <w:rsid w:val="005D64AE"/>
    <w:rsid w:val="005D66A4"/>
    <w:rsid w:val="005D691D"/>
    <w:rsid w:val="005D69A3"/>
    <w:rsid w:val="005D6A0E"/>
    <w:rsid w:val="005D6A2B"/>
    <w:rsid w:val="005D6A62"/>
    <w:rsid w:val="005D6ACC"/>
    <w:rsid w:val="005D6B12"/>
    <w:rsid w:val="005D6BCB"/>
    <w:rsid w:val="005D6C30"/>
    <w:rsid w:val="005D6C3B"/>
    <w:rsid w:val="005D6D41"/>
    <w:rsid w:val="005D6D61"/>
    <w:rsid w:val="005D6E04"/>
    <w:rsid w:val="005D6F12"/>
    <w:rsid w:val="005D6FC9"/>
    <w:rsid w:val="005D7062"/>
    <w:rsid w:val="005D71B7"/>
    <w:rsid w:val="005D721F"/>
    <w:rsid w:val="005D727D"/>
    <w:rsid w:val="005D7392"/>
    <w:rsid w:val="005D7395"/>
    <w:rsid w:val="005D74E5"/>
    <w:rsid w:val="005D7519"/>
    <w:rsid w:val="005D7608"/>
    <w:rsid w:val="005D7671"/>
    <w:rsid w:val="005D768D"/>
    <w:rsid w:val="005D780B"/>
    <w:rsid w:val="005D7820"/>
    <w:rsid w:val="005D7899"/>
    <w:rsid w:val="005D78A3"/>
    <w:rsid w:val="005D7991"/>
    <w:rsid w:val="005D7A3B"/>
    <w:rsid w:val="005D7B38"/>
    <w:rsid w:val="005D7CD6"/>
    <w:rsid w:val="005D7EB9"/>
    <w:rsid w:val="005E007D"/>
    <w:rsid w:val="005E0374"/>
    <w:rsid w:val="005E0418"/>
    <w:rsid w:val="005E0474"/>
    <w:rsid w:val="005E053F"/>
    <w:rsid w:val="005E05CB"/>
    <w:rsid w:val="005E05ED"/>
    <w:rsid w:val="005E09A7"/>
    <w:rsid w:val="005E09D7"/>
    <w:rsid w:val="005E0A2E"/>
    <w:rsid w:val="005E0B21"/>
    <w:rsid w:val="005E0C3B"/>
    <w:rsid w:val="005E0D54"/>
    <w:rsid w:val="005E0DAB"/>
    <w:rsid w:val="005E0DC8"/>
    <w:rsid w:val="005E0EAD"/>
    <w:rsid w:val="005E0FCF"/>
    <w:rsid w:val="005E1136"/>
    <w:rsid w:val="005E1206"/>
    <w:rsid w:val="005E144C"/>
    <w:rsid w:val="005E1483"/>
    <w:rsid w:val="005E14B7"/>
    <w:rsid w:val="005E1508"/>
    <w:rsid w:val="005E1545"/>
    <w:rsid w:val="005E15D7"/>
    <w:rsid w:val="005E16AA"/>
    <w:rsid w:val="005E16B6"/>
    <w:rsid w:val="005E172A"/>
    <w:rsid w:val="005E1743"/>
    <w:rsid w:val="005E17E6"/>
    <w:rsid w:val="005E180E"/>
    <w:rsid w:val="005E1870"/>
    <w:rsid w:val="005E19FE"/>
    <w:rsid w:val="005E1B5D"/>
    <w:rsid w:val="005E1B7D"/>
    <w:rsid w:val="005E1C8F"/>
    <w:rsid w:val="005E1D81"/>
    <w:rsid w:val="005E1DD4"/>
    <w:rsid w:val="005E1DEE"/>
    <w:rsid w:val="005E1E79"/>
    <w:rsid w:val="005E1EBA"/>
    <w:rsid w:val="005E1ED5"/>
    <w:rsid w:val="005E1F7A"/>
    <w:rsid w:val="005E20D4"/>
    <w:rsid w:val="005E2120"/>
    <w:rsid w:val="005E217A"/>
    <w:rsid w:val="005E24EF"/>
    <w:rsid w:val="005E2672"/>
    <w:rsid w:val="005E27C4"/>
    <w:rsid w:val="005E27DC"/>
    <w:rsid w:val="005E293E"/>
    <w:rsid w:val="005E2BB7"/>
    <w:rsid w:val="005E2D06"/>
    <w:rsid w:val="005E2D14"/>
    <w:rsid w:val="005E2D2B"/>
    <w:rsid w:val="005E2D8B"/>
    <w:rsid w:val="005E2DA2"/>
    <w:rsid w:val="005E2DE6"/>
    <w:rsid w:val="005E2DFE"/>
    <w:rsid w:val="005E2F32"/>
    <w:rsid w:val="005E2F35"/>
    <w:rsid w:val="005E2FB5"/>
    <w:rsid w:val="005E30EB"/>
    <w:rsid w:val="005E3257"/>
    <w:rsid w:val="005E337F"/>
    <w:rsid w:val="005E3386"/>
    <w:rsid w:val="005E33A9"/>
    <w:rsid w:val="005E33EC"/>
    <w:rsid w:val="005E341D"/>
    <w:rsid w:val="005E357C"/>
    <w:rsid w:val="005E363A"/>
    <w:rsid w:val="005E36D6"/>
    <w:rsid w:val="005E37E0"/>
    <w:rsid w:val="005E385F"/>
    <w:rsid w:val="005E3AA7"/>
    <w:rsid w:val="005E3AAE"/>
    <w:rsid w:val="005E3C3F"/>
    <w:rsid w:val="005E3DDC"/>
    <w:rsid w:val="005E3E25"/>
    <w:rsid w:val="005E3ECB"/>
    <w:rsid w:val="005E3F27"/>
    <w:rsid w:val="005E3F45"/>
    <w:rsid w:val="005E400C"/>
    <w:rsid w:val="005E40E7"/>
    <w:rsid w:val="005E411A"/>
    <w:rsid w:val="005E4139"/>
    <w:rsid w:val="005E41A2"/>
    <w:rsid w:val="005E4219"/>
    <w:rsid w:val="005E42F3"/>
    <w:rsid w:val="005E42FE"/>
    <w:rsid w:val="005E42FF"/>
    <w:rsid w:val="005E440B"/>
    <w:rsid w:val="005E4491"/>
    <w:rsid w:val="005E455E"/>
    <w:rsid w:val="005E45E0"/>
    <w:rsid w:val="005E464B"/>
    <w:rsid w:val="005E473C"/>
    <w:rsid w:val="005E48C4"/>
    <w:rsid w:val="005E4931"/>
    <w:rsid w:val="005E496A"/>
    <w:rsid w:val="005E49E2"/>
    <w:rsid w:val="005E4A46"/>
    <w:rsid w:val="005E4A9B"/>
    <w:rsid w:val="005E4C76"/>
    <w:rsid w:val="005E4D7B"/>
    <w:rsid w:val="005E4EB3"/>
    <w:rsid w:val="005E4EC7"/>
    <w:rsid w:val="005E5111"/>
    <w:rsid w:val="005E5192"/>
    <w:rsid w:val="005E51DB"/>
    <w:rsid w:val="005E521E"/>
    <w:rsid w:val="005E5224"/>
    <w:rsid w:val="005E525D"/>
    <w:rsid w:val="005E5270"/>
    <w:rsid w:val="005E5536"/>
    <w:rsid w:val="005E557F"/>
    <w:rsid w:val="005E5627"/>
    <w:rsid w:val="005E56DD"/>
    <w:rsid w:val="005E574A"/>
    <w:rsid w:val="005E57A3"/>
    <w:rsid w:val="005E57A5"/>
    <w:rsid w:val="005E58C2"/>
    <w:rsid w:val="005E58F7"/>
    <w:rsid w:val="005E5928"/>
    <w:rsid w:val="005E59E7"/>
    <w:rsid w:val="005E5B4C"/>
    <w:rsid w:val="005E5B96"/>
    <w:rsid w:val="005E5C99"/>
    <w:rsid w:val="005E5CE1"/>
    <w:rsid w:val="005E5D6A"/>
    <w:rsid w:val="005E5DA7"/>
    <w:rsid w:val="005E5E15"/>
    <w:rsid w:val="005E5F8B"/>
    <w:rsid w:val="005E606B"/>
    <w:rsid w:val="005E6099"/>
    <w:rsid w:val="005E60A6"/>
    <w:rsid w:val="005E611D"/>
    <w:rsid w:val="005E6129"/>
    <w:rsid w:val="005E6195"/>
    <w:rsid w:val="005E61B5"/>
    <w:rsid w:val="005E620E"/>
    <w:rsid w:val="005E6278"/>
    <w:rsid w:val="005E6682"/>
    <w:rsid w:val="005E6808"/>
    <w:rsid w:val="005E6939"/>
    <w:rsid w:val="005E69C0"/>
    <w:rsid w:val="005E6B7A"/>
    <w:rsid w:val="005E6C65"/>
    <w:rsid w:val="005E6C6F"/>
    <w:rsid w:val="005E6C79"/>
    <w:rsid w:val="005E6C8B"/>
    <w:rsid w:val="005E6D68"/>
    <w:rsid w:val="005E6ECC"/>
    <w:rsid w:val="005E6ECF"/>
    <w:rsid w:val="005E6F36"/>
    <w:rsid w:val="005E6F6A"/>
    <w:rsid w:val="005E70D4"/>
    <w:rsid w:val="005E726B"/>
    <w:rsid w:val="005E7450"/>
    <w:rsid w:val="005E757A"/>
    <w:rsid w:val="005E75B5"/>
    <w:rsid w:val="005E7838"/>
    <w:rsid w:val="005E7843"/>
    <w:rsid w:val="005E7888"/>
    <w:rsid w:val="005E78A7"/>
    <w:rsid w:val="005E793B"/>
    <w:rsid w:val="005E79BD"/>
    <w:rsid w:val="005E7A71"/>
    <w:rsid w:val="005E7BAC"/>
    <w:rsid w:val="005E7BEC"/>
    <w:rsid w:val="005E7C37"/>
    <w:rsid w:val="005E7C3F"/>
    <w:rsid w:val="005E7D2A"/>
    <w:rsid w:val="005E7DB1"/>
    <w:rsid w:val="005E7DE1"/>
    <w:rsid w:val="005E7F13"/>
    <w:rsid w:val="005E7F33"/>
    <w:rsid w:val="005E7F45"/>
    <w:rsid w:val="005E7F54"/>
    <w:rsid w:val="005E7FA5"/>
    <w:rsid w:val="005E7FB7"/>
    <w:rsid w:val="005F0068"/>
    <w:rsid w:val="005F006F"/>
    <w:rsid w:val="005F0276"/>
    <w:rsid w:val="005F0367"/>
    <w:rsid w:val="005F04C2"/>
    <w:rsid w:val="005F052B"/>
    <w:rsid w:val="005F05F8"/>
    <w:rsid w:val="005F09A9"/>
    <w:rsid w:val="005F0AA0"/>
    <w:rsid w:val="005F0F7D"/>
    <w:rsid w:val="005F0FAC"/>
    <w:rsid w:val="005F0FCD"/>
    <w:rsid w:val="005F0FD5"/>
    <w:rsid w:val="005F104E"/>
    <w:rsid w:val="005F11B5"/>
    <w:rsid w:val="005F1265"/>
    <w:rsid w:val="005F12B9"/>
    <w:rsid w:val="005F12C4"/>
    <w:rsid w:val="005F1711"/>
    <w:rsid w:val="005F1773"/>
    <w:rsid w:val="005F17C7"/>
    <w:rsid w:val="005F17FA"/>
    <w:rsid w:val="005F1968"/>
    <w:rsid w:val="005F198A"/>
    <w:rsid w:val="005F19D5"/>
    <w:rsid w:val="005F1ABB"/>
    <w:rsid w:val="005F1BC3"/>
    <w:rsid w:val="005F1C43"/>
    <w:rsid w:val="005F1C9D"/>
    <w:rsid w:val="005F1D8D"/>
    <w:rsid w:val="005F1EE1"/>
    <w:rsid w:val="005F1F7B"/>
    <w:rsid w:val="005F20D0"/>
    <w:rsid w:val="005F20D5"/>
    <w:rsid w:val="005F20DB"/>
    <w:rsid w:val="005F21DF"/>
    <w:rsid w:val="005F226F"/>
    <w:rsid w:val="005F2295"/>
    <w:rsid w:val="005F2336"/>
    <w:rsid w:val="005F2367"/>
    <w:rsid w:val="005F2465"/>
    <w:rsid w:val="005F2466"/>
    <w:rsid w:val="005F2489"/>
    <w:rsid w:val="005F2493"/>
    <w:rsid w:val="005F2510"/>
    <w:rsid w:val="005F2597"/>
    <w:rsid w:val="005F25D0"/>
    <w:rsid w:val="005F25F3"/>
    <w:rsid w:val="005F2817"/>
    <w:rsid w:val="005F284F"/>
    <w:rsid w:val="005F2892"/>
    <w:rsid w:val="005F28A7"/>
    <w:rsid w:val="005F294E"/>
    <w:rsid w:val="005F2A90"/>
    <w:rsid w:val="005F2AEB"/>
    <w:rsid w:val="005F2B1C"/>
    <w:rsid w:val="005F2B4F"/>
    <w:rsid w:val="005F2B99"/>
    <w:rsid w:val="005F2BFA"/>
    <w:rsid w:val="005F2C07"/>
    <w:rsid w:val="005F2CF2"/>
    <w:rsid w:val="005F2D20"/>
    <w:rsid w:val="005F2E77"/>
    <w:rsid w:val="005F2EBF"/>
    <w:rsid w:val="005F2FBD"/>
    <w:rsid w:val="005F2FDE"/>
    <w:rsid w:val="005F302B"/>
    <w:rsid w:val="005F3079"/>
    <w:rsid w:val="005F312D"/>
    <w:rsid w:val="005F3244"/>
    <w:rsid w:val="005F34C1"/>
    <w:rsid w:val="005F3605"/>
    <w:rsid w:val="005F3679"/>
    <w:rsid w:val="005F36A1"/>
    <w:rsid w:val="005F36D3"/>
    <w:rsid w:val="005F3708"/>
    <w:rsid w:val="005F3844"/>
    <w:rsid w:val="005F388B"/>
    <w:rsid w:val="005F3EF2"/>
    <w:rsid w:val="005F3F4F"/>
    <w:rsid w:val="005F3F7C"/>
    <w:rsid w:val="005F4057"/>
    <w:rsid w:val="005F4087"/>
    <w:rsid w:val="005F4176"/>
    <w:rsid w:val="005F41C6"/>
    <w:rsid w:val="005F41D2"/>
    <w:rsid w:val="005F41E2"/>
    <w:rsid w:val="005F41F8"/>
    <w:rsid w:val="005F4265"/>
    <w:rsid w:val="005F4368"/>
    <w:rsid w:val="005F4405"/>
    <w:rsid w:val="005F44BA"/>
    <w:rsid w:val="005F451E"/>
    <w:rsid w:val="005F4549"/>
    <w:rsid w:val="005F460C"/>
    <w:rsid w:val="005F462F"/>
    <w:rsid w:val="005F468C"/>
    <w:rsid w:val="005F477D"/>
    <w:rsid w:val="005F48A5"/>
    <w:rsid w:val="005F4AC4"/>
    <w:rsid w:val="005F4B73"/>
    <w:rsid w:val="005F4B77"/>
    <w:rsid w:val="005F4D1C"/>
    <w:rsid w:val="005F4DC9"/>
    <w:rsid w:val="005F4E01"/>
    <w:rsid w:val="005F4E8C"/>
    <w:rsid w:val="005F4E9A"/>
    <w:rsid w:val="005F4EBD"/>
    <w:rsid w:val="005F4EE0"/>
    <w:rsid w:val="005F4F45"/>
    <w:rsid w:val="005F4FF9"/>
    <w:rsid w:val="005F5004"/>
    <w:rsid w:val="005F506C"/>
    <w:rsid w:val="005F50B0"/>
    <w:rsid w:val="005F51D9"/>
    <w:rsid w:val="005F52D3"/>
    <w:rsid w:val="005F5342"/>
    <w:rsid w:val="005F5684"/>
    <w:rsid w:val="005F570D"/>
    <w:rsid w:val="005F5841"/>
    <w:rsid w:val="005F58B1"/>
    <w:rsid w:val="005F593A"/>
    <w:rsid w:val="005F5980"/>
    <w:rsid w:val="005F59B4"/>
    <w:rsid w:val="005F5A8C"/>
    <w:rsid w:val="005F5AE9"/>
    <w:rsid w:val="005F5BF8"/>
    <w:rsid w:val="005F5C48"/>
    <w:rsid w:val="005F5DDF"/>
    <w:rsid w:val="005F5E73"/>
    <w:rsid w:val="005F5EE7"/>
    <w:rsid w:val="005F5EE9"/>
    <w:rsid w:val="005F5F2C"/>
    <w:rsid w:val="005F60AE"/>
    <w:rsid w:val="005F6235"/>
    <w:rsid w:val="005F6325"/>
    <w:rsid w:val="005F6328"/>
    <w:rsid w:val="005F639B"/>
    <w:rsid w:val="005F646E"/>
    <w:rsid w:val="005F658D"/>
    <w:rsid w:val="005F66BA"/>
    <w:rsid w:val="005F66E1"/>
    <w:rsid w:val="005F6727"/>
    <w:rsid w:val="005F680E"/>
    <w:rsid w:val="005F68C0"/>
    <w:rsid w:val="005F68DE"/>
    <w:rsid w:val="005F6942"/>
    <w:rsid w:val="005F69A9"/>
    <w:rsid w:val="005F6A08"/>
    <w:rsid w:val="005F6A98"/>
    <w:rsid w:val="005F6B31"/>
    <w:rsid w:val="005F6B5D"/>
    <w:rsid w:val="005F6BCB"/>
    <w:rsid w:val="005F6BCF"/>
    <w:rsid w:val="005F6C78"/>
    <w:rsid w:val="005F6CBD"/>
    <w:rsid w:val="005F6E0A"/>
    <w:rsid w:val="005F6E48"/>
    <w:rsid w:val="005F6EAF"/>
    <w:rsid w:val="005F6FF2"/>
    <w:rsid w:val="005F6FF7"/>
    <w:rsid w:val="005F7073"/>
    <w:rsid w:val="005F70E5"/>
    <w:rsid w:val="005F71DB"/>
    <w:rsid w:val="005F71DF"/>
    <w:rsid w:val="005F7216"/>
    <w:rsid w:val="005F725E"/>
    <w:rsid w:val="005F74F7"/>
    <w:rsid w:val="005F75C0"/>
    <w:rsid w:val="005F7602"/>
    <w:rsid w:val="005F769A"/>
    <w:rsid w:val="005F776F"/>
    <w:rsid w:val="005F778E"/>
    <w:rsid w:val="005F77E9"/>
    <w:rsid w:val="005F77F2"/>
    <w:rsid w:val="005F77FD"/>
    <w:rsid w:val="005F783D"/>
    <w:rsid w:val="005F7868"/>
    <w:rsid w:val="005F78B5"/>
    <w:rsid w:val="005F7A09"/>
    <w:rsid w:val="005F7A51"/>
    <w:rsid w:val="005F7BE4"/>
    <w:rsid w:val="005F7C1F"/>
    <w:rsid w:val="005F7C91"/>
    <w:rsid w:val="005F7CB8"/>
    <w:rsid w:val="005F7D06"/>
    <w:rsid w:val="005F7D5E"/>
    <w:rsid w:val="005F7E15"/>
    <w:rsid w:val="005F7F50"/>
    <w:rsid w:val="005F7FA2"/>
    <w:rsid w:val="0060000B"/>
    <w:rsid w:val="0060006E"/>
    <w:rsid w:val="006000B7"/>
    <w:rsid w:val="006000B8"/>
    <w:rsid w:val="006001D6"/>
    <w:rsid w:val="0060023B"/>
    <w:rsid w:val="00600274"/>
    <w:rsid w:val="006002D9"/>
    <w:rsid w:val="00600375"/>
    <w:rsid w:val="00600469"/>
    <w:rsid w:val="00600534"/>
    <w:rsid w:val="00600550"/>
    <w:rsid w:val="00600599"/>
    <w:rsid w:val="006006CC"/>
    <w:rsid w:val="00600746"/>
    <w:rsid w:val="00600896"/>
    <w:rsid w:val="0060089C"/>
    <w:rsid w:val="00600995"/>
    <w:rsid w:val="00600B0A"/>
    <w:rsid w:val="00600B1E"/>
    <w:rsid w:val="00600B90"/>
    <w:rsid w:val="00600BF4"/>
    <w:rsid w:val="00600D3B"/>
    <w:rsid w:val="00600D89"/>
    <w:rsid w:val="00600F15"/>
    <w:rsid w:val="00600F44"/>
    <w:rsid w:val="0060108D"/>
    <w:rsid w:val="00601193"/>
    <w:rsid w:val="00601203"/>
    <w:rsid w:val="006012F4"/>
    <w:rsid w:val="00601316"/>
    <w:rsid w:val="00601322"/>
    <w:rsid w:val="006015D0"/>
    <w:rsid w:val="006016D1"/>
    <w:rsid w:val="00601708"/>
    <w:rsid w:val="00601A31"/>
    <w:rsid w:val="00601AA0"/>
    <w:rsid w:val="00601B3E"/>
    <w:rsid w:val="00601BCC"/>
    <w:rsid w:val="00601C77"/>
    <w:rsid w:val="00601CF9"/>
    <w:rsid w:val="00601D8D"/>
    <w:rsid w:val="00601DF8"/>
    <w:rsid w:val="00601E2D"/>
    <w:rsid w:val="0060219B"/>
    <w:rsid w:val="006022D1"/>
    <w:rsid w:val="00602381"/>
    <w:rsid w:val="00602579"/>
    <w:rsid w:val="006027DD"/>
    <w:rsid w:val="006027FC"/>
    <w:rsid w:val="00602817"/>
    <w:rsid w:val="0060286B"/>
    <w:rsid w:val="0060290F"/>
    <w:rsid w:val="0060295B"/>
    <w:rsid w:val="00602998"/>
    <w:rsid w:val="00602B88"/>
    <w:rsid w:val="00602BE2"/>
    <w:rsid w:val="00602BF4"/>
    <w:rsid w:val="00602C06"/>
    <w:rsid w:val="00602C18"/>
    <w:rsid w:val="00602E7F"/>
    <w:rsid w:val="00602F04"/>
    <w:rsid w:val="00602F0F"/>
    <w:rsid w:val="00602F25"/>
    <w:rsid w:val="00602F97"/>
    <w:rsid w:val="0060333C"/>
    <w:rsid w:val="0060341D"/>
    <w:rsid w:val="0060342B"/>
    <w:rsid w:val="00603475"/>
    <w:rsid w:val="00603661"/>
    <w:rsid w:val="00603671"/>
    <w:rsid w:val="0060368B"/>
    <w:rsid w:val="006036CC"/>
    <w:rsid w:val="006036E4"/>
    <w:rsid w:val="00603A26"/>
    <w:rsid w:val="00603A36"/>
    <w:rsid w:val="00603B8C"/>
    <w:rsid w:val="00603BAA"/>
    <w:rsid w:val="00603D25"/>
    <w:rsid w:val="00603D3C"/>
    <w:rsid w:val="00603D69"/>
    <w:rsid w:val="00603D75"/>
    <w:rsid w:val="00603EE6"/>
    <w:rsid w:val="00604060"/>
    <w:rsid w:val="00604089"/>
    <w:rsid w:val="006040CC"/>
    <w:rsid w:val="006040DF"/>
    <w:rsid w:val="00604171"/>
    <w:rsid w:val="00604289"/>
    <w:rsid w:val="006042B8"/>
    <w:rsid w:val="00604329"/>
    <w:rsid w:val="00604382"/>
    <w:rsid w:val="0060438F"/>
    <w:rsid w:val="00604481"/>
    <w:rsid w:val="006045BA"/>
    <w:rsid w:val="006046BD"/>
    <w:rsid w:val="00604894"/>
    <w:rsid w:val="006049A8"/>
    <w:rsid w:val="006049FF"/>
    <w:rsid w:val="00604A37"/>
    <w:rsid w:val="00604AAB"/>
    <w:rsid w:val="00604B23"/>
    <w:rsid w:val="00604C8A"/>
    <w:rsid w:val="00604D21"/>
    <w:rsid w:val="00604D58"/>
    <w:rsid w:val="00604DFF"/>
    <w:rsid w:val="00605119"/>
    <w:rsid w:val="0060517D"/>
    <w:rsid w:val="0060517F"/>
    <w:rsid w:val="006051B1"/>
    <w:rsid w:val="006052D4"/>
    <w:rsid w:val="006052DE"/>
    <w:rsid w:val="006052F2"/>
    <w:rsid w:val="00605380"/>
    <w:rsid w:val="0060539E"/>
    <w:rsid w:val="0060542C"/>
    <w:rsid w:val="006054BF"/>
    <w:rsid w:val="006055DB"/>
    <w:rsid w:val="006056FE"/>
    <w:rsid w:val="00605974"/>
    <w:rsid w:val="00605A93"/>
    <w:rsid w:val="00605A96"/>
    <w:rsid w:val="00605B65"/>
    <w:rsid w:val="00605D81"/>
    <w:rsid w:val="00605D88"/>
    <w:rsid w:val="00605DA4"/>
    <w:rsid w:val="00605DBE"/>
    <w:rsid w:val="00605DF4"/>
    <w:rsid w:val="00605DFB"/>
    <w:rsid w:val="00605E8D"/>
    <w:rsid w:val="00605F05"/>
    <w:rsid w:val="00605F58"/>
    <w:rsid w:val="0060601C"/>
    <w:rsid w:val="00606204"/>
    <w:rsid w:val="0060623B"/>
    <w:rsid w:val="00606380"/>
    <w:rsid w:val="006064E7"/>
    <w:rsid w:val="00606525"/>
    <w:rsid w:val="006067E7"/>
    <w:rsid w:val="006068BD"/>
    <w:rsid w:val="0060691B"/>
    <w:rsid w:val="00606973"/>
    <w:rsid w:val="00606A39"/>
    <w:rsid w:val="00606A41"/>
    <w:rsid w:val="00606B68"/>
    <w:rsid w:val="00606B7C"/>
    <w:rsid w:val="00606C17"/>
    <w:rsid w:val="00606C33"/>
    <w:rsid w:val="00606CC5"/>
    <w:rsid w:val="00606D15"/>
    <w:rsid w:val="00606D4E"/>
    <w:rsid w:val="00606D67"/>
    <w:rsid w:val="00606E17"/>
    <w:rsid w:val="00606F6D"/>
    <w:rsid w:val="006070D7"/>
    <w:rsid w:val="006071AC"/>
    <w:rsid w:val="0060725F"/>
    <w:rsid w:val="00607401"/>
    <w:rsid w:val="006074D9"/>
    <w:rsid w:val="00607551"/>
    <w:rsid w:val="0060763C"/>
    <w:rsid w:val="00607699"/>
    <w:rsid w:val="006077E4"/>
    <w:rsid w:val="006079D8"/>
    <w:rsid w:val="00607B5D"/>
    <w:rsid w:val="00607B9A"/>
    <w:rsid w:val="00607C11"/>
    <w:rsid w:val="00607CCE"/>
    <w:rsid w:val="00607D58"/>
    <w:rsid w:val="00607DF4"/>
    <w:rsid w:val="00607DFF"/>
    <w:rsid w:val="00607EDD"/>
    <w:rsid w:val="00607F96"/>
    <w:rsid w:val="00607FEA"/>
    <w:rsid w:val="00610006"/>
    <w:rsid w:val="006100BD"/>
    <w:rsid w:val="00610134"/>
    <w:rsid w:val="00610221"/>
    <w:rsid w:val="00610244"/>
    <w:rsid w:val="006102C5"/>
    <w:rsid w:val="00610350"/>
    <w:rsid w:val="0061037B"/>
    <w:rsid w:val="00610403"/>
    <w:rsid w:val="0061049A"/>
    <w:rsid w:val="0061055C"/>
    <w:rsid w:val="006105E7"/>
    <w:rsid w:val="00610699"/>
    <w:rsid w:val="006107AB"/>
    <w:rsid w:val="006108F0"/>
    <w:rsid w:val="00610A2A"/>
    <w:rsid w:val="00610AA1"/>
    <w:rsid w:val="00610BAE"/>
    <w:rsid w:val="00610E1F"/>
    <w:rsid w:val="00610E43"/>
    <w:rsid w:val="00610E81"/>
    <w:rsid w:val="00610EF5"/>
    <w:rsid w:val="00610FE6"/>
    <w:rsid w:val="0061106C"/>
    <w:rsid w:val="006110E5"/>
    <w:rsid w:val="006111A2"/>
    <w:rsid w:val="00611254"/>
    <w:rsid w:val="00611287"/>
    <w:rsid w:val="0061132A"/>
    <w:rsid w:val="0061146F"/>
    <w:rsid w:val="006115C7"/>
    <w:rsid w:val="006116D3"/>
    <w:rsid w:val="0061175F"/>
    <w:rsid w:val="006117EB"/>
    <w:rsid w:val="00611945"/>
    <w:rsid w:val="006119AD"/>
    <w:rsid w:val="00611A84"/>
    <w:rsid w:val="00611C91"/>
    <w:rsid w:val="00611E9E"/>
    <w:rsid w:val="00611ED7"/>
    <w:rsid w:val="00611F26"/>
    <w:rsid w:val="00611F31"/>
    <w:rsid w:val="00612018"/>
    <w:rsid w:val="006122FC"/>
    <w:rsid w:val="0061236E"/>
    <w:rsid w:val="006124A9"/>
    <w:rsid w:val="006124C7"/>
    <w:rsid w:val="006124D7"/>
    <w:rsid w:val="00612659"/>
    <w:rsid w:val="0061266F"/>
    <w:rsid w:val="00612694"/>
    <w:rsid w:val="006126C7"/>
    <w:rsid w:val="00612887"/>
    <w:rsid w:val="006128DE"/>
    <w:rsid w:val="006129E7"/>
    <w:rsid w:val="00612A36"/>
    <w:rsid w:val="00612A74"/>
    <w:rsid w:val="00612ACD"/>
    <w:rsid w:val="00612D0F"/>
    <w:rsid w:val="00612D1D"/>
    <w:rsid w:val="00612D69"/>
    <w:rsid w:val="00612DFF"/>
    <w:rsid w:val="00612F65"/>
    <w:rsid w:val="00612FD1"/>
    <w:rsid w:val="0061300B"/>
    <w:rsid w:val="006130CF"/>
    <w:rsid w:val="006130DD"/>
    <w:rsid w:val="00613181"/>
    <w:rsid w:val="00613471"/>
    <w:rsid w:val="0061359F"/>
    <w:rsid w:val="00613669"/>
    <w:rsid w:val="006138DC"/>
    <w:rsid w:val="006138FA"/>
    <w:rsid w:val="00613A08"/>
    <w:rsid w:val="00613ACA"/>
    <w:rsid w:val="00613BC9"/>
    <w:rsid w:val="00613BE5"/>
    <w:rsid w:val="00613E11"/>
    <w:rsid w:val="00613E53"/>
    <w:rsid w:val="00613E62"/>
    <w:rsid w:val="00613EA3"/>
    <w:rsid w:val="00613F65"/>
    <w:rsid w:val="006140B6"/>
    <w:rsid w:val="006140E7"/>
    <w:rsid w:val="006141AE"/>
    <w:rsid w:val="006143B2"/>
    <w:rsid w:val="006143B4"/>
    <w:rsid w:val="006144A2"/>
    <w:rsid w:val="00614533"/>
    <w:rsid w:val="006146E2"/>
    <w:rsid w:val="00614917"/>
    <w:rsid w:val="0061491A"/>
    <w:rsid w:val="0061494C"/>
    <w:rsid w:val="006149B4"/>
    <w:rsid w:val="00614AD6"/>
    <w:rsid w:val="00614AE7"/>
    <w:rsid w:val="00614C36"/>
    <w:rsid w:val="00614C8B"/>
    <w:rsid w:val="00614D9C"/>
    <w:rsid w:val="00614DB2"/>
    <w:rsid w:val="00614EDA"/>
    <w:rsid w:val="00614F31"/>
    <w:rsid w:val="00615177"/>
    <w:rsid w:val="006151C9"/>
    <w:rsid w:val="00615293"/>
    <w:rsid w:val="0061536C"/>
    <w:rsid w:val="0061542D"/>
    <w:rsid w:val="0061549B"/>
    <w:rsid w:val="00615512"/>
    <w:rsid w:val="0061559A"/>
    <w:rsid w:val="006155BC"/>
    <w:rsid w:val="006156FA"/>
    <w:rsid w:val="00615AC9"/>
    <w:rsid w:val="00615D39"/>
    <w:rsid w:val="00615D58"/>
    <w:rsid w:val="00615E63"/>
    <w:rsid w:val="00615E99"/>
    <w:rsid w:val="00615EB1"/>
    <w:rsid w:val="00615F56"/>
    <w:rsid w:val="00615F72"/>
    <w:rsid w:val="0061611F"/>
    <w:rsid w:val="006161E3"/>
    <w:rsid w:val="00616268"/>
    <w:rsid w:val="006163A4"/>
    <w:rsid w:val="00616484"/>
    <w:rsid w:val="006164A6"/>
    <w:rsid w:val="006164ED"/>
    <w:rsid w:val="00616582"/>
    <w:rsid w:val="00616639"/>
    <w:rsid w:val="0061663F"/>
    <w:rsid w:val="00616652"/>
    <w:rsid w:val="006166D9"/>
    <w:rsid w:val="006169F7"/>
    <w:rsid w:val="00616B04"/>
    <w:rsid w:val="00616B26"/>
    <w:rsid w:val="00616BC4"/>
    <w:rsid w:val="00616C43"/>
    <w:rsid w:val="00616C6B"/>
    <w:rsid w:val="00616DEF"/>
    <w:rsid w:val="00616F47"/>
    <w:rsid w:val="00616F57"/>
    <w:rsid w:val="00616FFB"/>
    <w:rsid w:val="0061702F"/>
    <w:rsid w:val="0061707B"/>
    <w:rsid w:val="006171B0"/>
    <w:rsid w:val="00617274"/>
    <w:rsid w:val="006172A8"/>
    <w:rsid w:val="00617595"/>
    <w:rsid w:val="0061767F"/>
    <w:rsid w:val="006176A3"/>
    <w:rsid w:val="0061777C"/>
    <w:rsid w:val="006177FD"/>
    <w:rsid w:val="006178F9"/>
    <w:rsid w:val="00617B65"/>
    <w:rsid w:val="00617B8E"/>
    <w:rsid w:val="00617BA2"/>
    <w:rsid w:val="00617C3E"/>
    <w:rsid w:val="00617C7B"/>
    <w:rsid w:val="00617E1F"/>
    <w:rsid w:val="0062024E"/>
    <w:rsid w:val="006204D4"/>
    <w:rsid w:val="00620517"/>
    <w:rsid w:val="00620536"/>
    <w:rsid w:val="0062057B"/>
    <w:rsid w:val="0062061E"/>
    <w:rsid w:val="00620660"/>
    <w:rsid w:val="006206A6"/>
    <w:rsid w:val="006207A6"/>
    <w:rsid w:val="00620B89"/>
    <w:rsid w:val="00620BA9"/>
    <w:rsid w:val="00620BAA"/>
    <w:rsid w:val="00621000"/>
    <w:rsid w:val="006210E1"/>
    <w:rsid w:val="0062114E"/>
    <w:rsid w:val="0062119D"/>
    <w:rsid w:val="00621212"/>
    <w:rsid w:val="00621238"/>
    <w:rsid w:val="00621293"/>
    <w:rsid w:val="006212BE"/>
    <w:rsid w:val="0062146B"/>
    <w:rsid w:val="006214C0"/>
    <w:rsid w:val="006214F7"/>
    <w:rsid w:val="00621593"/>
    <w:rsid w:val="006215FF"/>
    <w:rsid w:val="0062167F"/>
    <w:rsid w:val="006216E8"/>
    <w:rsid w:val="00621879"/>
    <w:rsid w:val="006218D7"/>
    <w:rsid w:val="006218F4"/>
    <w:rsid w:val="00621947"/>
    <w:rsid w:val="006219FD"/>
    <w:rsid w:val="00621A1D"/>
    <w:rsid w:val="00621B03"/>
    <w:rsid w:val="00621B11"/>
    <w:rsid w:val="00621B26"/>
    <w:rsid w:val="00621B51"/>
    <w:rsid w:val="00621C3C"/>
    <w:rsid w:val="00622005"/>
    <w:rsid w:val="00622050"/>
    <w:rsid w:val="006220F5"/>
    <w:rsid w:val="006221D3"/>
    <w:rsid w:val="006225E2"/>
    <w:rsid w:val="0062264B"/>
    <w:rsid w:val="00622653"/>
    <w:rsid w:val="0062270F"/>
    <w:rsid w:val="00622718"/>
    <w:rsid w:val="00622783"/>
    <w:rsid w:val="006227E4"/>
    <w:rsid w:val="00622809"/>
    <w:rsid w:val="00622845"/>
    <w:rsid w:val="006228EA"/>
    <w:rsid w:val="006229A3"/>
    <w:rsid w:val="006229AE"/>
    <w:rsid w:val="006229BA"/>
    <w:rsid w:val="00622A3C"/>
    <w:rsid w:val="00622A43"/>
    <w:rsid w:val="00622BB1"/>
    <w:rsid w:val="00622CEE"/>
    <w:rsid w:val="00622D3E"/>
    <w:rsid w:val="00622D9A"/>
    <w:rsid w:val="00622EF4"/>
    <w:rsid w:val="00622F6C"/>
    <w:rsid w:val="00623066"/>
    <w:rsid w:val="006231C8"/>
    <w:rsid w:val="00623231"/>
    <w:rsid w:val="00623254"/>
    <w:rsid w:val="0062338B"/>
    <w:rsid w:val="006233EE"/>
    <w:rsid w:val="0062355C"/>
    <w:rsid w:val="0062357B"/>
    <w:rsid w:val="0062370A"/>
    <w:rsid w:val="0062371E"/>
    <w:rsid w:val="00623755"/>
    <w:rsid w:val="00623A60"/>
    <w:rsid w:val="00623A9F"/>
    <w:rsid w:val="00623B53"/>
    <w:rsid w:val="00623D8D"/>
    <w:rsid w:val="00623DEC"/>
    <w:rsid w:val="00623DFD"/>
    <w:rsid w:val="00623E96"/>
    <w:rsid w:val="00623F6E"/>
    <w:rsid w:val="0062404E"/>
    <w:rsid w:val="006241D4"/>
    <w:rsid w:val="006241EA"/>
    <w:rsid w:val="006242EE"/>
    <w:rsid w:val="00624328"/>
    <w:rsid w:val="006244C2"/>
    <w:rsid w:val="006244EE"/>
    <w:rsid w:val="0062463A"/>
    <w:rsid w:val="00624678"/>
    <w:rsid w:val="006247A8"/>
    <w:rsid w:val="00624B9A"/>
    <w:rsid w:val="00624BD3"/>
    <w:rsid w:val="00624C35"/>
    <w:rsid w:val="00624C7D"/>
    <w:rsid w:val="00624CC8"/>
    <w:rsid w:val="00624E56"/>
    <w:rsid w:val="00624E79"/>
    <w:rsid w:val="00624E92"/>
    <w:rsid w:val="00624ECA"/>
    <w:rsid w:val="00624F1C"/>
    <w:rsid w:val="00624F93"/>
    <w:rsid w:val="006252B6"/>
    <w:rsid w:val="00625365"/>
    <w:rsid w:val="0062543F"/>
    <w:rsid w:val="00625520"/>
    <w:rsid w:val="00625635"/>
    <w:rsid w:val="00625738"/>
    <w:rsid w:val="00625756"/>
    <w:rsid w:val="00625821"/>
    <w:rsid w:val="00625851"/>
    <w:rsid w:val="00625897"/>
    <w:rsid w:val="00625898"/>
    <w:rsid w:val="0062597D"/>
    <w:rsid w:val="00625ADC"/>
    <w:rsid w:val="00625B97"/>
    <w:rsid w:val="00625BE4"/>
    <w:rsid w:val="00625DE3"/>
    <w:rsid w:val="00625DF3"/>
    <w:rsid w:val="00625DFE"/>
    <w:rsid w:val="00625ECB"/>
    <w:rsid w:val="00625F44"/>
    <w:rsid w:val="00625F7A"/>
    <w:rsid w:val="00625FBB"/>
    <w:rsid w:val="00625FCC"/>
    <w:rsid w:val="006260B7"/>
    <w:rsid w:val="00626216"/>
    <w:rsid w:val="006262C5"/>
    <w:rsid w:val="006262FF"/>
    <w:rsid w:val="00626300"/>
    <w:rsid w:val="00626328"/>
    <w:rsid w:val="0062639F"/>
    <w:rsid w:val="0062642A"/>
    <w:rsid w:val="00626565"/>
    <w:rsid w:val="006265D3"/>
    <w:rsid w:val="0062661C"/>
    <w:rsid w:val="006267AA"/>
    <w:rsid w:val="0062685C"/>
    <w:rsid w:val="0062689A"/>
    <w:rsid w:val="00626958"/>
    <w:rsid w:val="00626975"/>
    <w:rsid w:val="00626B41"/>
    <w:rsid w:val="00626BF4"/>
    <w:rsid w:val="00626C6D"/>
    <w:rsid w:val="00626D2A"/>
    <w:rsid w:val="00626D5D"/>
    <w:rsid w:val="00626DD3"/>
    <w:rsid w:val="00626E9C"/>
    <w:rsid w:val="00626EC0"/>
    <w:rsid w:val="00626F48"/>
    <w:rsid w:val="00626FD8"/>
    <w:rsid w:val="00626FEE"/>
    <w:rsid w:val="0062708B"/>
    <w:rsid w:val="00627099"/>
    <w:rsid w:val="006270FD"/>
    <w:rsid w:val="0062710D"/>
    <w:rsid w:val="0062727D"/>
    <w:rsid w:val="00627344"/>
    <w:rsid w:val="006273CB"/>
    <w:rsid w:val="006273D3"/>
    <w:rsid w:val="006273E6"/>
    <w:rsid w:val="006274CF"/>
    <w:rsid w:val="006274D2"/>
    <w:rsid w:val="0062756D"/>
    <w:rsid w:val="006275D0"/>
    <w:rsid w:val="006275D7"/>
    <w:rsid w:val="00627712"/>
    <w:rsid w:val="00627759"/>
    <w:rsid w:val="006277A6"/>
    <w:rsid w:val="00627821"/>
    <w:rsid w:val="0062786B"/>
    <w:rsid w:val="0062791F"/>
    <w:rsid w:val="00627B6F"/>
    <w:rsid w:val="00627B74"/>
    <w:rsid w:val="00627C3D"/>
    <w:rsid w:val="00627C62"/>
    <w:rsid w:val="00627CE5"/>
    <w:rsid w:val="00627D24"/>
    <w:rsid w:val="00627D59"/>
    <w:rsid w:val="00627D6E"/>
    <w:rsid w:val="00627F01"/>
    <w:rsid w:val="00630071"/>
    <w:rsid w:val="00630074"/>
    <w:rsid w:val="0063008E"/>
    <w:rsid w:val="00630092"/>
    <w:rsid w:val="006301EB"/>
    <w:rsid w:val="0063024F"/>
    <w:rsid w:val="00630426"/>
    <w:rsid w:val="0063056C"/>
    <w:rsid w:val="0063056D"/>
    <w:rsid w:val="006305C6"/>
    <w:rsid w:val="00630866"/>
    <w:rsid w:val="006308F6"/>
    <w:rsid w:val="00630946"/>
    <w:rsid w:val="00630B74"/>
    <w:rsid w:val="00630C4A"/>
    <w:rsid w:val="00630C95"/>
    <w:rsid w:val="00630DCF"/>
    <w:rsid w:val="00630E7A"/>
    <w:rsid w:val="006313F6"/>
    <w:rsid w:val="00631578"/>
    <w:rsid w:val="00631766"/>
    <w:rsid w:val="00631851"/>
    <w:rsid w:val="00631AB9"/>
    <w:rsid w:val="00631BDD"/>
    <w:rsid w:val="00631D04"/>
    <w:rsid w:val="00631D16"/>
    <w:rsid w:val="00631D40"/>
    <w:rsid w:val="00631D5B"/>
    <w:rsid w:val="00631E32"/>
    <w:rsid w:val="00631E35"/>
    <w:rsid w:val="00631EBA"/>
    <w:rsid w:val="00631F78"/>
    <w:rsid w:val="00631FCC"/>
    <w:rsid w:val="00632046"/>
    <w:rsid w:val="00632072"/>
    <w:rsid w:val="0063208B"/>
    <w:rsid w:val="0063219B"/>
    <w:rsid w:val="00632230"/>
    <w:rsid w:val="00632402"/>
    <w:rsid w:val="00632409"/>
    <w:rsid w:val="006324A7"/>
    <w:rsid w:val="006325B9"/>
    <w:rsid w:val="006326C0"/>
    <w:rsid w:val="0063274F"/>
    <w:rsid w:val="00632A4B"/>
    <w:rsid w:val="00632A9C"/>
    <w:rsid w:val="00632B79"/>
    <w:rsid w:val="00632C2F"/>
    <w:rsid w:val="00632C5D"/>
    <w:rsid w:val="00632D8E"/>
    <w:rsid w:val="00632DBD"/>
    <w:rsid w:val="00632E39"/>
    <w:rsid w:val="00632E3D"/>
    <w:rsid w:val="00632F2D"/>
    <w:rsid w:val="00632F7D"/>
    <w:rsid w:val="00632FC0"/>
    <w:rsid w:val="0063313B"/>
    <w:rsid w:val="0063315A"/>
    <w:rsid w:val="00633186"/>
    <w:rsid w:val="0063342A"/>
    <w:rsid w:val="00633469"/>
    <w:rsid w:val="00633476"/>
    <w:rsid w:val="00633508"/>
    <w:rsid w:val="00633849"/>
    <w:rsid w:val="00633A1B"/>
    <w:rsid w:val="00633AA6"/>
    <w:rsid w:val="00633B7E"/>
    <w:rsid w:val="00633BA5"/>
    <w:rsid w:val="00633DE0"/>
    <w:rsid w:val="00633DF7"/>
    <w:rsid w:val="00633F20"/>
    <w:rsid w:val="00633FC7"/>
    <w:rsid w:val="00634005"/>
    <w:rsid w:val="00634113"/>
    <w:rsid w:val="006341F6"/>
    <w:rsid w:val="00634232"/>
    <w:rsid w:val="00634293"/>
    <w:rsid w:val="006343A9"/>
    <w:rsid w:val="00634459"/>
    <w:rsid w:val="0063446F"/>
    <w:rsid w:val="00634574"/>
    <w:rsid w:val="006345E7"/>
    <w:rsid w:val="00634891"/>
    <w:rsid w:val="00634A12"/>
    <w:rsid w:val="00634AC1"/>
    <w:rsid w:val="00634B5A"/>
    <w:rsid w:val="00634CE6"/>
    <w:rsid w:val="00634D90"/>
    <w:rsid w:val="00634EAF"/>
    <w:rsid w:val="00634FFC"/>
    <w:rsid w:val="0063509B"/>
    <w:rsid w:val="006352C2"/>
    <w:rsid w:val="00635355"/>
    <w:rsid w:val="006356B3"/>
    <w:rsid w:val="0063583E"/>
    <w:rsid w:val="00635870"/>
    <w:rsid w:val="00635902"/>
    <w:rsid w:val="00635972"/>
    <w:rsid w:val="00635A1B"/>
    <w:rsid w:val="00635A46"/>
    <w:rsid w:val="00635AA6"/>
    <w:rsid w:val="00635AD7"/>
    <w:rsid w:val="00635BCC"/>
    <w:rsid w:val="00635C23"/>
    <w:rsid w:val="00635D01"/>
    <w:rsid w:val="00635DF8"/>
    <w:rsid w:val="006360E6"/>
    <w:rsid w:val="00636108"/>
    <w:rsid w:val="006362EE"/>
    <w:rsid w:val="00636427"/>
    <w:rsid w:val="006364AE"/>
    <w:rsid w:val="006366B5"/>
    <w:rsid w:val="006367AF"/>
    <w:rsid w:val="00636865"/>
    <w:rsid w:val="00636961"/>
    <w:rsid w:val="00636A28"/>
    <w:rsid w:val="00636A3E"/>
    <w:rsid w:val="00636BCF"/>
    <w:rsid w:val="00636E30"/>
    <w:rsid w:val="00636E36"/>
    <w:rsid w:val="00637049"/>
    <w:rsid w:val="006370D3"/>
    <w:rsid w:val="00637244"/>
    <w:rsid w:val="006372A9"/>
    <w:rsid w:val="0063767D"/>
    <w:rsid w:val="006376D2"/>
    <w:rsid w:val="006377DA"/>
    <w:rsid w:val="0063789E"/>
    <w:rsid w:val="006379CE"/>
    <w:rsid w:val="00637AEF"/>
    <w:rsid w:val="00637B02"/>
    <w:rsid w:val="00637D67"/>
    <w:rsid w:val="00637E14"/>
    <w:rsid w:val="00637ED4"/>
    <w:rsid w:val="0064009B"/>
    <w:rsid w:val="00640244"/>
    <w:rsid w:val="00640258"/>
    <w:rsid w:val="00640368"/>
    <w:rsid w:val="00640373"/>
    <w:rsid w:val="0064046C"/>
    <w:rsid w:val="006405E3"/>
    <w:rsid w:val="006405FC"/>
    <w:rsid w:val="006406DB"/>
    <w:rsid w:val="00640731"/>
    <w:rsid w:val="00640738"/>
    <w:rsid w:val="00640CA8"/>
    <w:rsid w:val="00640CBF"/>
    <w:rsid w:val="00640D3F"/>
    <w:rsid w:val="00640DAB"/>
    <w:rsid w:val="00641005"/>
    <w:rsid w:val="006410F0"/>
    <w:rsid w:val="00641211"/>
    <w:rsid w:val="0064135E"/>
    <w:rsid w:val="00641395"/>
    <w:rsid w:val="00641763"/>
    <w:rsid w:val="00641934"/>
    <w:rsid w:val="00641BD2"/>
    <w:rsid w:val="00641CC9"/>
    <w:rsid w:val="00641D47"/>
    <w:rsid w:val="00641E17"/>
    <w:rsid w:val="00641EA4"/>
    <w:rsid w:val="00641F26"/>
    <w:rsid w:val="00642097"/>
    <w:rsid w:val="006420F7"/>
    <w:rsid w:val="00642232"/>
    <w:rsid w:val="0064232B"/>
    <w:rsid w:val="00642491"/>
    <w:rsid w:val="0064249E"/>
    <w:rsid w:val="006425AB"/>
    <w:rsid w:val="006425EC"/>
    <w:rsid w:val="00642713"/>
    <w:rsid w:val="0064277F"/>
    <w:rsid w:val="006427F7"/>
    <w:rsid w:val="00642847"/>
    <w:rsid w:val="006428A4"/>
    <w:rsid w:val="006428ED"/>
    <w:rsid w:val="00642914"/>
    <w:rsid w:val="00642BE0"/>
    <w:rsid w:val="00642BE4"/>
    <w:rsid w:val="00642C48"/>
    <w:rsid w:val="00642CB4"/>
    <w:rsid w:val="00642CB6"/>
    <w:rsid w:val="0064304F"/>
    <w:rsid w:val="006432D3"/>
    <w:rsid w:val="006432FF"/>
    <w:rsid w:val="006434B5"/>
    <w:rsid w:val="006434E4"/>
    <w:rsid w:val="00643639"/>
    <w:rsid w:val="00643668"/>
    <w:rsid w:val="00643895"/>
    <w:rsid w:val="006438E8"/>
    <w:rsid w:val="00643942"/>
    <w:rsid w:val="00643B50"/>
    <w:rsid w:val="00643BB0"/>
    <w:rsid w:val="00643C0B"/>
    <w:rsid w:val="00643C27"/>
    <w:rsid w:val="00643EC3"/>
    <w:rsid w:val="00643EF0"/>
    <w:rsid w:val="00643F7C"/>
    <w:rsid w:val="00643F88"/>
    <w:rsid w:val="00643FB7"/>
    <w:rsid w:val="00643FCE"/>
    <w:rsid w:val="00644160"/>
    <w:rsid w:val="006441BA"/>
    <w:rsid w:val="00644287"/>
    <w:rsid w:val="00644478"/>
    <w:rsid w:val="006444B5"/>
    <w:rsid w:val="006444D6"/>
    <w:rsid w:val="00644508"/>
    <w:rsid w:val="00644530"/>
    <w:rsid w:val="00644550"/>
    <w:rsid w:val="00644670"/>
    <w:rsid w:val="0064471B"/>
    <w:rsid w:val="00644776"/>
    <w:rsid w:val="006447A2"/>
    <w:rsid w:val="00644891"/>
    <w:rsid w:val="006448E0"/>
    <w:rsid w:val="00644B73"/>
    <w:rsid w:val="00644CD8"/>
    <w:rsid w:val="00644E2F"/>
    <w:rsid w:val="00645078"/>
    <w:rsid w:val="00645232"/>
    <w:rsid w:val="0064523C"/>
    <w:rsid w:val="0064529A"/>
    <w:rsid w:val="006455C9"/>
    <w:rsid w:val="00645664"/>
    <w:rsid w:val="00645755"/>
    <w:rsid w:val="006457CE"/>
    <w:rsid w:val="0064582E"/>
    <w:rsid w:val="00645A0D"/>
    <w:rsid w:val="00645B43"/>
    <w:rsid w:val="00645BC3"/>
    <w:rsid w:val="00645C14"/>
    <w:rsid w:val="00645F9E"/>
    <w:rsid w:val="00646080"/>
    <w:rsid w:val="00646108"/>
    <w:rsid w:val="00646126"/>
    <w:rsid w:val="00646167"/>
    <w:rsid w:val="00646242"/>
    <w:rsid w:val="00646280"/>
    <w:rsid w:val="006464A9"/>
    <w:rsid w:val="006464BB"/>
    <w:rsid w:val="006465DE"/>
    <w:rsid w:val="00646610"/>
    <w:rsid w:val="006467F9"/>
    <w:rsid w:val="006468C7"/>
    <w:rsid w:val="00646931"/>
    <w:rsid w:val="00646951"/>
    <w:rsid w:val="00646A41"/>
    <w:rsid w:val="00646AE2"/>
    <w:rsid w:val="00646C95"/>
    <w:rsid w:val="00646CA0"/>
    <w:rsid w:val="00646E01"/>
    <w:rsid w:val="00646E4E"/>
    <w:rsid w:val="00646E62"/>
    <w:rsid w:val="00646FC0"/>
    <w:rsid w:val="0064708B"/>
    <w:rsid w:val="006470D8"/>
    <w:rsid w:val="0064712E"/>
    <w:rsid w:val="006471E2"/>
    <w:rsid w:val="00647267"/>
    <w:rsid w:val="006472C1"/>
    <w:rsid w:val="006473CE"/>
    <w:rsid w:val="006473DB"/>
    <w:rsid w:val="00647406"/>
    <w:rsid w:val="00647473"/>
    <w:rsid w:val="006475EE"/>
    <w:rsid w:val="0064763F"/>
    <w:rsid w:val="00647708"/>
    <w:rsid w:val="006477B0"/>
    <w:rsid w:val="00647883"/>
    <w:rsid w:val="006478A4"/>
    <w:rsid w:val="006478C6"/>
    <w:rsid w:val="0064797A"/>
    <w:rsid w:val="006479E2"/>
    <w:rsid w:val="00647A00"/>
    <w:rsid w:val="00647A9B"/>
    <w:rsid w:val="00647B2B"/>
    <w:rsid w:val="00647BCC"/>
    <w:rsid w:val="00647C00"/>
    <w:rsid w:val="00647DA8"/>
    <w:rsid w:val="00647E06"/>
    <w:rsid w:val="00647E8F"/>
    <w:rsid w:val="00647E92"/>
    <w:rsid w:val="00647ED5"/>
    <w:rsid w:val="0065013B"/>
    <w:rsid w:val="0065018E"/>
    <w:rsid w:val="006501EC"/>
    <w:rsid w:val="006502EF"/>
    <w:rsid w:val="006504CC"/>
    <w:rsid w:val="00650695"/>
    <w:rsid w:val="00650710"/>
    <w:rsid w:val="00650740"/>
    <w:rsid w:val="0065075A"/>
    <w:rsid w:val="0065077E"/>
    <w:rsid w:val="006507DC"/>
    <w:rsid w:val="006508C7"/>
    <w:rsid w:val="00650A2B"/>
    <w:rsid w:val="00650A67"/>
    <w:rsid w:val="00650A78"/>
    <w:rsid w:val="00650AA2"/>
    <w:rsid w:val="00650BDA"/>
    <w:rsid w:val="00650BED"/>
    <w:rsid w:val="00650BF4"/>
    <w:rsid w:val="00650CA2"/>
    <w:rsid w:val="00650D2E"/>
    <w:rsid w:val="00650D94"/>
    <w:rsid w:val="00650E01"/>
    <w:rsid w:val="00650ED3"/>
    <w:rsid w:val="0065105D"/>
    <w:rsid w:val="006510B8"/>
    <w:rsid w:val="0065123A"/>
    <w:rsid w:val="0065127F"/>
    <w:rsid w:val="00651362"/>
    <w:rsid w:val="006513BC"/>
    <w:rsid w:val="006514BB"/>
    <w:rsid w:val="006515B8"/>
    <w:rsid w:val="00651685"/>
    <w:rsid w:val="006517F1"/>
    <w:rsid w:val="006518AF"/>
    <w:rsid w:val="00651905"/>
    <w:rsid w:val="00651A11"/>
    <w:rsid w:val="00651A59"/>
    <w:rsid w:val="00651B85"/>
    <w:rsid w:val="00651CA1"/>
    <w:rsid w:val="00651CE6"/>
    <w:rsid w:val="00651DA3"/>
    <w:rsid w:val="00651EF8"/>
    <w:rsid w:val="00651F1E"/>
    <w:rsid w:val="00651FB5"/>
    <w:rsid w:val="00652091"/>
    <w:rsid w:val="0065212B"/>
    <w:rsid w:val="0065215F"/>
    <w:rsid w:val="006521C3"/>
    <w:rsid w:val="006522EC"/>
    <w:rsid w:val="00652301"/>
    <w:rsid w:val="0065232A"/>
    <w:rsid w:val="00652387"/>
    <w:rsid w:val="006523AA"/>
    <w:rsid w:val="00652522"/>
    <w:rsid w:val="0065252E"/>
    <w:rsid w:val="00652567"/>
    <w:rsid w:val="00652658"/>
    <w:rsid w:val="006526B5"/>
    <w:rsid w:val="00652728"/>
    <w:rsid w:val="006528FF"/>
    <w:rsid w:val="00652951"/>
    <w:rsid w:val="00652952"/>
    <w:rsid w:val="00652A7F"/>
    <w:rsid w:val="00652C0F"/>
    <w:rsid w:val="00652D7A"/>
    <w:rsid w:val="00652D99"/>
    <w:rsid w:val="00652E23"/>
    <w:rsid w:val="00652E52"/>
    <w:rsid w:val="00652E85"/>
    <w:rsid w:val="006531CD"/>
    <w:rsid w:val="00653205"/>
    <w:rsid w:val="006533B3"/>
    <w:rsid w:val="0065340F"/>
    <w:rsid w:val="006534B7"/>
    <w:rsid w:val="006534E1"/>
    <w:rsid w:val="0065369A"/>
    <w:rsid w:val="006537F9"/>
    <w:rsid w:val="00653884"/>
    <w:rsid w:val="00653B85"/>
    <w:rsid w:val="00653C1C"/>
    <w:rsid w:val="00653D5F"/>
    <w:rsid w:val="00653DBB"/>
    <w:rsid w:val="00653F16"/>
    <w:rsid w:val="00653F7D"/>
    <w:rsid w:val="00653F90"/>
    <w:rsid w:val="0065411E"/>
    <w:rsid w:val="00654136"/>
    <w:rsid w:val="006542EE"/>
    <w:rsid w:val="006543DC"/>
    <w:rsid w:val="00654423"/>
    <w:rsid w:val="0065452D"/>
    <w:rsid w:val="00654995"/>
    <w:rsid w:val="00654A1F"/>
    <w:rsid w:val="00654C18"/>
    <w:rsid w:val="00654C26"/>
    <w:rsid w:val="00654C36"/>
    <w:rsid w:val="00654C61"/>
    <w:rsid w:val="00654CEC"/>
    <w:rsid w:val="00654DEE"/>
    <w:rsid w:val="00654E87"/>
    <w:rsid w:val="00654EB9"/>
    <w:rsid w:val="00654EC5"/>
    <w:rsid w:val="00654F21"/>
    <w:rsid w:val="00655098"/>
    <w:rsid w:val="00655168"/>
    <w:rsid w:val="0065516C"/>
    <w:rsid w:val="006551A7"/>
    <w:rsid w:val="006551AB"/>
    <w:rsid w:val="0065528E"/>
    <w:rsid w:val="00655517"/>
    <w:rsid w:val="00655667"/>
    <w:rsid w:val="0065568F"/>
    <w:rsid w:val="00655696"/>
    <w:rsid w:val="0065578F"/>
    <w:rsid w:val="0065581C"/>
    <w:rsid w:val="006558CA"/>
    <w:rsid w:val="00655A85"/>
    <w:rsid w:val="00655D88"/>
    <w:rsid w:val="00655DE9"/>
    <w:rsid w:val="00655E10"/>
    <w:rsid w:val="00655F04"/>
    <w:rsid w:val="00655F2A"/>
    <w:rsid w:val="00655F81"/>
    <w:rsid w:val="0065602A"/>
    <w:rsid w:val="006560E1"/>
    <w:rsid w:val="00656284"/>
    <w:rsid w:val="006562B3"/>
    <w:rsid w:val="00656338"/>
    <w:rsid w:val="006563FF"/>
    <w:rsid w:val="006564F7"/>
    <w:rsid w:val="0065656A"/>
    <w:rsid w:val="006565A3"/>
    <w:rsid w:val="00656638"/>
    <w:rsid w:val="00656679"/>
    <w:rsid w:val="006569DA"/>
    <w:rsid w:val="00656ACE"/>
    <w:rsid w:val="00656BA3"/>
    <w:rsid w:val="00656CA1"/>
    <w:rsid w:val="00656DB3"/>
    <w:rsid w:val="00656EAB"/>
    <w:rsid w:val="006570FA"/>
    <w:rsid w:val="0065710C"/>
    <w:rsid w:val="00657110"/>
    <w:rsid w:val="006572CA"/>
    <w:rsid w:val="00657305"/>
    <w:rsid w:val="00657307"/>
    <w:rsid w:val="006573EF"/>
    <w:rsid w:val="00657478"/>
    <w:rsid w:val="006574DA"/>
    <w:rsid w:val="0065751D"/>
    <w:rsid w:val="00657784"/>
    <w:rsid w:val="006578B8"/>
    <w:rsid w:val="006579C1"/>
    <w:rsid w:val="00657A23"/>
    <w:rsid w:val="00657A3C"/>
    <w:rsid w:val="00657D07"/>
    <w:rsid w:val="00657DBB"/>
    <w:rsid w:val="00657E17"/>
    <w:rsid w:val="00657E36"/>
    <w:rsid w:val="00657E58"/>
    <w:rsid w:val="00657E70"/>
    <w:rsid w:val="00657F81"/>
    <w:rsid w:val="0066012B"/>
    <w:rsid w:val="0066015E"/>
    <w:rsid w:val="0066017C"/>
    <w:rsid w:val="006601F2"/>
    <w:rsid w:val="006603B0"/>
    <w:rsid w:val="006603F9"/>
    <w:rsid w:val="0066042E"/>
    <w:rsid w:val="00660523"/>
    <w:rsid w:val="00660597"/>
    <w:rsid w:val="006605A0"/>
    <w:rsid w:val="0066062C"/>
    <w:rsid w:val="00660687"/>
    <w:rsid w:val="006607B1"/>
    <w:rsid w:val="006607EF"/>
    <w:rsid w:val="0066086C"/>
    <w:rsid w:val="0066087E"/>
    <w:rsid w:val="006609F1"/>
    <w:rsid w:val="00660C00"/>
    <w:rsid w:val="00660CAB"/>
    <w:rsid w:val="00660D0E"/>
    <w:rsid w:val="00660D3E"/>
    <w:rsid w:val="00660D48"/>
    <w:rsid w:val="00660D61"/>
    <w:rsid w:val="00660DE9"/>
    <w:rsid w:val="006610AB"/>
    <w:rsid w:val="006611A5"/>
    <w:rsid w:val="006611EC"/>
    <w:rsid w:val="006612D4"/>
    <w:rsid w:val="00661345"/>
    <w:rsid w:val="006614A0"/>
    <w:rsid w:val="006614BB"/>
    <w:rsid w:val="006614DD"/>
    <w:rsid w:val="0066151B"/>
    <w:rsid w:val="0066163F"/>
    <w:rsid w:val="006616C9"/>
    <w:rsid w:val="00661775"/>
    <w:rsid w:val="0066179C"/>
    <w:rsid w:val="006617B1"/>
    <w:rsid w:val="00661802"/>
    <w:rsid w:val="0066195B"/>
    <w:rsid w:val="006619BD"/>
    <w:rsid w:val="00661D2D"/>
    <w:rsid w:val="00661D5C"/>
    <w:rsid w:val="00661DAF"/>
    <w:rsid w:val="00661DC6"/>
    <w:rsid w:val="00661ECA"/>
    <w:rsid w:val="00661EE1"/>
    <w:rsid w:val="00661F6B"/>
    <w:rsid w:val="00661FC9"/>
    <w:rsid w:val="0066200C"/>
    <w:rsid w:val="00662017"/>
    <w:rsid w:val="00662045"/>
    <w:rsid w:val="00662073"/>
    <w:rsid w:val="00662078"/>
    <w:rsid w:val="0066219A"/>
    <w:rsid w:val="0066254A"/>
    <w:rsid w:val="006625CB"/>
    <w:rsid w:val="0066291D"/>
    <w:rsid w:val="0066292C"/>
    <w:rsid w:val="00662991"/>
    <w:rsid w:val="006629BE"/>
    <w:rsid w:val="00662A61"/>
    <w:rsid w:val="00662B22"/>
    <w:rsid w:val="00662C8D"/>
    <w:rsid w:val="00662E6B"/>
    <w:rsid w:val="00662F3F"/>
    <w:rsid w:val="00662F40"/>
    <w:rsid w:val="0066304D"/>
    <w:rsid w:val="0066311E"/>
    <w:rsid w:val="006632B7"/>
    <w:rsid w:val="00663340"/>
    <w:rsid w:val="0066347F"/>
    <w:rsid w:val="00663535"/>
    <w:rsid w:val="00663536"/>
    <w:rsid w:val="006635A5"/>
    <w:rsid w:val="0066367B"/>
    <w:rsid w:val="006637CD"/>
    <w:rsid w:val="00663803"/>
    <w:rsid w:val="006638C5"/>
    <w:rsid w:val="00663937"/>
    <w:rsid w:val="0066393F"/>
    <w:rsid w:val="00663958"/>
    <w:rsid w:val="00663987"/>
    <w:rsid w:val="00663A89"/>
    <w:rsid w:val="00663BB0"/>
    <w:rsid w:val="00663C04"/>
    <w:rsid w:val="00663C7E"/>
    <w:rsid w:val="00663CC1"/>
    <w:rsid w:val="00663E74"/>
    <w:rsid w:val="00663EF0"/>
    <w:rsid w:val="006640F0"/>
    <w:rsid w:val="006641D7"/>
    <w:rsid w:val="00664334"/>
    <w:rsid w:val="00664336"/>
    <w:rsid w:val="00664553"/>
    <w:rsid w:val="006645A7"/>
    <w:rsid w:val="006645C5"/>
    <w:rsid w:val="00664667"/>
    <w:rsid w:val="006646C0"/>
    <w:rsid w:val="006646CB"/>
    <w:rsid w:val="00664722"/>
    <w:rsid w:val="006647A5"/>
    <w:rsid w:val="0066494B"/>
    <w:rsid w:val="00664B62"/>
    <w:rsid w:val="00664C55"/>
    <w:rsid w:val="00664C71"/>
    <w:rsid w:val="00664D69"/>
    <w:rsid w:val="00664DA5"/>
    <w:rsid w:val="00664E8C"/>
    <w:rsid w:val="0066501E"/>
    <w:rsid w:val="00665023"/>
    <w:rsid w:val="00665056"/>
    <w:rsid w:val="0066517E"/>
    <w:rsid w:val="00665433"/>
    <w:rsid w:val="0066559C"/>
    <w:rsid w:val="006655E7"/>
    <w:rsid w:val="00665696"/>
    <w:rsid w:val="00665794"/>
    <w:rsid w:val="00665869"/>
    <w:rsid w:val="0066592E"/>
    <w:rsid w:val="00665BC8"/>
    <w:rsid w:val="00665C87"/>
    <w:rsid w:val="00665CE6"/>
    <w:rsid w:val="00665DA2"/>
    <w:rsid w:val="00665DF7"/>
    <w:rsid w:val="00665F80"/>
    <w:rsid w:val="00665FCA"/>
    <w:rsid w:val="00666072"/>
    <w:rsid w:val="006660B9"/>
    <w:rsid w:val="006660D1"/>
    <w:rsid w:val="00666289"/>
    <w:rsid w:val="006662B1"/>
    <w:rsid w:val="006663BD"/>
    <w:rsid w:val="00666406"/>
    <w:rsid w:val="006664E7"/>
    <w:rsid w:val="006665EC"/>
    <w:rsid w:val="00666770"/>
    <w:rsid w:val="00666A78"/>
    <w:rsid w:val="00666B17"/>
    <w:rsid w:val="00666B3D"/>
    <w:rsid w:val="00666D28"/>
    <w:rsid w:val="00666F06"/>
    <w:rsid w:val="00667095"/>
    <w:rsid w:val="0066712B"/>
    <w:rsid w:val="0066716A"/>
    <w:rsid w:val="006671AD"/>
    <w:rsid w:val="00667256"/>
    <w:rsid w:val="006672CF"/>
    <w:rsid w:val="006672D1"/>
    <w:rsid w:val="0066736A"/>
    <w:rsid w:val="006673BD"/>
    <w:rsid w:val="006673E6"/>
    <w:rsid w:val="00667A0E"/>
    <w:rsid w:val="00667A1C"/>
    <w:rsid w:val="00667A8D"/>
    <w:rsid w:val="00667BB9"/>
    <w:rsid w:val="00667D58"/>
    <w:rsid w:val="00667E24"/>
    <w:rsid w:val="00667E51"/>
    <w:rsid w:val="00667E80"/>
    <w:rsid w:val="00667F2E"/>
    <w:rsid w:val="00667F59"/>
    <w:rsid w:val="00667FFE"/>
    <w:rsid w:val="00670029"/>
    <w:rsid w:val="00670086"/>
    <w:rsid w:val="0067011F"/>
    <w:rsid w:val="00670286"/>
    <w:rsid w:val="006702FA"/>
    <w:rsid w:val="00670412"/>
    <w:rsid w:val="00670413"/>
    <w:rsid w:val="0067050F"/>
    <w:rsid w:val="00670592"/>
    <w:rsid w:val="00670650"/>
    <w:rsid w:val="00670829"/>
    <w:rsid w:val="006708B8"/>
    <w:rsid w:val="006708C0"/>
    <w:rsid w:val="00670935"/>
    <w:rsid w:val="00670A37"/>
    <w:rsid w:val="00670BB6"/>
    <w:rsid w:val="00670E14"/>
    <w:rsid w:val="00670EC6"/>
    <w:rsid w:val="00670ED5"/>
    <w:rsid w:val="00670F32"/>
    <w:rsid w:val="00670F83"/>
    <w:rsid w:val="006710C4"/>
    <w:rsid w:val="006710EA"/>
    <w:rsid w:val="00671290"/>
    <w:rsid w:val="006712F2"/>
    <w:rsid w:val="006712FC"/>
    <w:rsid w:val="00671356"/>
    <w:rsid w:val="006713A7"/>
    <w:rsid w:val="00671463"/>
    <w:rsid w:val="00671496"/>
    <w:rsid w:val="006714C3"/>
    <w:rsid w:val="00671512"/>
    <w:rsid w:val="006715CA"/>
    <w:rsid w:val="00671633"/>
    <w:rsid w:val="00671635"/>
    <w:rsid w:val="00671649"/>
    <w:rsid w:val="0067168E"/>
    <w:rsid w:val="00671813"/>
    <w:rsid w:val="00671839"/>
    <w:rsid w:val="0067190A"/>
    <w:rsid w:val="00671951"/>
    <w:rsid w:val="006719BF"/>
    <w:rsid w:val="00671B7F"/>
    <w:rsid w:val="00671C78"/>
    <w:rsid w:val="00671ECD"/>
    <w:rsid w:val="006720A1"/>
    <w:rsid w:val="006720B7"/>
    <w:rsid w:val="006720D2"/>
    <w:rsid w:val="006721AF"/>
    <w:rsid w:val="00672200"/>
    <w:rsid w:val="0067223A"/>
    <w:rsid w:val="006722A7"/>
    <w:rsid w:val="00672359"/>
    <w:rsid w:val="006723A9"/>
    <w:rsid w:val="0067241A"/>
    <w:rsid w:val="006724A9"/>
    <w:rsid w:val="0067258E"/>
    <w:rsid w:val="006726B7"/>
    <w:rsid w:val="006726C9"/>
    <w:rsid w:val="00672702"/>
    <w:rsid w:val="00672839"/>
    <w:rsid w:val="00672888"/>
    <w:rsid w:val="006729EF"/>
    <w:rsid w:val="00672A34"/>
    <w:rsid w:val="00672AF1"/>
    <w:rsid w:val="00672C87"/>
    <w:rsid w:val="00672D5E"/>
    <w:rsid w:val="00672F87"/>
    <w:rsid w:val="00673032"/>
    <w:rsid w:val="006730D9"/>
    <w:rsid w:val="006731B4"/>
    <w:rsid w:val="006731F4"/>
    <w:rsid w:val="00673289"/>
    <w:rsid w:val="00673437"/>
    <w:rsid w:val="006735E7"/>
    <w:rsid w:val="00673669"/>
    <w:rsid w:val="00673680"/>
    <w:rsid w:val="006736F7"/>
    <w:rsid w:val="0067375A"/>
    <w:rsid w:val="00673784"/>
    <w:rsid w:val="006737E5"/>
    <w:rsid w:val="00673830"/>
    <w:rsid w:val="00673A22"/>
    <w:rsid w:val="00673BDA"/>
    <w:rsid w:val="00673BF9"/>
    <w:rsid w:val="00673D2A"/>
    <w:rsid w:val="00673E38"/>
    <w:rsid w:val="00673ED7"/>
    <w:rsid w:val="00673FBC"/>
    <w:rsid w:val="0067406A"/>
    <w:rsid w:val="006740FD"/>
    <w:rsid w:val="00674118"/>
    <w:rsid w:val="00674428"/>
    <w:rsid w:val="006746E8"/>
    <w:rsid w:val="006746EF"/>
    <w:rsid w:val="0067487C"/>
    <w:rsid w:val="006748E8"/>
    <w:rsid w:val="0067492B"/>
    <w:rsid w:val="00674B07"/>
    <w:rsid w:val="00674B3B"/>
    <w:rsid w:val="00674C89"/>
    <w:rsid w:val="00674D5E"/>
    <w:rsid w:val="00674DE0"/>
    <w:rsid w:val="00674E07"/>
    <w:rsid w:val="00674E0D"/>
    <w:rsid w:val="00674E0F"/>
    <w:rsid w:val="00674E7A"/>
    <w:rsid w:val="00674E8C"/>
    <w:rsid w:val="00674E96"/>
    <w:rsid w:val="00674FCF"/>
    <w:rsid w:val="006750D7"/>
    <w:rsid w:val="00675565"/>
    <w:rsid w:val="006755DA"/>
    <w:rsid w:val="006756C7"/>
    <w:rsid w:val="00675929"/>
    <w:rsid w:val="00675945"/>
    <w:rsid w:val="00675968"/>
    <w:rsid w:val="00675BD3"/>
    <w:rsid w:val="00675C9A"/>
    <w:rsid w:val="00675C9D"/>
    <w:rsid w:val="00675CA1"/>
    <w:rsid w:val="00675D23"/>
    <w:rsid w:val="00675D38"/>
    <w:rsid w:val="00675E25"/>
    <w:rsid w:val="00675E51"/>
    <w:rsid w:val="00675E83"/>
    <w:rsid w:val="00675EE9"/>
    <w:rsid w:val="00675F38"/>
    <w:rsid w:val="00675F67"/>
    <w:rsid w:val="00675FB3"/>
    <w:rsid w:val="0067604B"/>
    <w:rsid w:val="0067624F"/>
    <w:rsid w:val="006762BD"/>
    <w:rsid w:val="00676410"/>
    <w:rsid w:val="00676490"/>
    <w:rsid w:val="00676593"/>
    <w:rsid w:val="00676790"/>
    <w:rsid w:val="006767B5"/>
    <w:rsid w:val="00676956"/>
    <w:rsid w:val="00676A9B"/>
    <w:rsid w:val="00676B5B"/>
    <w:rsid w:val="00676B99"/>
    <w:rsid w:val="00676BC9"/>
    <w:rsid w:val="00676D10"/>
    <w:rsid w:val="00676D15"/>
    <w:rsid w:val="00676E2E"/>
    <w:rsid w:val="00676ED7"/>
    <w:rsid w:val="00676F09"/>
    <w:rsid w:val="00677103"/>
    <w:rsid w:val="0067720C"/>
    <w:rsid w:val="00677221"/>
    <w:rsid w:val="006772EF"/>
    <w:rsid w:val="0067733D"/>
    <w:rsid w:val="00677362"/>
    <w:rsid w:val="0067737A"/>
    <w:rsid w:val="0067740B"/>
    <w:rsid w:val="0067740D"/>
    <w:rsid w:val="00677436"/>
    <w:rsid w:val="0067766F"/>
    <w:rsid w:val="0067767F"/>
    <w:rsid w:val="00677707"/>
    <w:rsid w:val="0067773C"/>
    <w:rsid w:val="006777D3"/>
    <w:rsid w:val="0067796C"/>
    <w:rsid w:val="00677990"/>
    <w:rsid w:val="00677CF4"/>
    <w:rsid w:val="00677EC9"/>
    <w:rsid w:val="00677F1C"/>
    <w:rsid w:val="00677F3A"/>
    <w:rsid w:val="00677F93"/>
    <w:rsid w:val="00677FCE"/>
    <w:rsid w:val="00680002"/>
    <w:rsid w:val="0068014A"/>
    <w:rsid w:val="00680161"/>
    <w:rsid w:val="006801AB"/>
    <w:rsid w:val="006801F0"/>
    <w:rsid w:val="00680205"/>
    <w:rsid w:val="006802DF"/>
    <w:rsid w:val="006802F2"/>
    <w:rsid w:val="006803E1"/>
    <w:rsid w:val="00680419"/>
    <w:rsid w:val="00680570"/>
    <w:rsid w:val="006805BC"/>
    <w:rsid w:val="006805BD"/>
    <w:rsid w:val="006805D2"/>
    <w:rsid w:val="006805DA"/>
    <w:rsid w:val="00680700"/>
    <w:rsid w:val="0068076D"/>
    <w:rsid w:val="006807AC"/>
    <w:rsid w:val="00680821"/>
    <w:rsid w:val="00680864"/>
    <w:rsid w:val="006809E3"/>
    <w:rsid w:val="00680A2B"/>
    <w:rsid w:val="00680A35"/>
    <w:rsid w:val="00680A56"/>
    <w:rsid w:val="00680B67"/>
    <w:rsid w:val="00680BD3"/>
    <w:rsid w:val="00680BD8"/>
    <w:rsid w:val="00680C4D"/>
    <w:rsid w:val="00680C93"/>
    <w:rsid w:val="00680FBE"/>
    <w:rsid w:val="0068103A"/>
    <w:rsid w:val="006810FA"/>
    <w:rsid w:val="0068125A"/>
    <w:rsid w:val="00681306"/>
    <w:rsid w:val="0068134E"/>
    <w:rsid w:val="00681410"/>
    <w:rsid w:val="00681592"/>
    <w:rsid w:val="00681597"/>
    <w:rsid w:val="006815A6"/>
    <w:rsid w:val="0068163D"/>
    <w:rsid w:val="0068176F"/>
    <w:rsid w:val="006817A5"/>
    <w:rsid w:val="006817B7"/>
    <w:rsid w:val="00681815"/>
    <w:rsid w:val="006818DE"/>
    <w:rsid w:val="00681951"/>
    <w:rsid w:val="00681A2A"/>
    <w:rsid w:val="00681A30"/>
    <w:rsid w:val="00681B37"/>
    <w:rsid w:val="00681BCD"/>
    <w:rsid w:val="00681BFB"/>
    <w:rsid w:val="00681C01"/>
    <w:rsid w:val="00681C85"/>
    <w:rsid w:val="00681D33"/>
    <w:rsid w:val="00681E29"/>
    <w:rsid w:val="00681E7E"/>
    <w:rsid w:val="00681E92"/>
    <w:rsid w:val="00681EAA"/>
    <w:rsid w:val="00682070"/>
    <w:rsid w:val="0068248D"/>
    <w:rsid w:val="0068266B"/>
    <w:rsid w:val="00682683"/>
    <w:rsid w:val="006826C0"/>
    <w:rsid w:val="0068282E"/>
    <w:rsid w:val="006828C1"/>
    <w:rsid w:val="006829DF"/>
    <w:rsid w:val="00682B16"/>
    <w:rsid w:val="00682B45"/>
    <w:rsid w:val="00682BFA"/>
    <w:rsid w:val="00682C60"/>
    <w:rsid w:val="00682CD9"/>
    <w:rsid w:val="00682CDE"/>
    <w:rsid w:val="00682E03"/>
    <w:rsid w:val="0068303D"/>
    <w:rsid w:val="00683105"/>
    <w:rsid w:val="0068312D"/>
    <w:rsid w:val="0068317F"/>
    <w:rsid w:val="006831D4"/>
    <w:rsid w:val="00683201"/>
    <w:rsid w:val="006832A8"/>
    <w:rsid w:val="00683392"/>
    <w:rsid w:val="0068348E"/>
    <w:rsid w:val="0068362F"/>
    <w:rsid w:val="00683696"/>
    <w:rsid w:val="006836D0"/>
    <w:rsid w:val="00683706"/>
    <w:rsid w:val="006837EB"/>
    <w:rsid w:val="00683805"/>
    <w:rsid w:val="0068381C"/>
    <w:rsid w:val="0068394B"/>
    <w:rsid w:val="00683972"/>
    <w:rsid w:val="0068397A"/>
    <w:rsid w:val="006839CB"/>
    <w:rsid w:val="00683A02"/>
    <w:rsid w:val="00683AB4"/>
    <w:rsid w:val="00683C67"/>
    <w:rsid w:val="00683CF1"/>
    <w:rsid w:val="00683D5C"/>
    <w:rsid w:val="0068415C"/>
    <w:rsid w:val="0068425C"/>
    <w:rsid w:val="00684348"/>
    <w:rsid w:val="006843C1"/>
    <w:rsid w:val="00684571"/>
    <w:rsid w:val="006845AD"/>
    <w:rsid w:val="00684826"/>
    <w:rsid w:val="0068482B"/>
    <w:rsid w:val="006848CD"/>
    <w:rsid w:val="006849CC"/>
    <w:rsid w:val="006849F0"/>
    <w:rsid w:val="00684C4E"/>
    <w:rsid w:val="00684CA1"/>
    <w:rsid w:val="00684D1F"/>
    <w:rsid w:val="00684F3E"/>
    <w:rsid w:val="00685068"/>
    <w:rsid w:val="00685136"/>
    <w:rsid w:val="006851DC"/>
    <w:rsid w:val="006851EC"/>
    <w:rsid w:val="0068520D"/>
    <w:rsid w:val="0068526C"/>
    <w:rsid w:val="0068533C"/>
    <w:rsid w:val="006853F2"/>
    <w:rsid w:val="00685425"/>
    <w:rsid w:val="00685476"/>
    <w:rsid w:val="006854C2"/>
    <w:rsid w:val="006856E3"/>
    <w:rsid w:val="006856EB"/>
    <w:rsid w:val="00685842"/>
    <w:rsid w:val="00685877"/>
    <w:rsid w:val="006858B8"/>
    <w:rsid w:val="006858C7"/>
    <w:rsid w:val="00685983"/>
    <w:rsid w:val="00685A62"/>
    <w:rsid w:val="00685A82"/>
    <w:rsid w:val="00685AAE"/>
    <w:rsid w:val="00685AEB"/>
    <w:rsid w:val="00685DE1"/>
    <w:rsid w:val="00685EE3"/>
    <w:rsid w:val="00685F47"/>
    <w:rsid w:val="00685F53"/>
    <w:rsid w:val="006862BC"/>
    <w:rsid w:val="00686422"/>
    <w:rsid w:val="00686532"/>
    <w:rsid w:val="0068654A"/>
    <w:rsid w:val="0068672A"/>
    <w:rsid w:val="00686862"/>
    <w:rsid w:val="00686895"/>
    <w:rsid w:val="006868ED"/>
    <w:rsid w:val="006868F4"/>
    <w:rsid w:val="00686911"/>
    <w:rsid w:val="0068696B"/>
    <w:rsid w:val="0068699E"/>
    <w:rsid w:val="006869D8"/>
    <w:rsid w:val="00686AC0"/>
    <w:rsid w:val="00686AD0"/>
    <w:rsid w:val="00686ADB"/>
    <w:rsid w:val="00686BDC"/>
    <w:rsid w:val="00686D2F"/>
    <w:rsid w:val="00686D5E"/>
    <w:rsid w:val="00686DB9"/>
    <w:rsid w:val="00686FB1"/>
    <w:rsid w:val="00686FCA"/>
    <w:rsid w:val="006871D0"/>
    <w:rsid w:val="00687217"/>
    <w:rsid w:val="00687458"/>
    <w:rsid w:val="0068763E"/>
    <w:rsid w:val="00687645"/>
    <w:rsid w:val="0068784F"/>
    <w:rsid w:val="00687A7C"/>
    <w:rsid w:val="00687B47"/>
    <w:rsid w:val="00687B8B"/>
    <w:rsid w:val="00687C21"/>
    <w:rsid w:val="00687EB0"/>
    <w:rsid w:val="00690177"/>
    <w:rsid w:val="006901C5"/>
    <w:rsid w:val="0069020B"/>
    <w:rsid w:val="0069021B"/>
    <w:rsid w:val="00690241"/>
    <w:rsid w:val="00690426"/>
    <w:rsid w:val="0069058E"/>
    <w:rsid w:val="0069069F"/>
    <w:rsid w:val="006906BF"/>
    <w:rsid w:val="006908E3"/>
    <w:rsid w:val="00690996"/>
    <w:rsid w:val="006909D8"/>
    <w:rsid w:val="006909E1"/>
    <w:rsid w:val="00690A08"/>
    <w:rsid w:val="00690B20"/>
    <w:rsid w:val="00690B4A"/>
    <w:rsid w:val="00690D04"/>
    <w:rsid w:val="00690D15"/>
    <w:rsid w:val="00690DA8"/>
    <w:rsid w:val="00690E4C"/>
    <w:rsid w:val="00690EF4"/>
    <w:rsid w:val="00690F73"/>
    <w:rsid w:val="0069102A"/>
    <w:rsid w:val="00691084"/>
    <w:rsid w:val="0069110F"/>
    <w:rsid w:val="00691136"/>
    <w:rsid w:val="0069125F"/>
    <w:rsid w:val="00691335"/>
    <w:rsid w:val="0069143B"/>
    <w:rsid w:val="00691451"/>
    <w:rsid w:val="00691528"/>
    <w:rsid w:val="00691619"/>
    <w:rsid w:val="00691620"/>
    <w:rsid w:val="006917CB"/>
    <w:rsid w:val="006917FD"/>
    <w:rsid w:val="0069187A"/>
    <w:rsid w:val="006918DD"/>
    <w:rsid w:val="006918E7"/>
    <w:rsid w:val="00691A1F"/>
    <w:rsid w:val="00691B1B"/>
    <w:rsid w:val="00691BFE"/>
    <w:rsid w:val="00691C5C"/>
    <w:rsid w:val="00691CC2"/>
    <w:rsid w:val="00691E33"/>
    <w:rsid w:val="00691E81"/>
    <w:rsid w:val="006920CC"/>
    <w:rsid w:val="00692130"/>
    <w:rsid w:val="0069214C"/>
    <w:rsid w:val="0069217E"/>
    <w:rsid w:val="006924A0"/>
    <w:rsid w:val="006927BA"/>
    <w:rsid w:val="00692970"/>
    <w:rsid w:val="00692A6D"/>
    <w:rsid w:val="00692A7F"/>
    <w:rsid w:val="00692F82"/>
    <w:rsid w:val="0069304C"/>
    <w:rsid w:val="006930B2"/>
    <w:rsid w:val="0069318D"/>
    <w:rsid w:val="00693341"/>
    <w:rsid w:val="006933F1"/>
    <w:rsid w:val="00693411"/>
    <w:rsid w:val="0069347F"/>
    <w:rsid w:val="00693585"/>
    <w:rsid w:val="006935CC"/>
    <w:rsid w:val="00693675"/>
    <w:rsid w:val="00693710"/>
    <w:rsid w:val="00693774"/>
    <w:rsid w:val="006937EA"/>
    <w:rsid w:val="006939C7"/>
    <w:rsid w:val="006939D3"/>
    <w:rsid w:val="00693A67"/>
    <w:rsid w:val="00693A88"/>
    <w:rsid w:val="00693AD3"/>
    <w:rsid w:val="00693B1F"/>
    <w:rsid w:val="00693B64"/>
    <w:rsid w:val="00693B67"/>
    <w:rsid w:val="00693C3F"/>
    <w:rsid w:val="00693CCB"/>
    <w:rsid w:val="00693CFC"/>
    <w:rsid w:val="0069404C"/>
    <w:rsid w:val="00694085"/>
    <w:rsid w:val="006940DF"/>
    <w:rsid w:val="00694243"/>
    <w:rsid w:val="0069427C"/>
    <w:rsid w:val="006942E6"/>
    <w:rsid w:val="00694377"/>
    <w:rsid w:val="006943FD"/>
    <w:rsid w:val="0069451E"/>
    <w:rsid w:val="0069452F"/>
    <w:rsid w:val="0069472C"/>
    <w:rsid w:val="006947C3"/>
    <w:rsid w:val="00694839"/>
    <w:rsid w:val="00694859"/>
    <w:rsid w:val="0069495B"/>
    <w:rsid w:val="006949BD"/>
    <w:rsid w:val="00694A54"/>
    <w:rsid w:val="00694C09"/>
    <w:rsid w:val="00694C29"/>
    <w:rsid w:val="00694DEF"/>
    <w:rsid w:val="00694F5B"/>
    <w:rsid w:val="00694FDD"/>
    <w:rsid w:val="00694FE1"/>
    <w:rsid w:val="00695057"/>
    <w:rsid w:val="00695065"/>
    <w:rsid w:val="0069506D"/>
    <w:rsid w:val="006950C3"/>
    <w:rsid w:val="006950D3"/>
    <w:rsid w:val="0069512E"/>
    <w:rsid w:val="00695172"/>
    <w:rsid w:val="00695260"/>
    <w:rsid w:val="006953AE"/>
    <w:rsid w:val="0069546F"/>
    <w:rsid w:val="006954C0"/>
    <w:rsid w:val="006954E0"/>
    <w:rsid w:val="006955A0"/>
    <w:rsid w:val="00695612"/>
    <w:rsid w:val="00695692"/>
    <w:rsid w:val="0069573B"/>
    <w:rsid w:val="00695864"/>
    <w:rsid w:val="006958A9"/>
    <w:rsid w:val="00695904"/>
    <w:rsid w:val="00695986"/>
    <w:rsid w:val="006959AC"/>
    <w:rsid w:val="006959B2"/>
    <w:rsid w:val="006959CB"/>
    <w:rsid w:val="00695A2B"/>
    <w:rsid w:val="00695A42"/>
    <w:rsid w:val="00695ADE"/>
    <w:rsid w:val="00695C6D"/>
    <w:rsid w:val="00695CA1"/>
    <w:rsid w:val="00695D13"/>
    <w:rsid w:val="00695D28"/>
    <w:rsid w:val="00696042"/>
    <w:rsid w:val="00696499"/>
    <w:rsid w:val="006964B6"/>
    <w:rsid w:val="0069665C"/>
    <w:rsid w:val="006966E5"/>
    <w:rsid w:val="006967EB"/>
    <w:rsid w:val="006968D7"/>
    <w:rsid w:val="0069693C"/>
    <w:rsid w:val="00696BBE"/>
    <w:rsid w:val="00696CAF"/>
    <w:rsid w:val="00696E01"/>
    <w:rsid w:val="0069711E"/>
    <w:rsid w:val="00697163"/>
    <w:rsid w:val="006972B6"/>
    <w:rsid w:val="0069732E"/>
    <w:rsid w:val="006973E9"/>
    <w:rsid w:val="006974A1"/>
    <w:rsid w:val="006975D1"/>
    <w:rsid w:val="00697664"/>
    <w:rsid w:val="006976C7"/>
    <w:rsid w:val="00697720"/>
    <w:rsid w:val="00697790"/>
    <w:rsid w:val="00697A0D"/>
    <w:rsid w:val="00697A5B"/>
    <w:rsid w:val="00697CF8"/>
    <w:rsid w:val="00697D0A"/>
    <w:rsid w:val="00697D90"/>
    <w:rsid w:val="00697DAE"/>
    <w:rsid w:val="00697E47"/>
    <w:rsid w:val="00697EBB"/>
    <w:rsid w:val="00697F48"/>
    <w:rsid w:val="006A00B2"/>
    <w:rsid w:val="006A014B"/>
    <w:rsid w:val="006A0184"/>
    <w:rsid w:val="006A02C2"/>
    <w:rsid w:val="006A047A"/>
    <w:rsid w:val="006A04C9"/>
    <w:rsid w:val="006A0590"/>
    <w:rsid w:val="006A062D"/>
    <w:rsid w:val="006A0640"/>
    <w:rsid w:val="006A068E"/>
    <w:rsid w:val="006A071F"/>
    <w:rsid w:val="006A0B1D"/>
    <w:rsid w:val="006A0B28"/>
    <w:rsid w:val="006A0B39"/>
    <w:rsid w:val="006A0B65"/>
    <w:rsid w:val="006A0BBE"/>
    <w:rsid w:val="006A0C0A"/>
    <w:rsid w:val="006A0C7A"/>
    <w:rsid w:val="006A0DBD"/>
    <w:rsid w:val="006A0F59"/>
    <w:rsid w:val="006A0F67"/>
    <w:rsid w:val="006A1077"/>
    <w:rsid w:val="006A10E3"/>
    <w:rsid w:val="006A11F4"/>
    <w:rsid w:val="006A1309"/>
    <w:rsid w:val="006A1622"/>
    <w:rsid w:val="006A1677"/>
    <w:rsid w:val="006A1810"/>
    <w:rsid w:val="006A1865"/>
    <w:rsid w:val="006A1872"/>
    <w:rsid w:val="006A1874"/>
    <w:rsid w:val="006A18CB"/>
    <w:rsid w:val="006A1918"/>
    <w:rsid w:val="006A1B9D"/>
    <w:rsid w:val="006A1C7B"/>
    <w:rsid w:val="006A1D87"/>
    <w:rsid w:val="006A1F3A"/>
    <w:rsid w:val="006A201D"/>
    <w:rsid w:val="006A2062"/>
    <w:rsid w:val="006A207B"/>
    <w:rsid w:val="006A208E"/>
    <w:rsid w:val="006A209F"/>
    <w:rsid w:val="006A225B"/>
    <w:rsid w:val="006A22E3"/>
    <w:rsid w:val="006A233C"/>
    <w:rsid w:val="006A235A"/>
    <w:rsid w:val="006A23A3"/>
    <w:rsid w:val="006A24AE"/>
    <w:rsid w:val="006A24B4"/>
    <w:rsid w:val="006A2548"/>
    <w:rsid w:val="006A2571"/>
    <w:rsid w:val="006A2753"/>
    <w:rsid w:val="006A27C9"/>
    <w:rsid w:val="006A2873"/>
    <w:rsid w:val="006A289F"/>
    <w:rsid w:val="006A2A07"/>
    <w:rsid w:val="006A2AB7"/>
    <w:rsid w:val="006A2E09"/>
    <w:rsid w:val="006A2F10"/>
    <w:rsid w:val="006A3102"/>
    <w:rsid w:val="006A319D"/>
    <w:rsid w:val="006A31B1"/>
    <w:rsid w:val="006A3465"/>
    <w:rsid w:val="006A34D6"/>
    <w:rsid w:val="006A3944"/>
    <w:rsid w:val="006A39E3"/>
    <w:rsid w:val="006A3A00"/>
    <w:rsid w:val="006A3B14"/>
    <w:rsid w:val="006A3B1E"/>
    <w:rsid w:val="006A3B80"/>
    <w:rsid w:val="006A3C42"/>
    <w:rsid w:val="006A3D05"/>
    <w:rsid w:val="006A3E91"/>
    <w:rsid w:val="006A3EDF"/>
    <w:rsid w:val="006A3F16"/>
    <w:rsid w:val="006A3F74"/>
    <w:rsid w:val="006A401C"/>
    <w:rsid w:val="006A40A4"/>
    <w:rsid w:val="006A41AD"/>
    <w:rsid w:val="006A4309"/>
    <w:rsid w:val="006A436B"/>
    <w:rsid w:val="006A44D8"/>
    <w:rsid w:val="006A44F6"/>
    <w:rsid w:val="006A45E9"/>
    <w:rsid w:val="006A4603"/>
    <w:rsid w:val="006A463B"/>
    <w:rsid w:val="006A470B"/>
    <w:rsid w:val="006A4768"/>
    <w:rsid w:val="006A478A"/>
    <w:rsid w:val="006A4851"/>
    <w:rsid w:val="006A486D"/>
    <w:rsid w:val="006A4945"/>
    <w:rsid w:val="006A4A50"/>
    <w:rsid w:val="006A4B14"/>
    <w:rsid w:val="006A4B9E"/>
    <w:rsid w:val="006A4CB9"/>
    <w:rsid w:val="006A4CF5"/>
    <w:rsid w:val="006A4CFC"/>
    <w:rsid w:val="006A4DC6"/>
    <w:rsid w:val="006A4EE8"/>
    <w:rsid w:val="006A4F5A"/>
    <w:rsid w:val="006A4F90"/>
    <w:rsid w:val="006A4FBE"/>
    <w:rsid w:val="006A4FED"/>
    <w:rsid w:val="006A511B"/>
    <w:rsid w:val="006A51D8"/>
    <w:rsid w:val="006A55A5"/>
    <w:rsid w:val="006A5616"/>
    <w:rsid w:val="006A5685"/>
    <w:rsid w:val="006A57E1"/>
    <w:rsid w:val="006A5A84"/>
    <w:rsid w:val="006A5B3F"/>
    <w:rsid w:val="006A5D1F"/>
    <w:rsid w:val="006A5F67"/>
    <w:rsid w:val="006A5FAC"/>
    <w:rsid w:val="006A5FAD"/>
    <w:rsid w:val="006A60C8"/>
    <w:rsid w:val="006A6236"/>
    <w:rsid w:val="006A6438"/>
    <w:rsid w:val="006A64E8"/>
    <w:rsid w:val="006A66D4"/>
    <w:rsid w:val="006A675F"/>
    <w:rsid w:val="006A68F3"/>
    <w:rsid w:val="006A68F7"/>
    <w:rsid w:val="006A6B58"/>
    <w:rsid w:val="006A6C63"/>
    <w:rsid w:val="006A6CD7"/>
    <w:rsid w:val="006A6CEE"/>
    <w:rsid w:val="006A6D50"/>
    <w:rsid w:val="006A6E88"/>
    <w:rsid w:val="006A6EBC"/>
    <w:rsid w:val="006A7075"/>
    <w:rsid w:val="006A7078"/>
    <w:rsid w:val="006A7093"/>
    <w:rsid w:val="006A7112"/>
    <w:rsid w:val="006A711D"/>
    <w:rsid w:val="006A7174"/>
    <w:rsid w:val="006A7191"/>
    <w:rsid w:val="006A720A"/>
    <w:rsid w:val="006A7287"/>
    <w:rsid w:val="006A728D"/>
    <w:rsid w:val="006A7315"/>
    <w:rsid w:val="006A740C"/>
    <w:rsid w:val="006A7451"/>
    <w:rsid w:val="006A746B"/>
    <w:rsid w:val="006A7486"/>
    <w:rsid w:val="006A7625"/>
    <w:rsid w:val="006A7742"/>
    <w:rsid w:val="006A7754"/>
    <w:rsid w:val="006A78AA"/>
    <w:rsid w:val="006A78AF"/>
    <w:rsid w:val="006A78DE"/>
    <w:rsid w:val="006A791D"/>
    <w:rsid w:val="006A798D"/>
    <w:rsid w:val="006A7A22"/>
    <w:rsid w:val="006A7B68"/>
    <w:rsid w:val="006A7BDE"/>
    <w:rsid w:val="006A7CE0"/>
    <w:rsid w:val="006A7D4A"/>
    <w:rsid w:val="006A7EC7"/>
    <w:rsid w:val="006A7EE3"/>
    <w:rsid w:val="006A7F1D"/>
    <w:rsid w:val="006A7F4D"/>
    <w:rsid w:val="006A7FB7"/>
    <w:rsid w:val="006B00EF"/>
    <w:rsid w:val="006B01A1"/>
    <w:rsid w:val="006B01BE"/>
    <w:rsid w:val="006B035F"/>
    <w:rsid w:val="006B0391"/>
    <w:rsid w:val="006B0440"/>
    <w:rsid w:val="006B05A9"/>
    <w:rsid w:val="006B0621"/>
    <w:rsid w:val="006B067F"/>
    <w:rsid w:val="006B071D"/>
    <w:rsid w:val="006B074F"/>
    <w:rsid w:val="006B077E"/>
    <w:rsid w:val="006B0940"/>
    <w:rsid w:val="006B0B35"/>
    <w:rsid w:val="006B0B74"/>
    <w:rsid w:val="006B0BBE"/>
    <w:rsid w:val="006B0C97"/>
    <w:rsid w:val="006B0CF4"/>
    <w:rsid w:val="006B0E57"/>
    <w:rsid w:val="006B0E83"/>
    <w:rsid w:val="006B0F10"/>
    <w:rsid w:val="006B0FB6"/>
    <w:rsid w:val="006B0FF4"/>
    <w:rsid w:val="006B1133"/>
    <w:rsid w:val="006B1144"/>
    <w:rsid w:val="006B1180"/>
    <w:rsid w:val="006B12D1"/>
    <w:rsid w:val="006B13D4"/>
    <w:rsid w:val="006B1405"/>
    <w:rsid w:val="006B1585"/>
    <w:rsid w:val="006B15EC"/>
    <w:rsid w:val="006B1645"/>
    <w:rsid w:val="006B16D3"/>
    <w:rsid w:val="006B16F0"/>
    <w:rsid w:val="006B1804"/>
    <w:rsid w:val="006B188E"/>
    <w:rsid w:val="006B18B1"/>
    <w:rsid w:val="006B19B5"/>
    <w:rsid w:val="006B1A3B"/>
    <w:rsid w:val="006B1A59"/>
    <w:rsid w:val="006B1A9C"/>
    <w:rsid w:val="006B1B73"/>
    <w:rsid w:val="006B1C26"/>
    <w:rsid w:val="006B1C8D"/>
    <w:rsid w:val="006B1D02"/>
    <w:rsid w:val="006B1DA1"/>
    <w:rsid w:val="006B1DEF"/>
    <w:rsid w:val="006B1E18"/>
    <w:rsid w:val="006B1E98"/>
    <w:rsid w:val="006B1FAD"/>
    <w:rsid w:val="006B21FD"/>
    <w:rsid w:val="006B22DB"/>
    <w:rsid w:val="006B23BD"/>
    <w:rsid w:val="006B2448"/>
    <w:rsid w:val="006B251A"/>
    <w:rsid w:val="006B2692"/>
    <w:rsid w:val="006B2696"/>
    <w:rsid w:val="006B2832"/>
    <w:rsid w:val="006B284B"/>
    <w:rsid w:val="006B2A4E"/>
    <w:rsid w:val="006B2B65"/>
    <w:rsid w:val="006B2C13"/>
    <w:rsid w:val="006B2C3A"/>
    <w:rsid w:val="006B2C5A"/>
    <w:rsid w:val="006B2FA7"/>
    <w:rsid w:val="006B3043"/>
    <w:rsid w:val="006B31C3"/>
    <w:rsid w:val="006B31F4"/>
    <w:rsid w:val="006B3269"/>
    <w:rsid w:val="006B32FE"/>
    <w:rsid w:val="006B357A"/>
    <w:rsid w:val="006B367C"/>
    <w:rsid w:val="006B36FB"/>
    <w:rsid w:val="006B3722"/>
    <w:rsid w:val="006B374E"/>
    <w:rsid w:val="006B3764"/>
    <w:rsid w:val="006B37FE"/>
    <w:rsid w:val="006B387F"/>
    <w:rsid w:val="006B391D"/>
    <w:rsid w:val="006B3BF5"/>
    <w:rsid w:val="006B3C01"/>
    <w:rsid w:val="006B3C03"/>
    <w:rsid w:val="006B3CB0"/>
    <w:rsid w:val="006B3D6B"/>
    <w:rsid w:val="006B3DBB"/>
    <w:rsid w:val="006B3E17"/>
    <w:rsid w:val="006B3E72"/>
    <w:rsid w:val="006B40A9"/>
    <w:rsid w:val="006B41BA"/>
    <w:rsid w:val="006B41F2"/>
    <w:rsid w:val="006B4274"/>
    <w:rsid w:val="006B4289"/>
    <w:rsid w:val="006B4298"/>
    <w:rsid w:val="006B4359"/>
    <w:rsid w:val="006B439A"/>
    <w:rsid w:val="006B44D3"/>
    <w:rsid w:val="006B450C"/>
    <w:rsid w:val="006B452E"/>
    <w:rsid w:val="006B4563"/>
    <w:rsid w:val="006B4618"/>
    <w:rsid w:val="006B472B"/>
    <w:rsid w:val="006B47E0"/>
    <w:rsid w:val="006B48BA"/>
    <w:rsid w:val="006B48D4"/>
    <w:rsid w:val="006B48D5"/>
    <w:rsid w:val="006B4A7A"/>
    <w:rsid w:val="006B4AA3"/>
    <w:rsid w:val="006B4B11"/>
    <w:rsid w:val="006B4B20"/>
    <w:rsid w:val="006B4BDD"/>
    <w:rsid w:val="006B4C7A"/>
    <w:rsid w:val="006B4F38"/>
    <w:rsid w:val="006B4F69"/>
    <w:rsid w:val="006B502C"/>
    <w:rsid w:val="006B5097"/>
    <w:rsid w:val="006B5283"/>
    <w:rsid w:val="006B52BB"/>
    <w:rsid w:val="006B53C7"/>
    <w:rsid w:val="006B5401"/>
    <w:rsid w:val="006B54DC"/>
    <w:rsid w:val="006B5606"/>
    <w:rsid w:val="006B56F5"/>
    <w:rsid w:val="006B570A"/>
    <w:rsid w:val="006B57CE"/>
    <w:rsid w:val="006B5806"/>
    <w:rsid w:val="006B5839"/>
    <w:rsid w:val="006B5BA4"/>
    <w:rsid w:val="006B5C05"/>
    <w:rsid w:val="006B5D2C"/>
    <w:rsid w:val="006B5D91"/>
    <w:rsid w:val="006B5E04"/>
    <w:rsid w:val="006B5F87"/>
    <w:rsid w:val="006B5FAD"/>
    <w:rsid w:val="006B5FFC"/>
    <w:rsid w:val="006B6064"/>
    <w:rsid w:val="006B60C0"/>
    <w:rsid w:val="006B6149"/>
    <w:rsid w:val="006B6171"/>
    <w:rsid w:val="006B6269"/>
    <w:rsid w:val="006B627C"/>
    <w:rsid w:val="006B6386"/>
    <w:rsid w:val="006B63EB"/>
    <w:rsid w:val="006B6462"/>
    <w:rsid w:val="006B6544"/>
    <w:rsid w:val="006B65D1"/>
    <w:rsid w:val="006B66AA"/>
    <w:rsid w:val="006B66F2"/>
    <w:rsid w:val="006B69D8"/>
    <w:rsid w:val="006B6A9F"/>
    <w:rsid w:val="006B6AAE"/>
    <w:rsid w:val="006B6B74"/>
    <w:rsid w:val="006B6C46"/>
    <w:rsid w:val="006B6DD5"/>
    <w:rsid w:val="006B6E33"/>
    <w:rsid w:val="006B6F53"/>
    <w:rsid w:val="006B70D0"/>
    <w:rsid w:val="006B7164"/>
    <w:rsid w:val="006B71B1"/>
    <w:rsid w:val="006B71BB"/>
    <w:rsid w:val="006B72D3"/>
    <w:rsid w:val="006B7341"/>
    <w:rsid w:val="006B73B0"/>
    <w:rsid w:val="006B746C"/>
    <w:rsid w:val="006B75C3"/>
    <w:rsid w:val="006B75D5"/>
    <w:rsid w:val="006B75F0"/>
    <w:rsid w:val="006B761B"/>
    <w:rsid w:val="006B7630"/>
    <w:rsid w:val="006B781A"/>
    <w:rsid w:val="006B7868"/>
    <w:rsid w:val="006B78F7"/>
    <w:rsid w:val="006B7958"/>
    <w:rsid w:val="006B7962"/>
    <w:rsid w:val="006B7AE4"/>
    <w:rsid w:val="006B7C7B"/>
    <w:rsid w:val="006B7CDA"/>
    <w:rsid w:val="006B7D21"/>
    <w:rsid w:val="006B7DF2"/>
    <w:rsid w:val="006B7E71"/>
    <w:rsid w:val="006B7F49"/>
    <w:rsid w:val="006B7FB8"/>
    <w:rsid w:val="006C0052"/>
    <w:rsid w:val="006C017B"/>
    <w:rsid w:val="006C0370"/>
    <w:rsid w:val="006C0463"/>
    <w:rsid w:val="006C04A1"/>
    <w:rsid w:val="006C0502"/>
    <w:rsid w:val="006C0520"/>
    <w:rsid w:val="006C0550"/>
    <w:rsid w:val="006C057F"/>
    <w:rsid w:val="006C0634"/>
    <w:rsid w:val="006C086E"/>
    <w:rsid w:val="006C08D7"/>
    <w:rsid w:val="006C0AB6"/>
    <w:rsid w:val="006C0B61"/>
    <w:rsid w:val="006C0B90"/>
    <w:rsid w:val="006C10D8"/>
    <w:rsid w:val="006C111F"/>
    <w:rsid w:val="006C11EE"/>
    <w:rsid w:val="006C121E"/>
    <w:rsid w:val="006C1374"/>
    <w:rsid w:val="006C13F1"/>
    <w:rsid w:val="006C145A"/>
    <w:rsid w:val="006C1504"/>
    <w:rsid w:val="006C1505"/>
    <w:rsid w:val="006C1560"/>
    <w:rsid w:val="006C1681"/>
    <w:rsid w:val="006C16B1"/>
    <w:rsid w:val="006C172D"/>
    <w:rsid w:val="006C17FD"/>
    <w:rsid w:val="006C1803"/>
    <w:rsid w:val="006C186F"/>
    <w:rsid w:val="006C1A27"/>
    <w:rsid w:val="006C1AF4"/>
    <w:rsid w:val="006C1AF8"/>
    <w:rsid w:val="006C1B19"/>
    <w:rsid w:val="006C1BB0"/>
    <w:rsid w:val="006C1E3F"/>
    <w:rsid w:val="006C1E61"/>
    <w:rsid w:val="006C1EDC"/>
    <w:rsid w:val="006C1EE2"/>
    <w:rsid w:val="006C1EF1"/>
    <w:rsid w:val="006C2018"/>
    <w:rsid w:val="006C2042"/>
    <w:rsid w:val="006C20D8"/>
    <w:rsid w:val="006C2243"/>
    <w:rsid w:val="006C2253"/>
    <w:rsid w:val="006C227E"/>
    <w:rsid w:val="006C23C7"/>
    <w:rsid w:val="006C24CD"/>
    <w:rsid w:val="006C264D"/>
    <w:rsid w:val="006C268A"/>
    <w:rsid w:val="006C26DC"/>
    <w:rsid w:val="006C273A"/>
    <w:rsid w:val="006C28E2"/>
    <w:rsid w:val="006C2935"/>
    <w:rsid w:val="006C2978"/>
    <w:rsid w:val="006C2A6A"/>
    <w:rsid w:val="006C2A96"/>
    <w:rsid w:val="006C2B0A"/>
    <w:rsid w:val="006C2C50"/>
    <w:rsid w:val="006C2CC4"/>
    <w:rsid w:val="006C2CC6"/>
    <w:rsid w:val="006C2D2E"/>
    <w:rsid w:val="006C2D46"/>
    <w:rsid w:val="006C2D4C"/>
    <w:rsid w:val="006C2E68"/>
    <w:rsid w:val="006C2EB9"/>
    <w:rsid w:val="006C2F9A"/>
    <w:rsid w:val="006C31AD"/>
    <w:rsid w:val="006C31EA"/>
    <w:rsid w:val="006C3334"/>
    <w:rsid w:val="006C3566"/>
    <w:rsid w:val="006C375A"/>
    <w:rsid w:val="006C38C8"/>
    <w:rsid w:val="006C39E7"/>
    <w:rsid w:val="006C3CCD"/>
    <w:rsid w:val="006C3CE4"/>
    <w:rsid w:val="006C3D2F"/>
    <w:rsid w:val="006C3E84"/>
    <w:rsid w:val="006C3F83"/>
    <w:rsid w:val="006C3FCF"/>
    <w:rsid w:val="006C42D2"/>
    <w:rsid w:val="006C43FE"/>
    <w:rsid w:val="006C4452"/>
    <w:rsid w:val="006C44DC"/>
    <w:rsid w:val="006C44FD"/>
    <w:rsid w:val="006C4504"/>
    <w:rsid w:val="006C4581"/>
    <w:rsid w:val="006C46DF"/>
    <w:rsid w:val="006C47C6"/>
    <w:rsid w:val="006C47C9"/>
    <w:rsid w:val="006C47ED"/>
    <w:rsid w:val="006C4AC6"/>
    <w:rsid w:val="006C4BC0"/>
    <w:rsid w:val="006C4C00"/>
    <w:rsid w:val="006C4CB6"/>
    <w:rsid w:val="006C4E13"/>
    <w:rsid w:val="006C4E41"/>
    <w:rsid w:val="006C4E78"/>
    <w:rsid w:val="006C4EC5"/>
    <w:rsid w:val="006C4F4B"/>
    <w:rsid w:val="006C5158"/>
    <w:rsid w:val="006C5334"/>
    <w:rsid w:val="006C53D0"/>
    <w:rsid w:val="006C55B5"/>
    <w:rsid w:val="006C567B"/>
    <w:rsid w:val="006C56D7"/>
    <w:rsid w:val="006C5767"/>
    <w:rsid w:val="006C5881"/>
    <w:rsid w:val="006C5C5C"/>
    <w:rsid w:val="006C5DA0"/>
    <w:rsid w:val="006C5E1E"/>
    <w:rsid w:val="006C60A6"/>
    <w:rsid w:val="006C61B1"/>
    <w:rsid w:val="006C62AD"/>
    <w:rsid w:val="006C6300"/>
    <w:rsid w:val="006C630B"/>
    <w:rsid w:val="006C65F3"/>
    <w:rsid w:val="006C6656"/>
    <w:rsid w:val="006C666D"/>
    <w:rsid w:val="006C66E2"/>
    <w:rsid w:val="006C670D"/>
    <w:rsid w:val="006C6777"/>
    <w:rsid w:val="006C680A"/>
    <w:rsid w:val="006C6879"/>
    <w:rsid w:val="006C69F3"/>
    <w:rsid w:val="006C6B8E"/>
    <w:rsid w:val="006C6CCB"/>
    <w:rsid w:val="006C6CE6"/>
    <w:rsid w:val="006C6E2E"/>
    <w:rsid w:val="006C6F06"/>
    <w:rsid w:val="006C6FC6"/>
    <w:rsid w:val="006C7035"/>
    <w:rsid w:val="006C7039"/>
    <w:rsid w:val="006C707C"/>
    <w:rsid w:val="006C70E1"/>
    <w:rsid w:val="006C7160"/>
    <w:rsid w:val="006C7202"/>
    <w:rsid w:val="006C7388"/>
    <w:rsid w:val="006C7446"/>
    <w:rsid w:val="006C7552"/>
    <w:rsid w:val="006C7571"/>
    <w:rsid w:val="006C7664"/>
    <w:rsid w:val="006C7688"/>
    <w:rsid w:val="006C78B8"/>
    <w:rsid w:val="006C7908"/>
    <w:rsid w:val="006C7D35"/>
    <w:rsid w:val="006C7E67"/>
    <w:rsid w:val="006C7FB1"/>
    <w:rsid w:val="006D0002"/>
    <w:rsid w:val="006D00AD"/>
    <w:rsid w:val="006D01BB"/>
    <w:rsid w:val="006D0537"/>
    <w:rsid w:val="006D0565"/>
    <w:rsid w:val="006D05CC"/>
    <w:rsid w:val="006D0601"/>
    <w:rsid w:val="006D065C"/>
    <w:rsid w:val="006D06F2"/>
    <w:rsid w:val="006D0713"/>
    <w:rsid w:val="006D0765"/>
    <w:rsid w:val="006D0776"/>
    <w:rsid w:val="006D086F"/>
    <w:rsid w:val="006D08D7"/>
    <w:rsid w:val="006D0972"/>
    <w:rsid w:val="006D098D"/>
    <w:rsid w:val="006D0B44"/>
    <w:rsid w:val="006D0BA8"/>
    <w:rsid w:val="006D0CD4"/>
    <w:rsid w:val="006D0F1B"/>
    <w:rsid w:val="006D106D"/>
    <w:rsid w:val="006D116D"/>
    <w:rsid w:val="006D1392"/>
    <w:rsid w:val="006D1455"/>
    <w:rsid w:val="006D1554"/>
    <w:rsid w:val="006D1709"/>
    <w:rsid w:val="006D1739"/>
    <w:rsid w:val="006D1830"/>
    <w:rsid w:val="006D1847"/>
    <w:rsid w:val="006D19A9"/>
    <w:rsid w:val="006D1AF8"/>
    <w:rsid w:val="006D1B59"/>
    <w:rsid w:val="006D1C42"/>
    <w:rsid w:val="006D1E19"/>
    <w:rsid w:val="006D1E69"/>
    <w:rsid w:val="006D20A7"/>
    <w:rsid w:val="006D2120"/>
    <w:rsid w:val="006D2150"/>
    <w:rsid w:val="006D2190"/>
    <w:rsid w:val="006D21AF"/>
    <w:rsid w:val="006D21FA"/>
    <w:rsid w:val="006D228B"/>
    <w:rsid w:val="006D22E9"/>
    <w:rsid w:val="006D2310"/>
    <w:rsid w:val="006D2572"/>
    <w:rsid w:val="006D26DE"/>
    <w:rsid w:val="006D298D"/>
    <w:rsid w:val="006D2A91"/>
    <w:rsid w:val="006D2ACA"/>
    <w:rsid w:val="006D2B30"/>
    <w:rsid w:val="006D2CCD"/>
    <w:rsid w:val="006D2D91"/>
    <w:rsid w:val="006D2DAD"/>
    <w:rsid w:val="006D2E15"/>
    <w:rsid w:val="006D2F16"/>
    <w:rsid w:val="006D2F7C"/>
    <w:rsid w:val="006D2FC5"/>
    <w:rsid w:val="006D3179"/>
    <w:rsid w:val="006D318F"/>
    <w:rsid w:val="006D328D"/>
    <w:rsid w:val="006D3372"/>
    <w:rsid w:val="006D341A"/>
    <w:rsid w:val="006D34E5"/>
    <w:rsid w:val="006D3543"/>
    <w:rsid w:val="006D373A"/>
    <w:rsid w:val="006D37E5"/>
    <w:rsid w:val="006D3891"/>
    <w:rsid w:val="006D3903"/>
    <w:rsid w:val="006D3CAD"/>
    <w:rsid w:val="006D3D0B"/>
    <w:rsid w:val="006D3D4F"/>
    <w:rsid w:val="006D3D68"/>
    <w:rsid w:val="006D3DF0"/>
    <w:rsid w:val="006D3E80"/>
    <w:rsid w:val="006D3F50"/>
    <w:rsid w:val="006D4030"/>
    <w:rsid w:val="006D4031"/>
    <w:rsid w:val="006D4077"/>
    <w:rsid w:val="006D41B2"/>
    <w:rsid w:val="006D430E"/>
    <w:rsid w:val="006D4322"/>
    <w:rsid w:val="006D4488"/>
    <w:rsid w:val="006D449E"/>
    <w:rsid w:val="006D45A0"/>
    <w:rsid w:val="006D461D"/>
    <w:rsid w:val="006D479A"/>
    <w:rsid w:val="006D499D"/>
    <w:rsid w:val="006D4A17"/>
    <w:rsid w:val="006D4A74"/>
    <w:rsid w:val="006D4B05"/>
    <w:rsid w:val="006D4C45"/>
    <w:rsid w:val="006D4EBD"/>
    <w:rsid w:val="006D4F0B"/>
    <w:rsid w:val="006D4F15"/>
    <w:rsid w:val="006D4FB8"/>
    <w:rsid w:val="006D52A7"/>
    <w:rsid w:val="006D52EA"/>
    <w:rsid w:val="006D5374"/>
    <w:rsid w:val="006D5470"/>
    <w:rsid w:val="006D5530"/>
    <w:rsid w:val="006D568F"/>
    <w:rsid w:val="006D5814"/>
    <w:rsid w:val="006D5A62"/>
    <w:rsid w:val="006D5AB2"/>
    <w:rsid w:val="006D5B0D"/>
    <w:rsid w:val="006D5B6D"/>
    <w:rsid w:val="006D5C17"/>
    <w:rsid w:val="006D5D1C"/>
    <w:rsid w:val="006D5E83"/>
    <w:rsid w:val="006D5EE0"/>
    <w:rsid w:val="006D60E0"/>
    <w:rsid w:val="006D617C"/>
    <w:rsid w:val="006D6230"/>
    <w:rsid w:val="006D6259"/>
    <w:rsid w:val="006D62A0"/>
    <w:rsid w:val="006D62B4"/>
    <w:rsid w:val="006D62E6"/>
    <w:rsid w:val="006D636E"/>
    <w:rsid w:val="006D6393"/>
    <w:rsid w:val="006D6459"/>
    <w:rsid w:val="006D64D9"/>
    <w:rsid w:val="006D66CF"/>
    <w:rsid w:val="006D67B6"/>
    <w:rsid w:val="006D688B"/>
    <w:rsid w:val="006D6952"/>
    <w:rsid w:val="006D6A5E"/>
    <w:rsid w:val="006D6B70"/>
    <w:rsid w:val="006D6B92"/>
    <w:rsid w:val="006D6C49"/>
    <w:rsid w:val="006D6D2C"/>
    <w:rsid w:val="006D6E43"/>
    <w:rsid w:val="006D6E49"/>
    <w:rsid w:val="006D6E71"/>
    <w:rsid w:val="006D6EFA"/>
    <w:rsid w:val="006D708F"/>
    <w:rsid w:val="006D70BB"/>
    <w:rsid w:val="006D7111"/>
    <w:rsid w:val="006D711D"/>
    <w:rsid w:val="006D712A"/>
    <w:rsid w:val="006D7147"/>
    <w:rsid w:val="006D71F8"/>
    <w:rsid w:val="006D72F3"/>
    <w:rsid w:val="006D73EF"/>
    <w:rsid w:val="006D74A7"/>
    <w:rsid w:val="006D74DB"/>
    <w:rsid w:val="006D74DC"/>
    <w:rsid w:val="006D74E7"/>
    <w:rsid w:val="006D76E4"/>
    <w:rsid w:val="006D7B2B"/>
    <w:rsid w:val="006D7B36"/>
    <w:rsid w:val="006D7B3A"/>
    <w:rsid w:val="006D7B4B"/>
    <w:rsid w:val="006D7BD2"/>
    <w:rsid w:val="006D7BDF"/>
    <w:rsid w:val="006D7BE6"/>
    <w:rsid w:val="006D7C35"/>
    <w:rsid w:val="006D7D49"/>
    <w:rsid w:val="006D7E92"/>
    <w:rsid w:val="006D7F12"/>
    <w:rsid w:val="006E00B3"/>
    <w:rsid w:val="006E00C0"/>
    <w:rsid w:val="006E016B"/>
    <w:rsid w:val="006E0336"/>
    <w:rsid w:val="006E04F0"/>
    <w:rsid w:val="006E0599"/>
    <w:rsid w:val="006E0624"/>
    <w:rsid w:val="006E07AA"/>
    <w:rsid w:val="006E091F"/>
    <w:rsid w:val="006E0992"/>
    <w:rsid w:val="006E09F2"/>
    <w:rsid w:val="006E0AAD"/>
    <w:rsid w:val="006E0B0B"/>
    <w:rsid w:val="006E0E5D"/>
    <w:rsid w:val="006E0EDF"/>
    <w:rsid w:val="006E0F0F"/>
    <w:rsid w:val="006E0F7B"/>
    <w:rsid w:val="006E114E"/>
    <w:rsid w:val="006E1183"/>
    <w:rsid w:val="006E12BD"/>
    <w:rsid w:val="006E14EC"/>
    <w:rsid w:val="006E14F0"/>
    <w:rsid w:val="006E1524"/>
    <w:rsid w:val="006E154F"/>
    <w:rsid w:val="006E1573"/>
    <w:rsid w:val="006E15E9"/>
    <w:rsid w:val="006E1673"/>
    <w:rsid w:val="006E1698"/>
    <w:rsid w:val="006E17C0"/>
    <w:rsid w:val="006E1827"/>
    <w:rsid w:val="006E1845"/>
    <w:rsid w:val="006E18E7"/>
    <w:rsid w:val="006E18E8"/>
    <w:rsid w:val="006E19AE"/>
    <w:rsid w:val="006E1B08"/>
    <w:rsid w:val="006E1B5A"/>
    <w:rsid w:val="006E1BE9"/>
    <w:rsid w:val="006E1C36"/>
    <w:rsid w:val="006E1CCE"/>
    <w:rsid w:val="006E1D55"/>
    <w:rsid w:val="006E1DDA"/>
    <w:rsid w:val="006E1FD4"/>
    <w:rsid w:val="006E20FD"/>
    <w:rsid w:val="006E236C"/>
    <w:rsid w:val="006E244E"/>
    <w:rsid w:val="006E245C"/>
    <w:rsid w:val="006E258D"/>
    <w:rsid w:val="006E2601"/>
    <w:rsid w:val="006E2614"/>
    <w:rsid w:val="006E2727"/>
    <w:rsid w:val="006E27C9"/>
    <w:rsid w:val="006E283F"/>
    <w:rsid w:val="006E2898"/>
    <w:rsid w:val="006E28A2"/>
    <w:rsid w:val="006E28AA"/>
    <w:rsid w:val="006E2B4A"/>
    <w:rsid w:val="006E2B98"/>
    <w:rsid w:val="006E2BCF"/>
    <w:rsid w:val="006E2C06"/>
    <w:rsid w:val="006E2CB4"/>
    <w:rsid w:val="006E2D6B"/>
    <w:rsid w:val="006E2E04"/>
    <w:rsid w:val="006E2F54"/>
    <w:rsid w:val="006E3031"/>
    <w:rsid w:val="006E3092"/>
    <w:rsid w:val="006E3115"/>
    <w:rsid w:val="006E313F"/>
    <w:rsid w:val="006E3198"/>
    <w:rsid w:val="006E32C2"/>
    <w:rsid w:val="006E33CA"/>
    <w:rsid w:val="006E345F"/>
    <w:rsid w:val="006E35CC"/>
    <w:rsid w:val="006E35FC"/>
    <w:rsid w:val="006E372E"/>
    <w:rsid w:val="006E3A68"/>
    <w:rsid w:val="006E3A8D"/>
    <w:rsid w:val="006E3B15"/>
    <w:rsid w:val="006E3B1F"/>
    <w:rsid w:val="006E3BCD"/>
    <w:rsid w:val="006E3BD0"/>
    <w:rsid w:val="006E3C0F"/>
    <w:rsid w:val="006E3E97"/>
    <w:rsid w:val="006E3EB4"/>
    <w:rsid w:val="006E405E"/>
    <w:rsid w:val="006E4077"/>
    <w:rsid w:val="006E423A"/>
    <w:rsid w:val="006E429D"/>
    <w:rsid w:val="006E42CF"/>
    <w:rsid w:val="006E43EF"/>
    <w:rsid w:val="006E443E"/>
    <w:rsid w:val="006E4569"/>
    <w:rsid w:val="006E462B"/>
    <w:rsid w:val="006E477A"/>
    <w:rsid w:val="006E48F9"/>
    <w:rsid w:val="006E4915"/>
    <w:rsid w:val="006E4AED"/>
    <w:rsid w:val="006E4B24"/>
    <w:rsid w:val="006E4B7E"/>
    <w:rsid w:val="006E4C2F"/>
    <w:rsid w:val="006E4C43"/>
    <w:rsid w:val="006E4D76"/>
    <w:rsid w:val="006E4D84"/>
    <w:rsid w:val="006E4DA3"/>
    <w:rsid w:val="006E4E1B"/>
    <w:rsid w:val="006E4EDC"/>
    <w:rsid w:val="006E4EDF"/>
    <w:rsid w:val="006E4FAA"/>
    <w:rsid w:val="006E4FB6"/>
    <w:rsid w:val="006E4FC5"/>
    <w:rsid w:val="006E50F1"/>
    <w:rsid w:val="006E514C"/>
    <w:rsid w:val="006E52A3"/>
    <w:rsid w:val="006E52DE"/>
    <w:rsid w:val="006E52EA"/>
    <w:rsid w:val="006E5559"/>
    <w:rsid w:val="006E56DC"/>
    <w:rsid w:val="006E5773"/>
    <w:rsid w:val="006E57DD"/>
    <w:rsid w:val="006E5977"/>
    <w:rsid w:val="006E599E"/>
    <w:rsid w:val="006E5AD5"/>
    <w:rsid w:val="006E5B28"/>
    <w:rsid w:val="006E5BC8"/>
    <w:rsid w:val="006E5C4F"/>
    <w:rsid w:val="006E5C59"/>
    <w:rsid w:val="006E5DC2"/>
    <w:rsid w:val="006E5E09"/>
    <w:rsid w:val="006E5E2E"/>
    <w:rsid w:val="006E5FFD"/>
    <w:rsid w:val="006E6018"/>
    <w:rsid w:val="006E60E3"/>
    <w:rsid w:val="006E6113"/>
    <w:rsid w:val="006E62C4"/>
    <w:rsid w:val="006E6322"/>
    <w:rsid w:val="006E635C"/>
    <w:rsid w:val="006E64F8"/>
    <w:rsid w:val="006E652D"/>
    <w:rsid w:val="006E6597"/>
    <w:rsid w:val="006E65AF"/>
    <w:rsid w:val="006E667E"/>
    <w:rsid w:val="006E6795"/>
    <w:rsid w:val="006E6822"/>
    <w:rsid w:val="006E6A29"/>
    <w:rsid w:val="006E6A38"/>
    <w:rsid w:val="006E6AD8"/>
    <w:rsid w:val="006E6B2D"/>
    <w:rsid w:val="006E6B30"/>
    <w:rsid w:val="006E6B92"/>
    <w:rsid w:val="006E6BF6"/>
    <w:rsid w:val="006E6C12"/>
    <w:rsid w:val="006E6DA4"/>
    <w:rsid w:val="006E7012"/>
    <w:rsid w:val="006E704B"/>
    <w:rsid w:val="006E70D9"/>
    <w:rsid w:val="006E70F1"/>
    <w:rsid w:val="006E7198"/>
    <w:rsid w:val="006E71C6"/>
    <w:rsid w:val="006E71E3"/>
    <w:rsid w:val="006E721D"/>
    <w:rsid w:val="006E731E"/>
    <w:rsid w:val="006E7381"/>
    <w:rsid w:val="006E74F4"/>
    <w:rsid w:val="006E7502"/>
    <w:rsid w:val="006E757C"/>
    <w:rsid w:val="006E7698"/>
    <w:rsid w:val="006E76A5"/>
    <w:rsid w:val="006E76CF"/>
    <w:rsid w:val="006E7719"/>
    <w:rsid w:val="006E77A6"/>
    <w:rsid w:val="006E7803"/>
    <w:rsid w:val="006E7832"/>
    <w:rsid w:val="006E79DB"/>
    <w:rsid w:val="006E7B19"/>
    <w:rsid w:val="006E7B33"/>
    <w:rsid w:val="006E7B56"/>
    <w:rsid w:val="006E7B7C"/>
    <w:rsid w:val="006E7E4D"/>
    <w:rsid w:val="006F00C3"/>
    <w:rsid w:val="006F03BB"/>
    <w:rsid w:val="006F0455"/>
    <w:rsid w:val="006F0614"/>
    <w:rsid w:val="006F067E"/>
    <w:rsid w:val="006F06BD"/>
    <w:rsid w:val="006F072A"/>
    <w:rsid w:val="006F0878"/>
    <w:rsid w:val="006F08B6"/>
    <w:rsid w:val="006F0902"/>
    <w:rsid w:val="006F091D"/>
    <w:rsid w:val="006F0974"/>
    <w:rsid w:val="006F098D"/>
    <w:rsid w:val="006F0A8C"/>
    <w:rsid w:val="006F0AA5"/>
    <w:rsid w:val="006F0B0B"/>
    <w:rsid w:val="006F0BD9"/>
    <w:rsid w:val="006F0C41"/>
    <w:rsid w:val="006F0CA8"/>
    <w:rsid w:val="006F0D14"/>
    <w:rsid w:val="006F0EA6"/>
    <w:rsid w:val="006F0EC9"/>
    <w:rsid w:val="006F0F2A"/>
    <w:rsid w:val="006F0F58"/>
    <w:rsid w:val="006F11ED"/>
    <w:rsid w:val="006F121E"/>
    <w:rsid w:val="006F152F"/>
    <w:rsid w:val="006F165D"/>
    <w:rsid w:val="006F166F"/>
    <w:rsid w:val="006F16B2"/>
    <w:rsid w:val="006F1751"/>
    <w:rsid w:val="006F1826"/>
    <w:rsid w:val="006F1B2C"/>
    <w:rsid w:val="006F1B86"/>
    <w:rsid w:val="006F1C33"/>
    <w:rsid w:val="006F1C89"/>
    <w:rsid w:val="006F1D40"/>
    <w:rsid w:val="006F1D4D"/>
    <w:rsid w:val="006F1D50"/>
    <w:rsid w:val="006F1DE3"/>
    <w:rsid w:val="006F1E71"/>
    <w:rsid w:val="006F1F69"/>
    <w:rsid w:val="006F1FB0"/>
    <w:rsid w:val="006F2029"/>
    <w:rsid w:val="006F209A"/>
    <w:rsid w:val="006F20EC"/>
    <w:rsid w:val="006F20FF"/>
    <w:rsid w:val="006F222D"/>
    <w:rsid w:val="006F2246"/>
    <w:rsid w:val="006F22FA"/>
    <w:rsid w:val="006F2328"/>
    <w:rsid w:val="006F25C5"/>
    <w:rsid w:val="006F278F"/>
    <w:rsid w:val="006F2AEE"/>
    <w:rsid w:val="006F2BA2"/>
    <w:rsid w:val="006F2BD0"/>
    <w:rsid w:val="006F2CB4"/>
    <w:rsid w:val="006F2CE2"/>
    <w:rsid w:val="006F2FBC"/>
    <w:rsid w:val="006F2FE9"/>
    <w:rsid w:val="006F32F4"/>
    <w:rsid w:val="006F3380"/>
    <w:rsid w:val="006F33CE"/>
    <w:rsid w:val="006F33E0"/>
    <w:rsid w:val="006F34F4"/>
    <w:rsid w:val="006F3523"/>
    <w:rsid w:val="006F3700"/>
    <w:rsid w:val="006F373B"/>
    <w:rsid w:val="006F3771"/>
    <w:rsid w:val="006F37AB"/>
    <w:rsid w:val="006F3879"/>
    <w:rsid w:val="006F39ED"/>
    <w:rsid w:val="006F3A35"/>
    <w:rsid w:val="006F3C69"/>
    <w:rsid w:val="006F4061"/>
    <w:rsid w:val="006F4187"/>
    <w:rsid w:val="006F429A"/>
    <w:rsid w:val="006F42F8"/>
    <w:rsid w:val="006F4325"/>
    <w:rsid w:val="006F4374"/>
    <w:rsid w:val="006F4445"/>
    <w:rsid w:val="006F4652"/>
    <w:rsid w:val="006F46E3"/>
    <w:rsid w:val="006F4845"/>
    <w:rsid w:val="006F4858"/>
    <w:rsid w:val="006F489D"/>
    <w:rsid w:val="006F4907"/>
    <w:rsid w:val="006F4B04"/>
    <w:rsid w:val="006F4B05"/>
    <w:rsid w:val="006F4B15"/>
    <w:rsid w:val="006F4B6C"/>
    <w:rsid w:val="006F4BA8"/>
    <w:rsid w:val="006F4CE5"/>
    <w:rsid w:val="006F4D69"/>
    <w:rsid w:val="006F4E7A"/>
    <w:rsid w:val="006F4F34"/>
    <w:rsid w:val="006F4F65"/>
    <w:rsid w:val="006F5203"/>
    <w:rsid w:val="006F5327"/>
    <w:rsid w:val="006F5384"/>
    <w:rsid w:val="006F53A0"/>
    <w:rsid w:val="006F548D"/>
    <w:rsid w:val="006F54F1"/>
    <w:rsid w:val="006F55EF"/>
    <w:rsid w:val="006F56A9"/>
    <w:rsid w:val="006F5790"/>
    <w:rsid w:val="006F57A4"/>
    <w:rsid w:val="006F59B4"/>
    <w:rsid w:val="006F5AFD"/>
    <w:rsid w:val="006F5B90"/>
    <w:rsid w:val="006F5D7F"/>
    <w:rsid w:val="006F5D8D"/>
    <w:rsid w:val="006F5DFE"/>
    <w:rsid w:val="006F5E6B"/>
    <w:rsid w:val="006F5FA9"/>
    <w:rsid w:val="006F601F"/>
    <w:rsid w:val="006F606F"/>
    <w:rsid w:val="006F6084"/>
    <w:rsid w:val="006F608F"/>
    <w:rsid w:val="006F62B1"/>
    <w:rsid w:val="006F6578"/>
    <w:rsid w:val="006F6591"/>
    <w:rsid w:val="006F6731"/>
    <w:rsid w:val="006F6798"/>
    <w:rsid w:val="006F6804"/>
    <w:rsid w:val="006F684D"/>
    <w:rsid w:val="006F6900"/>
    <w:rsid w:val="006F6BBB"/>
    <w:rsid w:val="006F6BD1"/>
    <w:rsid w:val="006F6DDC"/>
    <w:rsid w:val="006F6DE4"/>
    <w:rsid w:val="006F6E7D"/>
    <w:rsid w:val="006F6ECB"/>
    <w:rsid w:val="006F6F15"/>
    <w:rsid w:val="006F6F25"/>
    <w:rsid w:val="006F6F61"/>
    <w:rsid w:val="006F721D"/>
    <w:rsid w:val="006F729C"/>
    <w:rsid w:val="006F74A6"/>
    <w:rsid w:val="006F74F6"/>
    <w:rsid w:val="006F750F"/>
    <w:rsid w:val="006F75DF"/>
    <w:rsid w:val="006F773E"/>
    <w:rsid w:val="006F777C"/>
    <w:rsid w:val="006F78B1"/>
    <w:rsid w:val="006F79A7"/>
    <w:rsid w:val="006F79B5"/>
    <w:rsid w:val="006F7A1D"/>
    <w:rsid w:val="006F7A79"/>
    <w:rsid w:val="006F7C5E"/>
    <w:rsid w:val="006F7E77"/>
    <w:rsid w:val="006F7F17"/>
    <w:rsid w:val="006F7F19"/>
    <w:rsid w:val="007000BC"/>
    <w:rsid w:val="00700105"/>
    <w:rsid w:val="00700129"/>
    <w:rsid w:val="00700220"/>
    <w:rsid w:val="00700374"/>
    <w:rsid w:val="00700379"/>
    <w:rsid w:val="0070037D"/>
    <w:rsid w:val="00700495"/>
    <w:rsid w:val="007004D9"/>
    <w:rsid w:val="007004F2"/>
    <w:rsid w:val="00700550"/>
    <w:rsid w:val="00700587"/>
    <w:rsid w:val="0070058A"/>
    <w:rsid w:val="007006D7"/>
    <w:rsid w:val="007008D9"/>
    <w:rsid w:val="00700A43"/>
    <w:rsid w:val="00700AC3"/>
    <w:rsid w:val="00700CB8"/>
    <w:rsid w:val="00700D1E"/>
    <w:rsid w:val="00700DAC"/>
    <w:rsid w:val="00700DC4"/>
    <w:rsid w:val="00700E61"/>
    <w:rsid w:val="00700E84"/>
    <w:rsid w:val="00700F95"/>
    <w:rsid w:val="007010E0"/>
    <w:rsid w:val="0070117F"/>
    <w:rsid w:val="007012D4"/>
    <w:rsid w:val="00701427"/>
    <w:rsid w:val="00701458"/>
    <w:rsid w:val="00701591"/>
    <w:rsid w:val="007015AB"/>
    <w:rsid w:val="007015E4"/>
    <w:rsid w:val="00701772"/>
    <w:rsid w:val="00701825"/>
    <w:rsid w:val="00701857"/>
    <w:rsid w:val="00701891"/>
    <w:rsid w:val="007019E3"/>
    <w:rsid w:val="00701A17"/>
    <w:rsid w:val="00701AF9"/>
    <w:rsid w:val="00701C43"/>
    <w:rsid w:val="00701C9F"/>
    <w:rsid w:val="00701CDD"/>
    <w:rsid w:val="00701CEC"/>
    <w:rsid w:val="00701DDB"/>
    <w:rsid w:val="00701DE4"/>
    <w:rsid w:val="00701E9D"/>
    <w:rsid w:val="00701FAD"/>
    <w:rsid w:val="00701FB1"/>
    <w:rsid w:val="00702067"/>
    <w:rsid w:val="00702100"/>
    <w:rsid w:val="00702195"/>
    <w:rsid w:val="0070224C"/>
    <w:rsid w:val="0070226B"/>
    <w:rsid w:val="007022CE"/>
    <w:rsid w:val="007023FA"/>
    <w:rsid w:val="0070246B"/>
    <w:rsid w:val="00702479"/>
    <w:rsid w:val="00702587"/>
    <w:rsid w:val="007026FE"/>
    <w:rsid w:val="00702768"/>
    <w:rsid w:val="00702864"/>
    <w:rsid w:val="00702A5A"/>
    <w:rsid w:val="00702A91"/>
    <w:rsid w:val="00702B0E"/>
    <w:rsid w:val="00702C04"/>
    <w:rsid w:val="00702C69"/>
    <w:rsid w:val="00702D54"/>
    <w:rsid w:val="00702DD8"/>
    <w:rsid w:val="00702E09"/>
    <w:rsid w:val="00702E61"/>
    <w:rsid w:val="00702E79"/>
    <w:rsid w:val="00702EB9"/>
    <w:rsid w:val="00702F03"/>
    <w:rsid w:val="00702F71"/>
    <w:rsid w:val="00702FA0"/>
    <w:rsid w:val="0070319B"/>
    <w:rsid w:val="00703383"/>
    <w:rsid w:val="007034DA"/>
    <w:rsid w:val="0070350C"/>
    <w:rsid w:val="00703558"/>
    <w:rsid w:val="00703A84"/>
    <w:rsid w:val="00703C02"/>
    <w:rsid w:val="00703CC7"/>
    <w:rsid w:val="00703CE5"/>
    <w:rsid w:val="00703E32"/>
    <w:rsid w:val="00703EC6"/>
    <w:rsid w:val="00703EE6"/>
    <w:rsid w:val="00703F7E"/>
    <w:rsid w:val="00704060"/>
    <w:rsid w:val="007040A3"/>
    <w:rsid w:val="007042FF"/>
    <w:rsid w:val="00704301"/>
    <w:rsid w:val="0070431B"/>
    <w:rsid w:val="0070432F"/>
    <w:rsid w:val="00704354"/>
    <w:rsid w:val="00704475"/>
    <w:rsid w:val="007046C0"/>
    <w:rsid w:val="00704792"/>
    <w:rsid w:val="00704817"/>
    <w:rsid w:val="007048F8"/>
    <w:rsid w:val="00704A92"/>
    <w:rsid w:val="00704B63"/>
    <w:rsid w:val="00704B68"/>
    <w:rsid w:val="00704C19"/>
    <w:rsid w:val="00704D64"/>
    <w:rsid w:val="00704FB4"/>
    <w:rsid w:val="00705075"/>
    <w:rsid w:val="00705345"/>
    <w:rsid w:val="007053DB"/>
    <w:rsid w:val="007054A3"/>
    <w:rsid w:val="007054E5"/>
    <w:rsid w:val="007055E2"/>
    <w:rsid w:val="0070560F"/>
    <w:rsid w:val="0070567F"/>
    <w:rsid w:val="0070571D"/>
    <w:rsid w:val="0070573D"/>
    <w:rsid w:val="007057B8"/>
    <w:rsid w:val="00705801"/>
    <w:rsid w:val="00705973"/>
    <w:rsid w:val="0070599E"/>
    <w:rsid w:val="00705A0E"/>
    <w:rsid w:val="00705A48"/>
    <w:rsid w:val="00705B24"/>
    <w:rsid w:val="00705D4E"/>
    <w:rsid w:val="00705D74"/>
    <w:rsid w:val="00705E72"/>
    <w:rsid w:val="00705F0C"/>
    <w:rsid w:val="00705F34"/>
    <w:rsid w:val="0070604B"/>
    <w:rsid w:val="007060EE"/>
    <w:rsid w:val="00706123"/>
    <w:rsid w:val="00706172"/>
    <w:rsid w:val="00706222"/>
    <w:rsid w:val="007062B1"/>
    <w:rsid w:val="00706340"/>
    <w:rsid w:val="007063A5"/>
    <w:rsid w:val="0070640C"/>
    <w:rsid w:val="00706453"/>
    <w:rsid w:val="0070646E"/>
    <w:rsid w:val="0070649C"/>
    <w:rsid w:val="007066C7"/>
    <w:rsid w:val="00706934"/>
    <w:rsid w:val="0070696E"/>
    <w:rsid w:val="007069A6"/>
    <w:rsid w:val="007069DB"/>
    <w:rsid w:val="00706A95"/>
    <w:rsid w:val="00706AEB"/>
    <w:rsid w:val="00706B6A"/>
    <w:rsid w:val="00706B6B"/>
    <w:rsid w:val="00706B78"/>
    <w:rsid w:val="00706BDF"/>
    <w:rsid w:val="00706F29"/>
    <w:rsid w:val="00706F61"/>
    <w:rsid w:val="00706FEF"/>
    <w:rsid w:val="00707026"/>
    <w:rsid w:val="007070A5"/>
    <w:rsid w:val="00707101"/>
    <w:rsid w:val="00707153"/>
    <w:rsid w:val="0070718E"/>
    <w:rsid w:val="007071CD"/>
    <w:rsid w:val="0070720E"/>
    <w:rsid w:val="00707213"/>
    <w:rsid w:val="00707253"/>
    <w:rsid w:val="00707421"/>
    <w:rsid w:val="0070747F"/>
    <w:rsid w:val="00707522"/>
    <w:rsid w:val="00707633"/>
    <w:rsid w:val="00707646"/>
    <w:rsid w:val="00707674"/>
    <w:rsid w:val="00707696"/>
    <w:rsid w:val="007076B1"/>
    <w:rsid w:val="00707703"/>
    <w:rsid w:val="0070773D"/>
    <w:rsid w:val="0070778B"/>
    <w:rsid w:val="00707A35"/>
    <w:rsid w:val="00707BC3"/>
    <w:rsid w:val="00707D5D"/>
    <w:rsid w:val="00707E01"/>
    <w:rsid w:val="0071007C"/>
    <w:rsid w:val="0071010B"/>
    <w:rsid w:val="007101BE"/>
    <w:rsid w:val="007101C1"/>
    <w:rsid w:val="007101F1"/>
    <w:rsid w:val="00710363"/>
    <w:rsid w:val="007103ED"/>
    <w:rsid w:val="007104C3"/>
    <w:rsid w:val="0071063A"/>
    <w:rsid w:val="007106DC"/>
    <w:rsid w:val="00710801"/>
    <w:rsid w:val="007108B4"/>
    <w:rsid w:val="007108D5"/>
    <w:rsid w:val="00710901"/>
    <w:rsid w:val="0071095F"/>
    <w:rsid w:val="007109DB"/>
    <w:rsid w:val="00710A5B"/>
    <w:rsid w:val="00710A97"/>
    <w:rsid w:val="00710AC1"/>
    <w:rsid w:val="00710B76"/>
    <w:rsid w:val="00710BA1"/>
    <w:rsid w:val="00710C12"/>
    <w:rsid w:val="00710C4D"/>
    <w:rsid w:val="00710CF4"/>
    <w:rsid w:val="00710D96"/>
    <w:rsid w:val="00710DF2"/>
    <w:rsid w:val="00710E3B"/>
    <w:rsid w:val="00710F8B"/>
    <w:rsid w:val="0071107D"/>
    <w:rsid w:val="007111B8"/>
    <w:rsid w:val="007111EF"/>
    <w:rsid w:val="0071130B"/>
    <w:rsid w:val="0071148B"/>
    <w:rsid w:val="0071169E"/>
    <w:rsid w:val="00711739"/>
    <w:rsid w:val="00711A7B"/>
    <w:rsid w:val="00711A96"/>
    <w:rsid w:val="00711C39"/>
    <w:rsid w:val="00711C7D"/>
    <w:rsid w:val="00711CE3"/>
    <w:rsid w:val="00711DB0"/>
    <w:rsid w:val="00711F0D"/>
    <w:rsid w:val="00711F1C"/>
    <w:rsid w:val="00711F4A"/>
    <w:rsid w:val="00711F9A"/>
    <w:rsid w:val="00711FA2"/>
    <w:rsid w:val="00711FE6"/>
    <w:rsid w:val="007120A7"/>
    <w:rsid w:val="007120B5"/>
    <w:rsid w:val="0071215E"/>
    <w:rsid w:val="0071223B"/>
    <w:rsid w:val="0071225B"/>
    <w:rsid w:val="007122CD"/>
    <w:rsid w:val="00712476"/>
    <w:rsid w:val="007124CC"/>
    <w:rsid w:val="007124E7"/>
    <w:rsid w:val="007124F2"/>
    <w:rsid w:val="00712844"/>
    <w:rsid w:val="0071289E"/>
    <w:rsid w:val="00712AAF"/>
    <w:rsid w:val="00712AB0"/>
    <w:rsid w:val="00712ADE"/>
    <w:rsid w:val="00712BD2"/>
    <w:rsid w:val="00712CA7"/>
    <w:rsid w:val="00712CAE"/>
    <w:rsid w:val="00712CB3"/>
    <w:rsid w:val="00712D69"/>
    <w:rsid w:val="00712DCA"/>
    <w:rsid w:val="00712DE0"/>
    <w:rsid w:val="00712E6D"/>
    <w:rsid w:val="00712F2D"/>
    <w:rsid w:val="007131A1"/>
    <w:rsid w:val="00713333"/>
    <w:rsid w:val="00713391"/>
    <w:rsid w:val="0071350E"/>
    <w:rsid w:val="0071354C"/>
    <w:rsid w:val="00713699"/>
    <w:rsid w:val="00713780"/>
    <w:rsid w:val="00713863"/>
    <w:rsid w:val="00713873"/>
    <w:rsid w:val="0071391F"/>
    <w:rsid w:val="0071397A"/>
    <w:rsid w:val="007139AD"/>
    <w:rsid w:val="00713A2D"/>
    <w:rsid w:val="00713AF7"/>
    <w:rsid w:val="00713B41"/>
    <w:rsid w:val="00713CA8"/>
    <w:rsid w:val="00713D3D"/>
    <w:rsid w:val="00713DB9"/>
    <w:rsid w:val="00713E84"/>
    <w:rsid w:val="00713EA0"/>
    <w:rsid w:val="00713EEB"/>
    <w:rsid w:val="007140BB"/>
    <w:rsid w:val="007140C3"/>
    <w:rsid w:val="007140C7"/>
    <w:rsid w:val="0071410E"/>
    <w:rsid w:val="00714127"/>
    <w:rsid w:val="007141FB"/>
    <w:rsid w:val="0071436D"/>
    <w:rsid w:val="00714393"/>
    <w:rsid w:val="0071456A"/>
    <w:rsid w:val="0071497F"/>
    <w:rsid w:val="00714A1F"/>
    <w:rsid w:val="00714A3C"/>
    <w:rsid w:val="00714B5E"/>
    <w:rsid w:val="00714B6F"/>
    <w:rsid w:val="00714BE2"/>
    <w:rsid w:val="00714C87"/>
    <w:rsid w:val="00714D01"/>
    <w:rsid w:val="00714D35"/>
    <w:rsid w:val="00714D47"/>
    <w:rsid w:val="00714E1D"/>
    <w:rsid w:val="00714E47"/>
    <w:rsid w:val="00714EB2"/>
    <w:rsid w:val="00714F0E"/>
    <w:rsid w:val="00714F4D"/>
    <w:rsid w:val="00714F75"/>
    <w:rsid w:val="00714FA6"/>
    <w:rsid w:val="0071505C"/>
    <w:rsid w:val="00715149"/>
    <w:rsid w:val="007152AC"/>
    <w:rsid w:val="00715368"/>
    <w:rsid w:val="007153BF"/>
    <w:rsid w:val="007154F8"/>
    <w:rsid w:val="007155B5"/>
    <w:rsid w:val="0071583E"/>
    <w:rsid w:val="00715894"/>
    <w:rsid w:val="007159E0"/>
    <w:rsid w:val="00715AFD"/>
    <w:rsid w:val="00715B30"/>
    <w:rsid w:val="00715B94"/>
    <w:rsid w:val="00715C58"/>
    <w:rsid w:val="00715DE2"/>
    <w:rsid w:val="00715E16"/>
    <w:rsid w:val="00715F34"/>
    <w:rsid w:val="00715F3E"/>
    <w:rsid w:val="00715F91"/>
    <w:rsid w:val="0071603E"/>
    <w:rsid w:val="00716171"/>
    <w:rsid w:val="00716175"/>
    <w:rsid w:val="007161DC"/>
    <w:rsid w:val="00716313"/>
    <w:rsid w:val="00716335"/>
    <w:rsid w:val="007163A0"/>
    <w:rsid w:val="007164E9"/>
    <w:rsid w:val="00716581"/>
    <w:rsid w:val="00716587"/>
    <w:rsid w:val="007166F5"/>
    <w:rsid w:val="00716725"/>
    <w:rsid w:val="007168B8"/>
    <w:rsid w:val="007168BD"/>
    <w:rsid w:val="00716963"/>
    <w:rsid w:val="0071699D"/>
    <w:rsid w:val="00716A0E"/>
    <w:rsid w:val="00716A8B"/>
    <w:rsid w:val="00716AD6"/>
    <w:rsid w:val="00716BE0"/>
    <w:rsid w:val="00716E3A"/>
    <w:rsid w:val="00716E65"/>
    <w:rsid w:val="00716E9B"/>
    <w:rsid w:val="00716F6A"/>
    <w:rsid w:val="00717044"/>
    <w:rsid w:val="007172C3"/>
    <w:rsid w:val="00717356"/>
    <w:rsid w:val="00717358"/>
    <w:rsid w:val="00717434"/>
    <w:rsid w:val="007174A4"/>
    <w:rsid w:val="007176D7"/>
    <w:rsid w:val="0071772F"/>
    <w:rsid w:val="00717744"/>
    <w:rsid w:val="007178AE"/>
    <w:rsid w:val="007178E6"/>
    <w:rsid w:val="00717993"/>
    <w:rsid w:val="007179FE"/>
    <w:rsid w:val="00717A3B"/>
    <w:rsid w:val="00717ABF"/>
    <w:rsid w:val="00717B0C"/>
    <w:rsid w:val="00717B35"/>
    <w:rsid w:val="00717B5A"/>
    <w:rsid w:val="00717D21"/>
    <w:rsid w:val="00717E3F"/>
    <w:rsid w:val="00717E43"/>
    <w:rsid w:val="00717E81"/>
    <w:rsid w:val="00717F9C"/>
    <w:rsid w:val="007200F5"/>
    <w:rsid w:val="0072021B"/>
    <w:rsid w:val="0072021C"/>
    <w:rsid w:val="00720361"/>
    <w:rsid w:val="00720389"/>
    <w:rsid w:val="0072042B"/>
    <w:rsid w:val="0072056E"/>
    <w:rsid w:val="00720673"/>
    <w:rsid w:val="00720687"/>
    <w:rsid w:val="007206E1"/>
    <w:rsid w:val="00720741"/>
    <w:rsid w:val="007207E2"/>
    <w:rsid w:val="0072088C"/>
    <w:rsid w:val="00720942"/>
    <w:rsid w:val="007209E1"/>
    <w:rsid w:val="00720A57"/>
    <w:rsid w:val="00720A9E"/>
    <w:rsid w:val="00720AD0"/>
    <w:rsid w:val="00720CDB"/>
    <w:rsid w:val="00720E75"/>
    <w:rsid w:val="00720E79"/>
    <w:rsid w:val="00720FDC"/>
    <w:rsid w:val="0072127E"/>
    <w:rsid w:val="00721383"/>
    <w:rsid w:val="007214B6"/>
    <w:rsid w:val="007215CD"/>
    <w:rsid w:val="007217DB"/>
    <w:rsid w:val="00721983"/>
    <w:rsid w:val="007219EE"/>
    <w:rsid w:val="00721AB5"/>
    <w:rsid w:val="00721B8A"/>
    <w:rsid w:val="00721F57"/>
    <w:rsid w:val="0072210C"/>
    <w:rsid w:val="00722285"/>
    <w:rsid w:val="007222DE"/>
    <w:rsid w:val="00722470"/>
    <w:rsid w:val="007224D0"/>
    <w:rsid w:val="00722569"/>
    <w:rsid w:val="007225A5"/>
    <w:rsid w:val="00722647"/>
    <w:rsid w:val="0072268F"/>
    <w:rsid w:val="00722694"/>
    <w:rsid w:val="00722756"/>
    <w:rsid w:val="0072284D"/>
    <w:rsid w:val="00722893"/>
    <w:rsid w:val="007229FD"/>
    <w:rsid w:val="00722A49"/>
    <w:rsid w:val="00722B87"/>
    <w:rsid w:val="00722B98"/>
    <w:rsid w:val="00722BB4"/>
    <w:rsid w:val="00722CB7"/>
    <w:rsid w:val="00722CC3"/>
    <w:rsid w:val="00722E3D"/>
    <w:rsid w:val="00722E4E"/>
    <w:rsid w:val="00722E96"/>
    <w:rsid w:val="00723047"/>
    <w:rsid w:val="00723057"/>
    <w:rsid w:val="00723075"/>
    <w:rsid w:val="0072310C"/>
    <w:rsid w:val="00723164"/>
    <w:rsid w:val="00723211"/>
    <w:rsid w:val="0072322C"/>
    <w:rsid w:val="00723293"/>
    <w:rsid w:val="007232FB"/>
    <w:rsid w:val="00723651"/>
    <w:rsid w:val="00723670"/>
    <w:rsid w:val="0072368C"/>
    <w:rsid w:val="007236F1"/>
    <w:rsid w:val="0072383B"/>
    <w:rsid w:val="007238B5"/>
    <w:rsid w:val="00723A49"/>
    <w:rsid w:val="00723AF3"/>
    <w:rsid w:val="00723C29"/>
    <w:rsid w:val="00724090"/>
    <w:rsid w:val="007240AE"/>
    <w:rsid w:val="00724146"/>
    <w:rsid w:val="007241A4"/>
    <w:rsid w:val="007242BB"/>
    <w:rsid w:val="007242E1"/>
    <w:rsid w:val="00724302"/>
    <w:rsid w:val="00724385"/>
    <w:rsid w:val="00724386"/>
    <w:rsid w:val="00724450"/>
    <w:rsid w:val="00724836"/>
    <w:rsid w:val="007248AC"/>
    <w:rsid w:val="007248B0"/>
    <w:rsid w:val="00724A21"/>
    <w:rsid w:val="00724A58"/>
    <w:rsid w:val="00724ACB"/>
    <w:rsid w:val="00724B22"/>
    <w:rsid w:val="00724B48"/>
    <w:rsid w:val="00724B59"/>
    <w:rsid w:val="00724B88"/>
    <w:rsid w:val="00724C26"/>
    <w:rsid w:val="00724C2A"/>
    <w:rsid w:val="00724C49"/>
    <w:rsid w:val="00724C7D"/>
    <w:rsid w:val="00724D03"/>
    <w:rsid w:val="00724DC8"/>
    <w:rsid w:val="00724F6C"/>
    <w:rsid w:val="00724FEE"/>
    <w:rsid w:val="0072516D"/>
    <w:rsid w:val="007251F4"/>
    <w:rsid w:val="0072522F"/>
    <w:rsid w:val="00725247"/>
    <w:rsid w:val="0072526A"/>
    <w:rsid w:val="0072528E"/>
    <w:rsid w:val="007252B3"/>
    <w:rsid w:val="007252CE"/>
    <w:rsid w:val="00725374"/>
    <w:rsid w:val="00725431"/>
    <w:rsid w:val="0072557D"/>
    <w:rsid w:val="007255F2"/>
    <w:rsid w:val="007256A9"/>
    <w:rsid w:val="007257A6"/>
    <w:rsid w:val="007259BF"/>
    <w:rsid w:val="00725A61"/>
    <w:rsid w:val="00725A80"/>
    <w:rsid w:val="00725C2C"/>
    <w:rsid w:val="00725C3F"/>
    <w:rsid w:val="00725C43"/>
    <w:rsid w:val="00725E26"/>
    <w:rsid w:val="00725EAB"/>
    <w:rsid w:val="00725EAF"/>
    <w:rsid w:val="00725ECB"/>
    <w:rsid w:val="00725ED8"/>
    <w:rsid w:val="00726036"/>
    <w:rsid w:val="00726130"/>
    <w:rsid w:val="007261B3"/>
    <w:rsid w:val="0072621F"/>
    <w:rsid w:val="00726247"/>
    <w:rsid w:val="00726301"/>
    <w:rsid w:val="00726360"/>
    <w:rsid w:val="007263C8"/>
    <w:rsid w:val="0072650B"/>
    <w:rsid w:val="0072650D"/>
    <w:rsid w:val="00726582"/>
    <w:rsid w:val="00726660"/>
    <w:rsid w:val="0072673B"/>
    <w:rsid w:val="00726768"/>
    <w:rsid w:val="007268DC"/>
    <w:rsid w:val="00726965"/>
    <w:rsid w:val="00726A85"/>
    <w:rsid w:val="00726C0D"/>
    <w:rsid w:val="00726CB3"/>
    <w:rsid w:val="00726D85"/>
    <w:rsid w:val="00726DFA"/>
    <w:rsid w:val="00726E20"/>
    <w:rsid w:val="00726F32"/>
    <w:rsid w:val="00727008"/>
    <w:rsid w:val="007270B0"/>
    <w:rsid w:val="0072711B"/>
    <w:rsid w:val="007271FA"/>
    <w:rsid w:val="0072721E"/>
    <w:rsid w:val="007272CA"/>
    <w:rsid w:val="00727324"/>
    <w:rsid w:val="007275AC"/>
    <w:rsid w:val="007276E9"/>
    <w:rsid w:val="00727724"/>
    <w:rsid w:val="007277AF"/>
    <w:rsid w:val="0072785D"/>
    <w:rsid w:val="0072793C"/>
    <w:rsid w:val="00727A8E"/>
    <w:rsid w:val="00727BB0"/>
    <w:rsid w:val="00727C7F"/>
    <w:rsid w:val="00727D01"/>
    <w:rsid w:val="00727D65"/>
    <w:rsid w:val="00727E66"/>
    <w:rsid w:val="00727E91"/>
    <w:rsid w:val="00727E9F"/>
    <w:rsid w:val="00730030"/>
    <w:rsid w:val="00730048"/>
    <w:rsid w:val="007300EE"/>
    <w:rsid w:val="007303B7"/>
    <w:rsid w:val="007303C6"/>
    <w:rsid w:val="0073046E"/>
    <w:rsid w:val="0073082B"/>
    <w:rsid w:val="007308F4"/>
    <w:rsid w:val="00730C2B"/>
    <w:rsid w:val="0073106E"/>
    <w:rsid w:val="00731314"/>
    <w:rsid w:val="00731332"/>
    <w:rsid w:val="007313FE"/>
    <w:rsid w:val="00731400"/>
    <w:rsid w:val="0073146B"/>
    <w:rsid w:val="007314C9"/>
    <w:rsid w:val="00731656"/>
    <w:rsid w:val="0073165E"/>
    <w:rsid w:val="00731707"/>
    <w:rsid w:val="00731782"/>
    <w:rsid w:val="007317E9"/>
    <w:rsid w:val="0073188A"/>
    <w:rsid w:val="00731925"/>
    <w:rsid w:val="007319B6"/>
    <w:rsid w:val="00731A57"/>
    <w:rsid w:val="00731BBA"/>
    <w:rsid w:val="00731D5B"/>
    <w:rsid w:val="00731F9E"/>
    <w:rsid w:val="0073202F"/>
    <w:rsid w:val="007320B4"/>
    <w:rsid w:val="00732119"/>
    <w:rsid w:val="00732168"/>
    <w:rsid w:val="007321EA"/>
    <w:rsid w:val="00732210"/>
    <w:rsid w:val="00732251"/>
    <w:rsid w:val="0073227B"/>
    <w:rsid w:val="007323B3"/>
    <w:rsid w:val="007326E3"/>
    <w:rsid w:val="00732753"/>
    <w:rsid w:val="007327F6"/>
    <w:rsid w:val="007328D0"/>
    <w:rsid w:val="00732A0F"/>
    <w:rsid w:val="00732B64"/>
    <w:rsid w:val="00732CE2"/>
    <w:rsid w:val="00732D81"/>
    <w:rsid w:val="00732DC3"/>
    <w:rsid w:val="00732DD0"/>
    <w:rsid w:val="00732DEB"/>
    <w:rsid w:val="00732E84"/>
    <w:rsid w:val="00732F00"/>
    <w:rsid w:val="00732FA0"/>
    <w:rsid w:val="00733053"/>
    <w:rsid w:val="00733068"/>
    <w:rsid w:val="007330BF"/>
    <w:rsid w:val="0073311A"/>
    <w:rsid w:val="0073312D"/>
    <w:rsid w:val="0073323E"/>
    <w:rsid w:val="0073328E"/>
    <w:rsid w:val="0073337D"/>
    <w:rsid w:val="007334B5"/>
    <w:rsid w:val="007335D2"/>
    <w:rsid w:val="0073360F"/>
    <w:rsid w:val="0073364D"/>
    <w:rsid w:val="00733717"/>
    <w:rsid w:val="00733781"/>
    <w:rsid w:val="007338CB"/>
    <w:rsid w:val="0073394C"/>
    <w:rsid w:val="00733B0D"/>
    <w:rsid w:val="00733BB2"/>
    <w:rsid w:val="00733C28"/>
    <w:rsid w:val="00733D12"/>
    <w:rsid w:val="00733E45"/>
    <w:rsid w:val="00734071"/>
    <w:rsid w:val="00734099"/>
    <w:rsid w:val="00734100"/>
    <w:rsid w:val="007342BC"/>
    <w:rsid w:val="0073433B"/>
    <w:rsid w:val="007343DD"/>
    <w:rsid w:val="007344E7"/>
    <w:rsid w:val="0073455F"/>
    <w:rsid w:val="007345DD"/>
    <w:rsid w:val="007346C3"/>
    <w:rsid w:val="007347D4"/>
    <w:rsid w:val="00734863"/>
    <w:rsid w:val="00734999"/>
    <w:rsid w:val="007349E8"/>
    <w:rsid w:val="00734B69"/>
    <w:rsid w:val="00734B9C"/>
    <w:rsid w:val="00734D6D"/>
    <w:rsid w:val="00734DC2"/>
    <w:rsid w:val="00734E81"/>
    <w:rsid w:val="00734F5B"/>
    <w:rsid w:val="00734FE2"/>
    <w:rsid w:val="007351AC"/>
    <w:rsid w:val="0073521C"/>
    <w:rsid w:val="00735314"/>
    <w:rsid w:val="0073546C"/>
    <w:rsid w:val="00735544"/>
    <w:rsid w:val="0073558D"/>
    <w:rsid w:val="0073570A"/>
    <w:rsid w:val="007359DF"/>
    <w:rsid w:val="00735DDD"/>
    <w:rsid w:val="00735DEA"/>
    <w:rsid w:val="00735E84"/>
    <w:rsid w:val="00735FCF"/>
    <w:rsid w:val="00736024"/>
    <w:rsid w:val="007360D2"/>
    <w:rsid w:val="00736129"/>
    <w:rsid w:val="007361C7"/>
    <w:rsid w:val="00736253"/>
    <w:rsid w:val="0073630E"/>
    <w:rsid w:val="00736349"/>
    <w:rsid w:val="007365DB"/>
    <w:rsid w:val="00736673"/>
    <w:rsid w:val="0073677B"/>
    <w:rsid w:val="00736865"/>
    <w:rsid w:val="0073689A"/>
    <w:rsid w:val="00736A30"/>
    <w:rsid w:val="00736A68"/>
    <w:rsid w:val="00736B63"/>
    <w:rsid w:val="00736C63"/>
    <w:rsid w:val="00736DB7"/>
    <w:rsid w:val="00737120"/>
    <w:rsid w:val="0073717C"/>
    <w:rsid w:val="00737192"/>
    <w:rsid w:val="00737218"/>
    <w:rsid w:val="0073724A"/>
    <w:rsid w:val="007372B2"/>
    <w:rsid w:val="0073730D"/>
    <w:rsid w:val="007376A2"/>
    <w:rsid w:val="00737730"/>
    <w:rsid w:val="00737732"/>
    <w:rsid w:val="00737746"/>
    <w:rsid w:val="00737862"/>
    <w:rsid w:val="007378C9"/>
    <w:rsid w:val="007379F9"/>
    <w:rsid w:val="00737ACD"/>
    <w:rsid w:val="00737B7D"/>
    <w:rsid w:val="00737C5D"/>
    <w:rsid w:val="00737E00"/>
    <w:rsid w:val="00737ED2"/>
    <w:rsid w:val="007400BF"/>
    <w:rsid w:val="007401F7"/>
    <w:rsid w:val="00740268"/>
    <w:rsid w:val="00740416"/>
    <w:rsid w:val="00740449"/>
    <w:rsid w:val="00740492"/>
    <w:rsid w:val="007405D8"/>
    <w:rsid w:val="0074071C"/>
    <w:rsid w:val="00740817"/>
    <w:rsid w:val="0074088B"/>
    <w:rsid w:val="00740967"/>
    <w:rsid w:val="0074098C"/>
    <w:rsid w:val="00740A14"/>
    <w:rsid w:val="00740A24"/>
    <w:rsid w:val="00740A78"/>
    <w:rsid w:val="00740B10"/>
    <w:rsid w:val="00740D68"/>
    <w:rsid w:val="00740D96"/>
    <w:rsid w:val="00740EB3"/>
    <w:rsid w:val="00741004"/>
    <w:rsid w:val="007411C8"/>
    <w:rsid w:val="007415BB"/>
    <w:rsid w:val="0074163F"/>
    <w:rsid w:val="0074168E"/>
    <w:rsid w:val="007416C3"/>
    <w:rsid w:val="00741733"/>
    <w:rsid w:val="00741754"/>
    <w:rsid w:val="0074178C"/>
    <w:rsid w:val="00741899"/>
    <w:rsid w:val="00741A81"/>
    <w:rsid w:val="00741B37"/>
    <w:rsid w:val="00741BFC"/>
    <w:rsid w:val="00741C5F"/>
    <w:rsid w:val="00741E23"/>
    <w:rsid w:val="00741EC0"/>
    <w:rsid w:val="00741F36"/>
    <w:rsid w:val="00741F7C"/>
    <w:rsid w:val="00741FDB"/>
    <w:rsid w:val="00742050"/>
    <w:rsid w:val="007421FC"/>
    <w:rsid w:val="007423E1"/>
    <w:rsid w:val="007423FB"/>
    <w:rsid w:val="00742469"/>
    <w:rsid w:val="00742581"/>
    <w:rsid w:val="007426C5"/>
    <w:rsid w:val="00742A34"/>
    <w:rsid w:val="00742B0E"/>
    <w:rsid w:val="00742B14"/>
    <w:rsid w:val="00742CDB"/>
    <w:rsid w:val="00742D62"/>
    <w:rsid w:val="00742F04"/>
    <w:rsid w:val="00742FF3"/>
    <w:rsid w:val="00743127"/>
    <w:rsid w:val="0074317A"/>
    <w:rsid w:val="007431BB"/>
    <w:rsid w:val="007431D6"/>
    <w:rsid w:val="007432E7"/>
    <w:rsid w:val="00743415"/>
    <w:rsid w:val="0074341D"/>
    <w:rsid w:val="0074345D"/>
    <w:rsid w:val="0074349E"/>
    <w:rsid w:val="007434FE"/>
    <w:rsid w:val="00743664"/>
    <w:rsid w:val="00743683"/>
    <w:rsid w:val="007436B3"/>
    <w:rsid w:val="007436D5"/>
    <w:rsid w:val="007437F9"/>
    <w:rsid w:val="00743845"/>
    <w:rsid w:val="007438A6"/>
    <w:rsid w:val="00743997"/>
    <w:rsid w:val="007439ED"/>
    <w:rsid w:val="00743A39"/>
    <w:rsid w:val="00743B39"/>
    <w:rsid w:val="00743B43"/>
    <w:rsid w:val="00743BEA"/>
    <w:rsid w:val="00743F60"/>
    <w:rsid w:val="007440A0"/>
    <w:rsid w:val="007440BD"/>
    <w:rsid w:val="007440D8"/>
    <w:rsid w:val="00744144"/>
    <w:rsid w:val="00744263"/>
    <w:rsid w:val="007442DC"/>
    <w:rsid w:val="007446EE"/>
    <w:rsid w:val="00744733"/>
    <w:rsid w:val="00744787"/>
    <w:rsid w:val="007448F4"/>
    <w:rsid w:val="0074491B"/>
    <w:rsid w:val="007449BA"/>
    <w:rsid w:val="007449C0"/>
    <w:rsid w:val="007449D3"/>
    <w:rsid w:val="00744A36"/>
    <w:rsid w:val="00744AFE"/>
    <w:rsid w:val="00744D7F"/>
    <w:rsid w:val="00744FB6"/>
    <w:rsid w:val="00744FC4"/>
    <w:rsid w:val="007450FA"/>
    <w:rsid w:val="00745147"/>
    <w:rsid w:val="007451B0"/>
    <w:rsid w:val="00745260"/>
    <w:rsid w:val="00745491"/>
    <w:rsid w:val="0074564E"/>
    <w:rsid w:val="007456B0"/>
    <w:rsid w:val="00745842"/>
    <w:rsid w:val="00745882"/>
    <w:rsid w:val="00745B97"/>
    <w:rsid w:val="00745C1C"/>
    <w:rsid w:val="00745CF0"/>
    <w:rsid w:val="00745D38"/>
    <w:rsid w:val="00745D78"/>
    <w:rsid w:val="00745DB2"/>
    <w:rsid w:val="00745E73"/>
    <w:rsid w:val="00745EE5"/>
    <w:rsid w:val="00745F80"/>
    <w:rsid w:val="00746377"/>
    <w:rsid w:val="00746386"/>
    <w:rsid w:val="0074646B"/>
    <w:rsid w:val="00746527"/>
    <w:rsid w:val="00746632"/>
    <w:rsid w:val="00746678"/>
    <w:rsid w:val="0074668B"/>
    <w:rsid w:val="007467C9"/>
    <w:rsid w:val="0074684E"/>
    <w:rsid w:val="007468D7"/>
    <w:rsid w:val="007468F9"/>
    <w:rsid w:val="0074695D"/>
    <w:rsid w:val="00746A7A"/>
    <w:rsid w:val="00746B39"/>
    <w:rsid w:val="00746B50"/>
    <w:rsid w:val="00746B9E"/>
    <w:rsid w:val="00746C73"/>
    <w:rsid w:val="00746D15"/>
    <w:rsid w:val="00746D75"/>
    <w:rsid w:val="00746E1C"/>
    <w:rsid w:val="00746FFC"/>
    <w:rsid w:val="0074716D"/>
    <w:rsid w:val="007471CF"/>
    <w:rsid w:val="00747228"/>
    <w:rsid w:val="00747263"/>
    <w:rsid w:val="0074737A"/>
    <w:rsid w:val="007473AE"/>
    <w:rsid w:val="007473B3"/>
    <w:rsid w:val="0074742F"/>
    <w:rsid w:val="007474E0"/>
    <w:rsid w:val="00747621"/>
    <w:rsid w:val="0074764B"/>
    <w:rsid w:val="007476AD"/>
    <w:rsid w:val="007477B8"/>
    <w:rsid w:val="00747865"/>
    <w:rsid w:val="00747963"/>
    <w:rsid w:val="00747AF7"/>
    <w:rsid w:val="00747C4E"/>
    <w:rsid w:val="00747D1D"/>
    <w:rsid w:val="00747DB7"/>
    <w:rsid w:val="00747E0D"/>
    <w:rsid w:val="00747FDF"/>
    <w:rsid w:val="00750104"/>
    <w:rsid w:val="00750113"/>
    <w:rsid w:val="00750171"/>
    <w:rsid w:val="0075021B"/>
    <w:rsid w:val="007502FD"/>
    <w:rsid w:val="00750327"/>
    <w:rsid w:val="0075046C"/>
    <w:rsid w:val="007504B9"/>
    <w:rsid w:val="00750501"/>
    <w:rsid w:val="007505F0"/>
    <w:rsid w:val="0075063D"/>
    <w:rsid w:val="00750677"/>
    <w:rsid w:val="007506A4"/>
    <w:rsid w:val="007506BD"/>
    <w:rsid w:val="00750762"/>
    <w:rsid w:val="00750884"/>
    <w:rsid w:val="007509E7"/>
    <w:rsid w:val="00750A50"/>
    <w:rsid w:val="00750A7E"/>
    <w:rsid w:val="00750A83"/>
    <w:rsid w:val="00750AFC"/>
    <w:rsid w:val="00750B65"/>
    <w:rsid w:val="00750D33"/>
    <w:rsid w:val="00750DF6"/>
    <w:rsid w:val="00750E0D"/>
    <w:rsid w:val="00750EAC"/>
    <w:rsid w:val="00750F20"/>
    <w:rsid w:val="00750FDC"/>
    <w:rsid w:val="00751042"/>
    <w:rsid w:val="0075104C"/>
    <w:rsid w:val="00751068"/>
    <w:rsid w:val="00751074"/>
    <w:rsid w:val="00751086"/>
    <w:rsid w:val="007510D3"/>
    <w:rsid w:val="007510EF"/>
    <w:rsid w:val="007511C1"/>
    <w:rsid w:val="007511D0"/>
    <w:rsid w:val="0075135A"/>
    <w:rsid w:val="007513C5"/>
    <w:rsid w:val="007513DA"/>
    <w:rsid w:val="00751832"/>
    <w:rsid w:val="0075195F"/>
    <w:rsid w:val="00751ADD"/>
    <w:rsid w:val="00751B4E"/>
    <w:rsid w:val="00751B6F"/>
    <w:rsid w:val="00751B96"/>
    <w:rsid w:val="00751CC5"/>
    <w:rsid w:val="00751E57"/>
    <w:rsid w:val="00751E99"/>
    <w:rsid w:val="00751EDA"/>
    <w:rsid w:val="00752006"/>
    <w:rsid w:val="0075203B"/>
    <w:rsid w:val="0075212F"/>
    <w:rsid w:val="00752193"/>
    <w:rsid w:val="00752297"/>
    <w:rsid w:val="007525A8"/>
    <w:rsid w:val="007525F8"/>
    <w:rsid w:val="00752747"/>
    <w:rsid w:val="007527BF"/>
    <w:rsid w:val="00752A57"/>
    <w:rsid w:val="00752ACC"/>
    <w:rsid w:val="00752AED"/>
    <w:rsid w:val="00752B6C"/>
    <w:rsid w:val="00752BD1"/>
    <w:rsid w:val="00752C77"/>
    <w:rsid w:val="00752C7B"/>
    <w:rsid w:val="00752CFE"/>
    <w:rsid w:val="00752DDE"/>
    <w:rsid w:val="00752E06"/>
    <w:rsid w:val="00752E9A"/>
    <w:rsid w:val="0075302E"/>
    <w:rsid w:val="00753054"/>
    <w:rsid w:val="007530CB"/>
    <w:rsid w:val="007532DB"/>
    <w:rsid w:val="00753388"/>
    <w:rsid w:val="0075358B"/>
    <w:rsid w:val="007536E6"/>
    <w:rsid w:val="007537C7"/>
    <w:rsid w:val="00753823"/>
    <w:rsid w:val="0075383A"/>
    <w:rsid w:val="00753865"/>
    <w:rsid w:val="007538B2"/>
    <w:rsid w:val="007538E8"/>
    <w:rsid w:val="007539CB"/>
    <w:rsid w:val="007539D4"/>
    <w:rsid w:val="00753A28"/>
    <w:rsid w:val="00753B04"/>
    <w:rsid w:val="00753BAA"/>
    <w:rsid w:val="00753FDC"/>
    <w:rsid w:val="00753FF8"/>
    <w:rsid w:val="007540BC"/>
    <w:rsid w:val="0075411F"/>
    <w:rsid w:val="007541D7"/>
    <w:rsid w:val="00754201"/>
    <w:rsid w:val="0075431B"/>
    <w:rsid w:val="00754353"/>
    <w:rsid w:val="007544AC"/>
    <w:rsid w:val="00754568"/>
    <w:rsid w:val="007545B3"/>
    <w:rsid w:val="00754652"/>
    <w:rsid w:val="00754700"/>
    <w:rsid w:val="007548A7"/>
    <w:rsid w:val="0075491A"/>
    <w:rsid w:val="0075497A"/>
    <w:rsid w:val="00754A22"/>
    <w:rsid w:val="00754A3E"/>
    <w:rsid w:val="00754B85"/>
    <w:rsid w:val="00754BE6"/>
    <w:rsid w:val="00754DC8"/>
    <w:rsid w:val="00754DEC"/>
    <w:rsid w:val="00754F30"/>
    <w:rsid w:val="00754FEB"/>
    <w:rsid w:val="007552CC"/>
    <w:rsid w:val="00755361"/>
    <w:rsid w:val="00755538"/>
    <w:rsid w:val="007555F1"/>
    <w:rsid w:val="007556B2"/>
    <w:rsid w:val="007557C5"/>
    <w:rsid w:val="00755861"/>
    <w:rsid w:val="00755A67"/>
    <w:rsid w:val="00755A88"/>
    <w:rsid w:val="00755B04"/>
    <w:rsid w:val="00755B48"/>
    <w:rsid w:val="00755B83"/>
    <w:rsid w:val="00755BC8"/>
    <w:rsid w:val="00755C02"/>
    <w:rsid w:val="00755C2C"/>
    <w:rsid w:val="00755D36"/>
    <w:rsid w:val="00755D96"/>
    <w:rsid w:val="00755DF1"/>
    <w:rsid w:val="00755E3E"/>
    <w:rsid w:val="00755E47"/>
    <w:rsid w:val="00755E75"/>
    <w:rsid w:val="00755E98"/>
    <w:rsid w:val="00755EC5"/>
    <w:rsid w:val="00755EF8"/>
    <w:rsid w:val="00755F32"/>
    <w:rsid w:val="00755FE2"/>
    <w:rsid w:val="00756059"/>
    <w:rsid w:val="007560F6"/>
    <w:rsid w:val="00756101"/>
    <w:rsid w:val="00756109"/>
    <w:rsid w:val="00756159"/>
    <w:rsid w:val="0075618B"/>
    <w:rsid w:val="00756218"/>
    <w:rsid w:val="00756363"/>
    <w:rsid w:val="00756371"/>
    <w:rsid w:val="00756521"/>
    <w:rsid w:val="007565F9"/>
    <w:rsid w:val="0075661E"/>
    <w:rsid w:val="00756691"/>
    <w:rsid w:val="007566A9"/>
    <w:rsid w:val="007566FC"/>
    <w:rsid w:val="00756714"/>
    <w:rsid w:val="00756786"/>
    <w:rsid w:val="00756814"/>
    <w:rsid w:val="007569D0"/>
    <w:rsid w:val="00756A5C"/>
    <w:rsid w:val="00756B67"/>
    <w:rsid w:val="00756B97"/>
    <w:rsid w:val="00756BC7"/>
    <w:rsid w:val="00756C01"/>
    <w:rsid w:val="00756C53"/>
    <w:rsid w:val="00756CAC"/>
    <w:rsid w:val="00756DA2"/>
    <w:rsid w:val="00756DFC"/>
    <w:rsid w:val="00756F25"/>
    <w:rsid w:val="00756FEE"/>
    <w:rsid w:val="007570E1"/>
    <w:rsid w:val="0075716C"/>
    <w:rsid w:val="00757186"/>
    <w:rsid w:val="00757241"/>
    <w:rsid w:val="00757724"/>
    <w:rsid w:val="00757789"/>
    <w:rsid w:val="007577C5"/>
    <w:rsid w:val="007579A1"/>
    <w:rsid w:val="00757AB6"/>
    <w:rsid w:val="00757BE1"/>
    <w:rsid w:val="00757C21"/>
    <w:rsid w:val="00757C23"/>
    <w:rsid w:val="00757C3C"/>
    <w:rsid w:val="00757C55"/>
    <w:rsid w:val="00757C72"/>
    <w:rsid w:val="00757DA8"/>
    <w:rsid w:val="00757EFA"/>
    <w:rsid w:val="00757FDE"/>
    <w:rsid w:val="00760066"/>
    <w:rsid w:val="007601AA"/>
    <w:rsid w:val="007601E5"/>
    <w:rsid w:val="007601E6"/>
    <w:rsid w:val="00760298"/>
    <w:rsid w:val="007602D1"/>
    <w:rsid w:val="00760649"/>
    <w:rsid w:val="00760651"/>
    <w:rsid w:val="00760681"/>
    <w:rsid w:val="00760728"/>
    <w:rsid w:val="0076084D"/>
    <w:rsid w:val="00760D22"/>
    <w:rsid w:val="00760D3D"/>
    <w:rsid w:val="00760E76"/>
    <w:rsid w:val="00760EA4"/>
    <w:rsid w:val="00760EBD"/>
    <w:rsid w:val="00760F5D"/>
    <w:rsid w:val="00760F8F"/>
    <w:rsid w:val="00760FFB"/>
    <w:rsid w:val="00761092"/>
    <w:rsid w:val="007611FC"/>
    <w:rsid w:val="00761253"/>
    <w:rsid w:val="007612B6"/>
    <w:rsid w:val="007613BE"/>
    <w:rsid w:val="007613E0"/>
    <w:rsid w:val="0076144E"/>
    <w:rsid w:val="007615A1"/>
    <w:rsid w:val="0076173D"/>
    <w:rsid w:val="0076181A"/>
    <w:rsid w:val="00761828"/>
    <w:rsid w:val="0076182F"/>
    <w:rsid w:val="0076187F"/>
    <w:rsid w:val="00761889"/>
    <w:rsid w:val="007618D4"/>
    <w:rsid w:val="007618F6"/>
    <w:rsid w:val="007619FA"/>
    <w:rsid w:val="007619FE"/>
    <w:rsid w:val="00761A1F"/>
    <w:rsid w:val="00761A79"/>
    <w:rsid w:val="00761AEF"/>
    <w:rsid w:val="00761AFF"/>
    <w:rsid w:val="00761BB6"/>
    <w:rsid w:val="00761C1C"/>
    <w:rsid w:val="00761C4B"/>
    <w:rsid w:val="00761DD7"/>
    <w:rsid w:val="00761E07"/>
    <w:rsid w:val="00761EF2"/>
    <w:rsid w:val="0076215F"/>
    <w:rsid w:val="0076219E"/>
    <w:rsid w:val="00762268"/>
    <w:rsid w:val="0076237D"/>
    <w:rsid w:val="00762507"/>
    <w:rsid w:val="00762556"/>
    <w:rsid w:val="0076255E"/>
    <w:rsid w:val="007625AF"/>
    <w:rsid w:val="00762741"/>
    <w:rsid w:val="007627EA"/>
    <w:rsid w:val="007627F4"/>
    <w:rsid w:val="00762ACB"/>
    <w:rsid w:val="00762BAE"/>
    <w:rsid w:val="00762C72"/>
    <w:rsid w:val="00762CB5"/>
    <w:rsid w:val="00762D32"/>
    <w:rsid w:val="00762E17"/>
    <w:rsid w:val="00762E6E"/>
    <w:rsid w:val="00762F10"/>
    <w:rsid w:val="00762F74"/>
    <w:rsid w:val="00762F76"/>
    <w:rsid w:val="00762FB2"/>
    <w:rsid w:val="00762FE0"/>
    <w:rsid w:val="00763064"/>
    <w:rsid w:val="0076307F"/>
    <w:rsid w:val="0076308D"/>
    <w:rsid w:val="007632E7"/>
    <w:rsid w:val="00763390"/>
    <w:rsid w:val="00763443"/>
    <w:rsid w:val="00763466"/>
    <w:rsid w:val="007635EC"/>
    <w:rsid w:val="007636E1"/>
    <w:rsid w:val="00763851"/>
    <w:rsid w:val="00763865"/>
    <w:rsid w:val="00763AB6"/>
    <w:rsid w:val="00763AC7"/>
    <w:rsid w:val="00763C8D"/>
    <w:rsid w:val="00763C9F"/>
    <w:rsid w:val="00763D91"/>
    <w:rsid w:val="00763E79"/>
    <w:rsid w:val="0076418A"/>
    <w:rsid w:val="007642CE"/>
    <w:rsid w:val="007645F3"/>
    <w:rsid w:val="0076467B"/>
    <w:rsid w:val="0076468B"/>
    <w:rsid w:val="007646B5"/>
    <w:rsid w:val="0076493B"/>
    <w:rsid w:val="007649AA"/>
    <w:rsid w:val="00764A81"/>
    <w:rsid w:val="00764AD5"/>
    <w:rsid w:val="00764D9F"/>
    <w:rsid w:val="00764E8E"/>
    <w:rsid w:val="00764E94"/>
    <w:rsid w:val="00764F0D"/>
    <w:rsid w:val="00764F35"/>
    <w:rsid w:val="007650C5"/>
    <w:rsid w:val="007651CB"/>
    <w:rsid w:val="00765365"/>
    <w:rsid w:val="0076554A"/>
    <w:rsid w:val="007655D1"/>
    <w:rsid w:val="00765745"/>
    <w:rsid w:val="0076576D"/>
    <w:rsid w:val="00765772"/>
    <w:rsid w:val="00765812"/>
    <w:rsid w:val="00765818"/>
    <w:rsid w:val="00765B12"/>
    <w:rsid w:val="00765C1D"/>
    <w:rsid w:val="00765C7F"/>
    <w:rsid w:val="00765D85"/>
    <w:rsid w:val="00765E35"/>
    <w:rsid w:val="00765FE6"/>
    <w:rsid w:val="007660F0"/>
    <w:rsid w:val="0076622A"/>
    <w:rsid w:val="007663C2"/>
    <w:rsid w:val="007664B8"/>
    <w:rsid w:val="00766558"/>
    <w:rsid w:val="0076660F"/>
    <w:rsid w:val="0076662E"/>
    <w:rsid w:val="00766754"/>
    <w:rsid w:val="00766774"/>
    <w:rsid w:val="007667E2"/>
    <w:rsid w:val="00766837"/>
    <w:rsid w:val="00766A18"/>
    <w:rsid w:val="00766B34"/>
    <w:rsid w:val="00766C18"/>
    <w:rsid w:val="00766C67"/>
    <w:rsid w:val="00766D85"/>
    <w:rsid w:val="00766EB8"/>
    <w:rsid w:val="0076746F"/>
    <w:rsid w:val="00767718"/>
    <w:rsid w:val="00767728"/>
    <w:rsid w:val="007677DD"/>
    <w:rsid w:val="00767848"/>
    <w:rsid w:val="0076787E"/>
    <w:rsid w:val="007679F6"/>
    <w:rsid w:val="00767AF4"/>
    <w:rsid w:val="00767B75"/>
    <w:rsid w:val="00767C89"/>
    <w:rsid w:val="00767C9F"/>
    <w:rsid w:val="00767E99"/>
    <w:rsid w:val="00767EC7"/>
    <w:rsid w:val="00767F56"/>
    <w:rsid w:val="00767F7A"/>
    <w:rsid w:val="0077001D"/>
    <w:rsid w:val="007700F1"/>
    <w:rsid w:val="0077016E"/>
    <w:rsid w:val="0077018C"/>
    <w:rsid w:val="00770215"/>
    <w:rsid w:val="0077067F"/>
    <w:rsid w:val="007706E5"/>
    <w:rsid w:val="0077080C"/>
    <w:rsid w:val="00770858"/>
    <w:rsid w:val="0077089E"/>
    <w:rsid w:val="007708A1"/>
    <w:rsid w:val="007708BB"/>
    <w:rsid w:val="007708E4"/>
    <w:rsid w:val="00770A67"/>
    <w:rsid w:val="00770AFE"/>
    <w:rsid w:val="00770BB4"/>
    <w:rsid w:val="00770BC1"/>
    <w:rsid w:val="00770BD1"/>
    <w:rsid w:val="00770D8E"/>
    <w:rsid w:val="00770E0D"/>
    <w:rsid w:val="00770E23"/>
    <w:rsid w:val="00770E5D"/>
    <w:rsid w:val="0077107A"/>
    <w:rsid w:val="00771099"/>
    <w:rsid w:val="0077120A"/>
    <w:rsid w:val="00771210"/>
    <w:rsid w:val="0077127C"/>
    <w:rsid w:val="00771418"/>
    <w:rsid w:val="00771469"/>
    <w:rsid w:val="007714EF"/>
    <w:rsid w:val="007717F0"/>
    <w:rsid w:val="00771863"/>
    <w:rsid w:val="007718C1"/>
    <w:rsid w:val="0077194D"/>
    <w:rsid w:val="007719EB"/>
    <w:rsid w:val="00771ABF"/>
    <w:rsid w:val="00771C15"/>
    <w:rsid w:val="00771D5B"/>
    <w:rsid w:val="00771D81"/>
    <w:rsid w:val="00771E8A"/>
    <w:rsid w:val="00771EA3"/>
    <w:rsid w:val="00771F45"/>
    <w:rsid w:val="00771FA4"/>
    <w:rsid w:val="00771FA8"/>
    <w:rsid w:val="00771FD4"/>
    <w:rsid w:val="00772007"/>
    <w:rsid w:val="00772029"/>
    <w:rsid w:val="00772068"/>
    <w:rsid w:val="00772279"/>
    <w:rsid w:val="007722AE"/>
    <w:rsid w:val="007724CC"/>
    <w:rsid w:val="00772572"/>
    <w:rsid w:val="0077266C"/>
    <w:rsid w:val="00772677"/>
    <w:rsid w:val="007726E3"/>
    <w:rsid w:val="00772705"/>
    <w:rsid w:val="00772734"/>
    <w:rsid w:val="007727EB"/>
    <w:rsid w:val="00772AE3"/>
    <w:rsid w:val="00772AE5"/>
    <w:rsid w:val="00772C3E"/>
    <w:rsid w:val="00772D52"/>
    <w:rsid w:val="00772DCE"/>
    <w:rsid w:val="00773063"/>
    <w:rsid w:val="0077307D"/>
    <w:rsid w:val="00773171"/>
    <w:rsid w:val="00773173"/>
    <w:rsid w:val="0077319E"/>
    <w:rsid w:val="00773225"/>
    <w:rsid w:val="007732BF"/>
    <w:rsid w:val="00773323"/>
    <w:rsid w:val="007733CD"/>
    <w:rsid w:val="00773412"/>
    <w:rsid w:val="00773469"/>
    <w:rsid w:val="007734D5"/>
    <w:rsid w:val="00773541"/>
    <w:rsid w:val="0077360B"/>
    <w:rsid w:val="007736DF"/>
    <w:rsid w:val="00773748"/>
    <w:rsid w:val="00773789"/>
    <w:rsid w:val="00773878"/>
    <w:rsid w:val="007738C1"/>
    <w:rsid w:val="00773AD6"/>
    <w:rsid w:val="00773C12"/>
    <w:rsid w:val="00773D66"/>
    <w:rsid w:val="00773DED"/>
    <w:rsid w:val="00773EC4"/>
    <w:rsid w:val="00773F5E"/>
    <w:rsid w:val="00773FD7"/>
    <w:rsid w:val="0077401D"/>
    <w:rsid w:val="00774052"/>
    <w:rsid w:val="00774211"/>
    <w:rsid w:val="00774276"/>
    <w:rsid w:val="00774378"/>
    <w:rsid w:val="00774412"/>
    <w:rsid w:val="007744FB"/>
    <w:rsid w:val="00774501"/>
    <w:rsid w:val="0077456F"/>
    <w:rsid w:val="0077457F"/>
    <w:rsid w:val="007745E0"/>
    <w:rsid w:val="007745ED"/>
    <w:rsid w:val="0077461C"/>
    <w:rsid w:val="007746FC"/>
    <w:rsid w:val="007747D8"/>
    <w:rsid w:val="00774814"/>
    <w:rsid w:val="00774927"/>
    <w:rsid w:val="00774932"/>
    <w:rsid w:val="007749F2"/>
    <w:rsid w:val="00774A86"/>
    <w:rsid w:val="00774B62"/>
    <w:rsid w:val="00774D85"/>
    <w:rsid w:val="00774E2E"/>
    <w:rsid w:val="00774EEB"/>
    <w:rsid w:val="00774FF9"/>
    <w:rsid w:val="007750A2"/>
    <w:rsid w:val="00775152"/>
    <w:rsid w:val="00775173"/>
    <w:rsid w:val="0077519F"/>
    <w:rsid w:val="00775252"/>
    <w:rsid w:val="00775323"/>
    <w:rsid w:val="00775353"/>
    <w:rsid w:val="007753BF"/>
    <w:rsid w:val="0077551A"/>
    <w:rsid w:val="00775543"/>
    <w:rsid w:val="007756C2"/>
    <w:rsid w:val="007756E9"/>
    <w:rsid w:val="007758B9"/>
    <w:rsid w:val="007758CC"/>
    <w:rsid w:val="0077590E"/>
    <w:rsid w:val="00775914"/>
    <w:rsid w:val="00775990"/>
    <w:rsid w:val="00775999"/>
    <w:rsid w:val="00775A5C"/>
    <w:rsid w:val="00775AD4"/>
    <w:rsid w:val="00775B62"/>
    <w:rsid w:val="00775BA7"/>
    <w:rsid w:val="00775BCF"/>
    <w:rsid w:val="00775C3D"/>
    <w:rsid w:val="00775C57"/>
    <w:rsid w:val="00775D35"/>
    <w:rsid w:val="00775DA1"/>
    <w:rsid w:val="00775E54"/>
    <w:rsid w:val="00775E62"/>
    <w:rsid w:val="00775EB6"/>
    <w:rsid w:val="00775FAE"/>
    <w:rsid w:val="0077602D"/>
    <w:rsid w:val="0077603B"/>
    <w:rsid w:val="00776077"/>
    <w:rsid w:val="007761BC"/>
    <w:rsid w:val="00776371"/>
    <w:rsid w:val="007763A5"/>
    <w:rsid w:val="007763E5"/>
    <w:rsid w:val="0077645C"/>
    <w:rsid w:val="007765A1"/>
    <w:rsid w:val="007766FB"/>
    <w:rsid w:val="00776750"/>
    <w:rsid w:val="0077688B"/>
    <w:rsid w:val="00776972"/>
    <w:rsid w:val="007769BD"/>
    <w:rsid w:val="00776A43"/>
    <w:rsid w:val="00776C9C"/>
    <w:rsid w:val="00776CDD"/>
    <w:rsid w:val="00776DC6"/>
    <w:rsid w:val="00776DD2"/>
    <w:rsid w:val="00776E17"/>
    <w:rsid w:val="00776EB9"/>
    <w:rsid w:val="00776F70"/>
    <w:rsid w:val="00776FC8"/>
    <w:rsid w:val="00777143"/>
    <w:rsid w:val="0077717E"/>
    <w:rsid w:val="00777310"/>
    <w:rsid w:val="007774AB"/>
    <w:rsid w:val="007774E4"/>
    <w:rsid w:val="0077767E"/>
    <w:rsid w:val="00777712"/>
    <w:rsid w:val="00777756"/>
    <w:rsid w:val="007777D6"/>
    <w:rsid w:val="0077786B"/>
    <w:rsid w:val="00777926"/>
    <w:rsid w:val="00777A0D"/>
    <w:rsid w:val="00777A97"/>
    <w:rsid w:val="00777CE7"/>
    <w:rsid w:val="00777CE8"/>
    <w:rsid w:val="00777D7C"/>
    <w:rsid w:val="00777DFE"/>
    <w:rsid w:val="00777E56"/>
    <w:rsid w:val="00777F96"/>
    <w:rsid w:val="00780088"/>
    <w:rsid w:val="0078015A"/>
    <w:rsid w:val="00780182"/>
    <w:rsid w:val="00780289"/>
    <w:rsid w:val="007802A0"/>
    <w:rsid w:val="007802A1"/>
    <w:rsid w:val="007805D1"/>
    <w:rsid w:val="007805DB"/>
    <w:rsid w:val="007806AB"/>
    <w:rsid w:val="00780736"/>
    <w:rsid w:val="00780756"/>
    <w:rsid w:val="0078087F"/>
    <w:rsid w:val="00780891"/>
    <w:rsid w:val="007808C8"/>
    <w:rsid w:val="007808FC"/>
    <w:rsid w:val="00780965"/>
    <w:rsid w:val="00780A22"/>
    <w:rsid w:val="00780AAC"/>
    <w:rsid w:val="00780AF3"/>
    <w:rsid w:val="00780B13"/>
    <w:rsid w:val="00780B1A"/>
    <w:rsid w:val="00780B74"/>
    <w:rsid w:val="00780E26"/>
    <w:rsid w:val="00780E6D"/>
    <w:rsid w:val="00780E81"/>
    <w:rsid w:val="00780E87"/>
    <w:rsid w:val="00780FA3"/>
    <w:rsid w:val="00780FC0"/>
    <w:rsid w:val="00781038"/>
    <w:rsid w:val="007810A0"/>
    <w:rsid w:val="007810AF"/>
    <w:rsid w:val="00781378"/>
    <w:rsid w:val="007815A6"/>
    <w:rsid w:val="0078164F"/>
    <w:rsid w:val="0078168E"/>
    <w:rsid w:val="007817D0"/>
    <w:rsid w:val="00781AB8"/>
    <w:rsid w:val="00781ACF"/>
    <w:rsid w:val="00781ADC"/>
    <w:rsid w:val="00781B5B"/>
    <w:rsid w:val="00781B8C"/>
    <w:rsid w:val="00781BA5"/>
    <w:rsid w:val="00781D0A"/>
    <w:rsid w:val="00781DA2"/>
    <w:rsid w:val="00781E2E"/>
    <w:rsid w:val="00781E8B"/>
    <w:rsid w:val="00781E96"/>
    <w:rsid w:val="00782132"/>
    <w:rsid w:val="007821DF"/>
    <w:rsid w:val="00782225"/>
    <w:rsid w:val="007823AF"/>
    <w:rsid w:val="00782400"/>
    <w:rsid w:val="007825CF"/>
    <w:rsid w:val="007825DF"/>
    <w:rsid w:val="007825F3"/>
    <w:rsid w:val="00782825"/>
    <w:rsid w:val="00782867"/>
    <w:rsid w:val="007828BE"/>
    <w:rsid w:val="007829D8"/>
    <w:rsid w:val="00782AEC"/>
    <w:rsid w:val="00782B75"/>
    <w:rsid w:val="00782CD7"/>
    <w:rsid w:val="00782DB9"/>
    <w:rsid w:val="00782E3B"/>
    <w:rsid w:val="007830BC"/>
    <w:rsid w:val="007831FD"/>
    <w:rsid w:val="007832C1"/>
    <w:rsid w:val="00783338"/>
    <w:rsid w:val="007833A1"/>
    <w:rsid w:val="00783541"/>
    <w:rsid w:val="0078360E"/>
    <w:rsid w:val="007836AC"/>
    <w:rsid w:val="0078376C"/>
    <w:rsid w:val="00783AF4"/>
    <w:rsid w:val="00783C4E"/>
    <w:rsid w:val="00783C53"/>
    <w:rsid w:val="00783CF2"/>
    <w:rsid w:val="00783D20"/>
    <w:rsid w:val="00783E1E"/>
    <w:rsid w:val="00783EEC"/>
    <w:rsid w:val="00783F12"/>
    <w:rsid w:val="00783F2F"/>
    <w:rsid w:val="00783F93"/>
    <w:rsid w:val="00784172"/>
    <w:rsid w:val="00784325"/>
    <w:rsid w:val="00784384"/>
    <w:rsid w:val="007843BB"/>
    <w:rsid w:val="007845AE"/>
    <w:rsid w:val="0078462D"/>
    <w:rsid w:val="007847B6"/>
    <w:rsid w:val="00784864"/>
    <w:rsid w:val="007848A2"/>
    <w:rsid w:val="007848DD"/>
    <w:rsid w:val="007849A7"/>
    <w:rsid w:val="007849AD"/>
    <w:rsid w:val="00784A12"/>
    <w:rsid w:val="00784B5D"/>
    <w:rsid w:val="00784C4B"/>
    <w:rsid w:val="00784C68"/>
    <w:rsid w:val="00784C7E"/>
    <w:rsid w:val="00784DFD"/>
    <w:rsid w:val="00784E50"/>
    <w:rsid w:val="00784E74"/>
    <w:rsid w:val="00784F3A"/>
    <w:rsid w:val="00784FBE"/>
    <w:rsid w:val="0078504A"/>
    <w:rsid w:val="007850F5"/>
    <w:rsid w:val="007851A1"/>
    <w:rsid w:val="007852EC"/>
    <w:rsid w:val="00785388"/>
    <w:rsid w:val="0078553D"/>
    <w:rsid w:val="007855A5"/>
    <w:rsid w:val="00785634"/>
    <w:rsid w:val="0078565C"/>
    <w:rsid w:val="0078572B"/>
    <w:rsid w:val="00785760"/>
    <w:rsid w:val="00785829"/>
    <w:rsid w:val="0078599B"/>
    <w:rsid w:val="007859D2"/>
    <w:rsid w:val="00785A75"/>
    <w:rsid w:val="00785DA6"/>
    <w:rsid w:val="00785EDE"/>
    <w:rsid w:val="00785F22"/>
    <w:rsid w:val="00785FDA"/>
    <w:rsid w:val="00786040"/>
    <w:rsid w:val="0078606D"/>
    <w:rsid w:val="007860E3"/>
    <w:rsid w:val="00786164"/>
    <w:rsid w:val="007863FD"/>
    <w:rsid w:val="00786463"/>
    <w:rsid w:val="00786654"/>
    <w:rsid w:val="007866D0"/>
    <w:rsid w:val="0078672B"/>
    <w:rsid w:val="00786735"/>
    <w:rsid w:val="00786865"/>
    <w:rsid w:val="007868A4"/>
    <w:rsid w:val="00786BA5"/>
    <w:rsid w:val="00786BDA"/>
    <w:rsid w:val="00786C21"/>
    <w:rsid w:val="00786D95"/>
    <w:rsid w:val="00786DE4"/>
    <w:rsid w:val="00786E16"/>
    <w:rsid w:val="00786E6F"/>
    <w:rsid w:val="007873F6"/>
    <w:rsid w:val="00787412"/>
    <w:rsid w:val="007874EE"/>
    <w:rsid w:val="0078754A"/>
    <w:rsid w:val="00787618"/>
    <w:rsid w:val="00787912"/>
    <w:rsid w:val="00787913"/>
    <w:rsid w:val="00787A47"/>
    <w:rsid w:val="00787A5B"/>
    <w:rsid w:val="00787C3C"/>
    <w:rsid w:val="00787C89"/>
    <w:rsid w:val="00787CE5"/>
    <w:rsid w:val="00787D56"/>
    <w:rsid w:val="00787D92"/>
    <w:rsid w:val="00787F69"/>
    <w:rsid w:val="00790263"/>
    <w:rsid w:val="00790292"/>
    <w:rsid w:val="007902B0"/>
    <w:rsid w:val="00790350"/>
    <w:rsid w:val="00790351"/>
    <w:rsid w:val="007903A6"/>
    <w:rsid w:val="007903B4"/>
    <w:rsid w:val="007903BC"/>
    <w:rsid w:val="007904D9"/>
    <w:rsid w:val="007905BC"/>
    <w:rsid w:val="007905D8"/>
    <w:rsid w:val="00790644"/>
    <w:rsid w:val="00790650"/>
    <w:rsid w:val="0079067B"/>
    <w:rsid w:val="007906BC"/>
    <w:rsid w:val="00790748"/>
    <w:rsid w:val="007908AE"/>
    <w:rsid w:val="00790A2C"/>
    <w:rsid w:val="00790A62"/>
    <w:rsid w:val="00790AE6"/>
    <w:rsid w:val="00790B8C"/>
    <w:rsid w:val="00790C9E"/>
    <w:rsid w:val="00790CC0"/>
    <w:rsid w:val="00790D80"/>
    <w:rsid w:val="00790F80"/>
    <w:rsid w:val="0079102D"/>
    <w:rsid w:val="0079102E"/>
    <w:rsid w:val="00791042"/>
    <w:rsid w:val="0079111C"/>
    <w:rsid w:val="00791144"/>
    <w:rsid w:val="0079123A"/>
    <w:rsid w:val="00791350"/>
    <w:rsid w:val="00791509"/>
    <w:rsid w:val="007916E9"/>
    <w:rsid w:val="0079183A"/>
    <w:rsid w:val="00791A6E"/>
    <w:rsid w:val="00791B1C"/>
    <w:rsid w:val="00791CAC"/>
    <w:rsid w:val="00791DE6"/>
    <w:rsid w:val="00791E70"/>
    <w:rsid w:val="00791ECA"/>
    <w:rsid w:val="00791F21"/>
    <w:rsid w:val="007923F1"/>
    <w:rsid w:val="00792401"/>
    <w:rsid w:val="00792456"/>
    <w:rsid w:val="007924E6"/>
    <w:rsid w:val="007925BE"/>
    <w:rsid w:val="007926C7"/>
    <w:rsid w:val="007926EB"/>
    <w:rsid w:val="00792832"/>
    <w:rsid w:val="00792859"/>
    <w:rsid w:val="007928C1"/>
    <w:rsid w:val="00792A64"/>
    <w:rsid w:val="00792AAE"/>
    <w:rsid w:val="00792AFB"/>
    <w:rsid w:val="00792CBC"/>
    <w:rsid w:val="00792D9F"/>
    <w:rsid w:val="00792DEC"/>
    <w:rsid w:val="00792E80"/>
    <w:rsid w:val="00792EAE"/>
    <w:rsid w:val="00792EEB"/>
    <w:rsid w:val="00792F5F"/>
    <w:rsid w:val="00792F7D"/>
    <w:rsid w:val="00792F91"/>
    <w:rsid w:val="00793050"/>
    <w:rsid w:val="00793160"/>
    <w:rsid w:val="00793269"/>
    <w:rsid w:val="0079346C"/>
    <w:rsid w:val="007934C1"/>
    <w:rsid w:val="007934FD"/>
    <w:rsid w:val="007935E9"/>
    <w:rsid w:val="00793722"/>
    <w:rsid w:val="007937CC"/>
    <w:rsid w:val="00793805"/>
    <w:rsid w:val="00793B21"/>
    <w:rsid w:val="00793B75"/>
    <w:rsid w:val="00793C08"/>
    <w:rsid w:val="00793C10"/>
    <w:rsid w:val="00793CFA"/>
    <w:rsid w:val="00793E1F"/>
    <w:rsid w:val="00793F49"/>
    <w:rsid w:val="00793FD4"/>
    <w:rsid w:val="007941C6"/>
    <w:rsid w:val="007941CC"/>
    <w:rsid w:val="007941E7"/>
    <w:rsid w:val="0079423A"/>
    <w:rsid w:val="00794298"/>
    <w:rsid w:val="007942C4"/>
    <w:rsid w:val="0079437A"/>
    <w:rsid w:val="007943BF"/>
    <w:rsid w:val="007944A4"/>
    <w:rsid w:val="00794651"/>
    <w:rsid w:val="00794698"/>
    <w:rsid w:val="0079471A"/>
    <w:rsid w:val="007949C4"/>
    <w:rsid w:val="00794A90"/>
    <w:rsid w:val="00794CBA"/>
    <w:rsid w:val="00794CC9"/>
    <w:rsid w:val="00794E33"/>
    <w:rsid w:val="00794EC6"/>
    <w:rsid w:val="00794F21"/>
    <w:rsid w:val="007950F5"/>
    <w:rsid w:val="0079511B"/>
    <w:rsid w:val="007951F1"/>
    <w:rsid w:val="00795352"/>
    <w:rsid w:val="0079538B"/>
    <w:rsid w:val="007953C9"/>
    <w:rsid w:val="007953DE"/>
    <w:rsid w:val="00795445"/>
    <w:rsid w:val="007954F5"/>
    <w:rsid w:val="00795615"/>
    <w:rsid w:val="00795641"/>
    <w:rsid w:val="00795785"/>
    <w:rsid w:val="0079594C"/>
    <w:rsid w:val="007959C1"/>
    <w:rsid w:val="00795BB3"/>
    <w:rsid w:val="00795D31"/>
    <w:rsid w:val="00795D81"/>
    <w:rsid w:val="00795DEA"/>
    <w:rsid w:val="00795E02"/>
    <w:rsid w:val="00795E70"/>
    <w:rsid w:val="00795F0B"/>
    <w:rsid w:val="00795F6C"/>
    <w:rsid w:val="00795F96"/>
    <w:rsid w:val="00796044"/>
    <w:rsid w:val="0079605F"/>
    <w:rsid w:val="007960D2"/>
    <w:rsid w:val="007961DC"/>
    <w:rsid w:val="0079636F"/>
    <w:rsid w:val="007963F7"/>
    <w:rsid w:val="007964A4"/>
    <w:rsid w:val="007964C0"/>
    <w:rsid w:val="007964E1"/>
    <w:rsid w:val="007964EE"/>
    <w:rsid w:val="007964FC"/>
    <w:rsid w:val="00796566"/>
    <w:rsid w:val="00796608"/>
    <w:rsid w:val="00796833"/>
    <w:rsid w:val="007968B4"/>
    <w:rsid w:val="007968EE"/>
    <w:rsid w:val="007969C5"/>
    <w:rsid w:val="007969DF"/>
    <w:rsid w:val="00796A28"/>
    <w:rsid w:val="00796BC3"/>
    <w:rsid w:val="00796BC7"/>
    <w:rsid w:val="00796C43"/>
    <w:rsid w:val="00796C5B"/>
    <w:rsid w:val="00796CA1"/>
    <w:rsid w:val="00796F40"/>
    <w:rsid w:val="00796FF0"/>
    <w:rsid w:val="00797039"/>
    <w:rsid w:val="0079706A"/>
    <w:rsid w:val="00797175"/>
    <w:rsid w:val="00797180"/>
    <w:rsid w:val="007971F1"/>
    <w:rsid w:val="0079724B"/>
    <w:rsid w:val="007972B7"/>
    <w:rsid w:val="007972CB"/>
    <w:rsid w:val="00797308"/>
    <w:rsid w:val="00797515"/>
    <w:rsid w:val="007975D0"/>
    <w:rsid w:val="00797659"/>
    <w:rsid w:val="007976AF"/>
    <w:rsid w:val="0079783E"/>
    <w:rsid w:val="0079787B"/>
    <w:rsid w:val="007978D0"/>
    <w:rsid w:val="00797A33"/>
    <w:rsid w:val="00797B4A"/>
    <w:rsid w:val="00797BC3"/>
    <w:rsid w:val="00797BE9"/>
    <w:rsid w:val="00797C07"/>
    <w:rsid w:val="00797D17"/>
    <w:rsid w:val="00797D2A"/>
    <w:rsid w:val="00797D6B"/>
    <w:rsid w:val="00797F60"/>
    <w:rsid w:val="007A0052"/>
    <w:rsid w:val="007A0097"/>
    <w:rsid w:val="007A00A3"/>
    <w:rsid w:val="007A01E6"/>
    <w:rsid w:val="007A0201"/>
    <w:rsid w:val="007A0428"/>
    <w:rsid w:val="007A058B"/>
    <w:rsid w:val="007A0641"/>
    <w:rsid w:val="007A07E6"/>
    <w:rsid w:val="007A08FD"/>
    <w:rsid w:val="007A094D"/>
    <w:rsid w:val="007A09BA"/>
    <w:rsid w:val="007A0A22"/>
    <w:rsid w:val="007A0A44"/>
    <w:rsid w:val="007A0B38"/>
    <w:rsid w:val="007A0B89"/>
    <w:rsid w:val="007A0CA2"/>
    <w:rsid w:val="007A0CA5"/>
    <w:rsid w:val="007A0EA1"/>
    <w:rsid w:val="007A0F0F"/>
    <w:rsid w:val="007A10D0"/>
    <w:rsid w:val="007A10E8"/>
    <w:rsid w:val="007A12FC"/>
    <w:rsid w:val="007A1437"/>
    <w:rsid w:val="007A14CE"/>
    <w:rsid w:val="007A1579"/>
    <w:rsid w:val="007A15B0"/>
    <w:rsid w:val="007A1603"/>
    <w:rsid w:val="007A16C5"/>
    <w:rsid w:val="007A1802"/>
    <w:rsid w:val="007A1886"/>
    <w:rsid w:val="007A1C31"/>
    <w:rsid w:val="007A1C50"/>
    <w:rsid w:val="007A1D13"/>
    <w:rsid w:val="007A1DA7"/>
    <w:rsid w:val="007A1E11"/>
    <w:rsid w:val="007A1FA2"/>
    <w:rsid w:val="007A20D9"/>
    <w:rsid w:val="007A21A0"/>
    <w:rsid w:val="007A21AD"/>
    <w:rsid w:val="007A2316"/>
    <w:rsid w:val="007A2358"/>
    <w:rsid w:val="007A2415"/>
    <w:rsid w:val="007A260F"/>
    <w:rsid w:val="007A282E"/>
    <w:rsid w:val="007A28FD"/>
    <w:rsid w:val="007A299C"/>
    <w:rsid w:val="007A29FB"/>
    <w:rsid w:val="007A2A04"/>
    <w:rsid w:val="007A2A8E"/>
    <w:rsid w:val="007A2C12"/>
    <w:rsid w:val="007A2CE6"/>
    <w:rsid w:val="007A2F0A"/>
    <w:rsid w:val="007A2F6F"/>
    <w:rsid w:val="007A2FFD"/>
    <w:rsid w:val="007A3066"/>
    <w:rsid w:val="007A30FE"/>
    <w:rsid w:val="007A310F"/>
    <w:rsid w:val="007A328C"/>
    <w:rsid w:val="007A32D6"/>
    <w:rsid w:val="007A350A"/>
    <w:rsid w:val="007A3714"/>
    <w:rsid w:val="007A3730"/>
    <w:rsid w:val="007A3D1B"/>
    <w:rsid w:val="007A3D8B"/>
    <w:rsid w:val="007A3E1C"/>
    <w:rsid w:val="007A3E7A"/>
    <w:rsid w:val="007A40F1"/>
    <w:rsid w:val="007A412E"/>
    <w:rsid w:val="007A4390"/>
    <w:rsid w:val="007A43CF"/>
    <w:rsid w:val="007A4443"/>
    <w:rsid w:val="007A449C"/>
    <w:rsid w:val="007A44DA"/>
    <w:rsid w:val="007A45B7"/>
    <w:rsid w:val="007A472A"/>
    <w:rsid w:val="007A473A"/>
    <w:rsid w:val="007A4754"/>
    <w:rsid w:val="007A486B"/>
    <w:rsid w:val="007A4909"/>
    <w:rsid w:val="007A4B4A"/>
    <w:rsid w:val="007A4B7A"/>
    <w:rsid w:val="007A4C6E"/>
    <w:rsid w:val="007A4C8D"/>
    <w:rsid w:val="007A4CF8"/>
    <w:rsid w:val="007A4D39"/>
    <w:rsid w:val="007A4E65"/>
    <w:rsid w:val="007A4E68"/>
    <w:rsid w:val="007A4EFF"/>
    <w:rsid w:val="007A4FB9"/>
    <w:rsid w:val="007A4FEA"/>
    <w:rsid w:val="007A5367"/>
    <w:rsid w:val="007A53CD"/>
    <w:rsid w:val="007A543D"/>
    <w:rsid w:val="007A54EE"/>
    <w:rsid w:val="007A568A"/>
    <w:rsid w:val="007A5984"/>
    <w:rsid w:val="007A5C06"/>
    <w:rsid w:val="007A5CC4"/>
    <w:rsid w:val="007A5E31"/>
    <w:rsid w:val="007A5F87"/>
    <w:rsid w:val="007A607B"/>
    <w:rsid w:val="007A60E1"/>
    <w:rsid w:val="007A621A"/>
    <w:rsid w:val="007A6334"/>
    <w:rsid w:val="007A6346"/>
    <w:rsid w:val="007A63B9"/>
    <w:rsid w:val="007A63D5"/>
    <w:rsid w:val="007A65B4"/>
    <w:rsid w:val="007A65DE"/>
    <w:rsid w:val="007A683A"/>
    <w:rsid w:val="007A6863"/>
    <w:rsid w:val="007A68A6"/>
    <w:rsid w:val="007A6983"/>
    <w:rsid w:val="007A6B29"/>
    <w:rsid w:val="007A6C64"/>
    <w:rsid w:val="007A6D0B"/>
    <w:rsid w:val="007A6EA6"/>
    <w:rsid w:val="007A6F01"/>
    <w:rsid w:val="007A6F27"/>
    <w:rsid w:val="007A6F3E"/>
    <w:rsid w:val="007A6F76"/>
    <w:rsid w:val="007A6F7A"/>
    <w:rsid w:val="007A6FE8"/>
    <w:rsid w:val="007A6FF6"/>
    <w:rsid w:val="007A70A9"/>
    <w:rsid w:val="007A7204"/>
    <w:rsid w:val="007A7271"/>
    <w:rsid w:val="007A72BF"/>
    <w:rsid w:val="007A72E5"/>
    <w:rsid w:val="007A735F"/>
    <w:rsid w:val="007A75F2"/>
    <w:rsid w:val="007A7677"/>
    <w:rsid w:val="007A7746"/>
    <w:rsid w:val="007A7966"/>
    <w:rsid w:val="007A7A8A"/>
    <w:rsid w:val="007A7B33"/>
    <w:rsid w:val="007A7BA5"/>
    <w:rsid w:val="007A7BBB"/>
    <w:rsid w:val="007A7BDE"/>
    <w:rsid w:val="007A7C02"/>
    <w:rsid w:val="007A7D1C"/>
    <w:rsid w:val="007A7D7B"/>
    <w:rsid w:val="007A7EEB"/>
    <w:rsid w:val="007A7FEF"/>
    <w:rsid w:val="007B00B9"/>
    <w:rsid w:val="007B00C0"/>
    <w:rsid w:val="007B00DD"/>
    <w:rsid w:val="007B00F7"/>
    <w:rsid w:val="007B0121"/>
    <w:rsid w:val="007B02EC"/>
    <w:rsid w:val="007B02F4"/>
    <w:rsid w:val="007B03B2"/>
    <w:rsid w:val="007B03FE"/>
    <w:rsid w:val="007B0564"/>
    <w:rsid w:val="007B0608"/>
    <w:rsid w:val="007B0760"/>
    <w:rsid w:val="007B078A"/>
    <w:rsid w:val="007B0879"/>
    <w:rsid w:val="007B08BB"/>
    <w:rsid w:val="007B08D0"/>
    <w:rsid w:val="007B08D1"/>
    <w:rsid w:val="007B0A05"/>
    <w:rsid w:val="007B0A4A"/>
    <w:rsid w:val="007B0A65"/>
    <w:rsid w:val="007B0ABB"/>
    <w:rsid w:val="007B0ADF"/>
    <w:rsid w:val="007B0D23"/>
    <w:rsid w:val="007B0D5D"/>
    <w:rsid w:val="007B0DB8"/>
    <w:rsid w:val="007B0E80"/>
    <w:rsid w:val="007B0F56"/>
    <w:rsid w:val="007B0F7D"/>
    <w:rsid w:val="007B0FAC"/>
    <w:rsid w:val="007B1095"/>
    <w:rsid w:val="007B1149"/>
    <w:rsid w:val="007B1199"/>
    <w:rsid w:val="007B11B5"/>
    <w:rsid w:val="007B11CF"/>
    <w:rsid w:val="007B127D"/>
    <w:rsid w:val="007B1332"/>
    <w:rsid w:val="007B13DC"/>
    <w:rsid w:val="007B14AF"/>
    <w:rsid w:val="007B156D"/>
    <w:rsid w:val="007B1582"/>
    <w:rsid w:val="007B16B7"/>
    <w:rsid w:val="007B171B"/>
    <w:rsid w:val="007B1893"/>
    <w:rsid w:val="007B18CA"/>
    <w:rsid w:val="007B1A61"/>
    <w:rsid w:val="007B1B33"/>
    <w:rsid w:val="007B1C0F"/>
    <w:rsid w:val="007B1C55"/>
    <w:rsid w:val="007B1CB9"/>
    <w:rsid w:val="007B1CDC"/>
    <w:rsid w:val="007B1D96"/>
    <w:rsid w:val="007B2025"/>
    <w:rsid w:val="007B2072"/>
    <w:rsid w:val="007B210B"/>
    <w:rsid w:val="007B2171"/>
    <w:rsid w:val="007B2261"/>
    <w:rsid w:val="007B25A8"/>
    <w:rsid w:val="007B265C"/>
    <w:rsid w:val="007B298D"/>
    <w:rsid w:val="007B29EA"/>
    <w:rsid w:val="007B2A68"/>
    <w:rsid w:val="007B2A83"/>
    <w:rsid w:val="007B2BB1"/>
    <w:rsid w:val="007B2BB3"/>
    <w:rsid w:val="007B2BBA"/>
    <w:rsid w:val="007B2CE7"/>
    <w:rsid w:val="007B2D0C"/>
    <w:rsid w:val="007B2D2B"/>
    <w:rsid w:val="007B2D4A"/>
    <w:rsid w:val="007B2D70"/>
    <w:rsid w:val="007B2E88"/>
    <w:rsid w:val="007B3055"/>
    <w:rsid w:val="007B305E"/>
    <w:rsid w:val="007B3067"/>
    <w:rsid w:val="007B3069"/>
    <w:rsid w:val="007B3189"/>
    <w:rsid w:val="007B319D"/>
    <w:rsid w:val="007B31A6"/>
    <w:rsid w:val="007B33C3"/>
    <w:rsid w:val="007B342E"/>
    <w:rsid w:val="007B344C"/>
    <w:rsid w:val="007B3456"/>
    <w:rsid w:val="007B3502"/>
    <w:rsid w:val="007B38F6"/>
    <w:rsid w:val="007B3A0D"/>
    <w:rsid w:val="007B3A8C"/>
    <w:rsid w:val="007B3B58"/>
    <w:rsid w:val="007B3BC8"/>
    <w:rsid w:val="007B3C4C"/>
    <w:rsid w:val="007B3CD6"/>
    <w:rsid w:val="007B3CF0"/>
    <w:rsid w:val="007B3D62"/>
    <w:rsid w:val="007B3E4F"/>
    <w:rsid w:val="007B3FDD"/>
    <w:rsid w:val="007B4016"/>
    <w:rsid w:val="007B411F"/>
    <w:rsid w:val="007B4155"/>
    <w:rsid w:val="007B4258"/>
    <w:rsid w:val="007B42D1"/>
    <w:rsid w:val="007B4344"/>
    <w:rsid w:val="007B43CB"/>
    <w:rsid w:val="007B43F5"/>
    <w:rsid w:val="007B4425"/>
    <w:rsid w:val="007B44DE"/>
    <w:rsid w:val="007B4646"/>
    <w:rsid w:val="007B4681"/>
    <w:rsid w:val="007B4732"/>
    <w:rsid w:val="007B4865"/>
    <w:rsid w:val="007B4890"/>
    <w:rsid w:val="007B497F"/>
    <w:rsid w:val="007B4A35"/>
    <w:rsid w:val="007B4A6C"/>
    <w:rsid w:val="007B4E40"/>
    <w:rsid w:val="007B4ED9"/>
    <w:rsid w:val="007B50ED"/>
    <w:rsid w:val="007B50FA"/>
    <w:rsid w:val="007B512B"/>
    <w:rsid w:val="007B513A"/>
    <w:rsid w:val="007B51C2"/>
    <w:rsid w:val="007B5230"/>
    <w:rsid w:val="007B5318"/>
    <w:rsid w:val="007B541A"/>
    <w:rsid w:val="007B566B"/>
    <w:rsid w:val="007B56AB"/>
    <w:rsid w:val="007B580E"/>
    <w:rsid w:val="007B587C"/>
    <w:rsid w:val="007B59D8"/>
    <w:rsid w:val="007B5A3A"/>
    <w:rsid w:val="007B5A90"/>
    <w:rsid w:val="007B5ACC"/>
    <w:rsid w:val="007B5ACF"/>
    <w:rsid w:val="007B5B0B"/>
    <w:rsid w:val="007B5B88"/>
    <w:rsid w:val="007B5D22"/>
    <w:rsid w:val="007B5D26"/>
    <w:rsid w:val="007B5D8D"/>
    <w:rsid w:val="007B5E34"/>
    <w:rsid w:val="007B5E56"/>
    <w:rsid w:val="007B617E"/>
    <w:rsid w:val="007B6293"/>
    <w:rsid w:val="007B65E5"/>
    <w:rsid w:val="007B6683"/>
    <w:rsid w:val="007B6735"/>
    <w:rsid w:val="007B67D2"/>
    <w:rsid w:val="007B67F6"/>
    <w:rsid w:val="007B68F2"/>
    <w:rsid w:val="007B6955"/>
    <w:rsid w:val="007B6975"/>
    <w:rsid w:val="007B69D3"/>
    <w:rsid w:val="007B6A40"/>
    <w:rsid w:val="007B6AF6"/>
    <w:rsid w:val="007B6B9E"/>
    <w:rsid w:val="007B6C8C"/>
    <w:rsid w:val="007B6DA6"/>
    <w:rsid w:val="007B6DB7"/>
    <w:rsid w:val="007B6E43"/>
    <w:rsid w:val="007B6FE1"/>
    <w:rsid w:val="007B7282"/>
    <w:rsid w:val="007B73A2"/>
    <w:rsid w:val="007B741C"/>
    <w:rsid w:val="007B74BA"/>
    <w:rsid w:val="007B74F2"/>
    <w:rsid w:val="007B750A"/>
    <w:rsid w:val="007B751F"/>
    <w:rsid w:val="007B7603"/>
    <w:rsid w:val="007B776E"/>
    <w:rsid w:val="007B7837"/>
    <w:rsid w:val="007B79DB"/>
    <w:rsid w:val="007B7A28"/>
    <w:rsid w:val="007B7B39"/>
    <w:rsid w:val="007B7DF4"/>
    <w:rsid w:val="007B7E1B"/>
    <w:rsid w:val="007B7E87"/>
    <w:rsid w:val="007B7FF5"/>
    <w:rsid w:val="007C0154"/>
    <w:rsid w:val="007C015E"/>
    <w:rsid w:val="007C018D"/>
    <w:rsid w:val="007C0208"/>
    <w:rsid w:val="007C0209"/>
    <w:rsid w:val="007C023A"/>
    <w:rsid w:val="007C02CF"/>
    <w:rsid w:val="007C03B8"/>
    <w:rsid w:val="007C0571"/>
    <w:rsid w:val="007C0574"/>
    <w:rsid w:val="007C057C"/>
    <w:rsid w:val="007C058B"/>
    <w:rsid w:val="007C05C0"/>
    <w:rsid w:val="007C05F3"/>
    <w:rsid w:val="007C0648"/>
    <w:rsid w:val="007C0651"/>
    <w:rsid w:val="007C0699"/>
    <w:rsid w:val="007C06F4"/>
    <w:rsid w:val="007C0762"/>
    <w:rsid w:val="007C07EC"/>
    <w:rsid w:val="007C0A2D"/>
    <w:rsid w:val="007C0C5A"/>
    <w:rsid w:val="007C0DB6"/>
    <w:rsid w:val="007C0EAD"/>
    <w:rsid w:val="007C1090"/>
    <w:rsid w:val="007C121E"/>
    <w:rsid w:val="007C1454"/>
    <w:rsid w:val="007C14A8"/>
    <w:rsid w:val="007C15A7"/>
    <w:rsid w:val="007C171A"/>
    <w:rsid w:val="007C17C8"/>
    <w:rsid w:val="007C1895"/>
    <w:rsid w:val="007C197B"/>
    <w:rsid w:val="007C1B89"/>
    <w:rsid w:val="007C1C62"/>
    <w:rsid w:val="007C1F74"/>
    <w:rsid w:val="007C1F8E"/>
    <w:rsid w:val="007C1FB7"/>
    <w:rsid w:val="007C1FFB"/>
    <w:rsid w:val="007C22D2"/>
    <w:rsid w:val="007C2368"/>
    <w:rsid w:val="007C2388"/>
    <w:rsid w:val="007C2569"/>
    <w:rsid w:val="007C2584"/>
    <w:rsid w:val="007C25B6"/>
    <w:rsid w:val="007C2726"/>
    <w:rsid w:val="007C28E0"/>
    <w:rsid w:val="007C2A7F"/>
    <w:rsid w:val="007C2AFE"/>
    <w:rsid w:val="007C2CF7"/>
    <w:rsid w:val="007C2D25"/>
    <w:rsid w:val="007C2F8F"/>
    <w:rsid w:val="007C30CD"/>
    <w:rsid w:val="007C3274"/>
    <w:rsid w:val="007C331C"/>
    <w:rsid w:val="007C3393"/>
    <w:rsid w:val="007C33A9"/>
    <w:rsid w:val="007C3458"/>
    <w:rsid w:val="007C371F"/>
    <w:rsid w:val="007C375F"/>
    <w:rsid w:val="007C37B4"/>
    <w:rsid w:val="007C3834"/>
    <w:rsid w:val="007C396A"/>
    <w:rsid w:val="007C397B"/>
    <w:rsid w:val="007C39E2"/>
    <w:rsid w:val="007C3A51"/>
    <w:rsid w:val="007C3B51"/>
    <w:rsid w:val="007C3B85"/>
    <w:rsid w:val="007C3BEE"/>
    <w:rsid w:val="007C3CFE"/>
    <w:rsid w:val="007C3D41"/>
    <w:rsid w:val="007C3D4A"/>
    <w:rsid w:val="007C40E7"/>
    <w:rsid w:val="007C41C8"/>
    <w:rsid w:val="007C42DE"/>
    <w:rsid w:val="007C444D"/>
    <w:rsid w:val="007C44BA"/>
    <w:rsid w:val="007C45E5"/>
    <w:rsid w:val="007C45F1"/>
    <w:rsid w:val="007C4623"/>
    <w:rsid w:val="007C473C"/>
    <w:rsid w:val="007C4779"/>
    <w:rsid w:val="007C477D"/>
    <w:rsid w:val="007C48EE"/>
    <w:rsid w:val="007C4975"/>
    <w:rsid w:val="007C4AEA"/>
    <w:rsid w:val="007C4B40"/>
    <w:rsid w:val="007C4C4A"/>
    <w:rsid w:val="007C4D4D"/>
    <w:rsid w:val="007C4D61"/>
    <w:rsid w:val="007C4D6C"/>
    <w:rsid w:val="007C4DF4"/>
    <w:rsid w:val="007C4FA8"/>
    <w:rsid w:val="007C5018"/>
    <w:rsid w:val="007C50D0"/>
    <w:rsid w:val="007C515D"/>
    <w:rsid w:val="007C52A0"/>
    <w:rsid w:val="007C536B"/>
    <w:rsid w:val="007C5458"/>
    <w:rsid w:val="007C54B6"/>
    <w:rsid w:val="007C5685"/>
    <w:rsid w:val="007C56A9"/>
    <w:rsid w:val="007C5A19"/>
    <w:rsid w:val="007C5A35"/>
    <w:rsid w:val="007C5BBC"/>
    <w:rsid w:val="007C5CF6"/>
    <w:rsid w:val="007C5E3A"/>
    <w:rsid w:val="007C5E68"/>
    <w:rsid w:val="007C5F0D"/>
    <w:rsid w:val="007C6189"/>
    <w:rsid w:val="007C61B3"/>
    <w:rsid w:val="007C61ED"/>
    <w:rsid w:val="007C61FE"/>
    <w:rsid w:val="007C622F"/>
    <w:rsid w:val="007C6355"/>
    <w:rsid w:val="007C64ED"/>
    <w:rsid w:val="007C64FC"/>
    <w:rsid w:val="007C653E"/>
    <w:rsid w:val="007C6637"/>
    <w:rsid w:val="007C6687"/>
    <w:rsid w:val="007C66D5"/>
    <w:rsid w:val="007C68BC"/>
    <w:rsid w:val="007C68D0"/>
    <w:rsid w:val="007C6A17"/>
    <w:rsid w:val="007C6A8B"/>
    <w:rsid w:val="007C6B4B"/>
    <w:rsid w:val="007C6C5E"/>
    <w:rsid w:val="007C6D73"/>
    <w:rsid w:val="007C6DF3"/>
    <w:rsid w:val="007C6EC1"/>
    <w:rsid w:val="007C6F8C"/>
    <w:rsid w:val="007C6FE1"/>
    <w:rsid w:val="007C7019"/>
    <w:rsid w:val="007C702B"/>
    <w:rsid w:val="007C70F3"/>
    <w:rsid w:val="007C714E"/>
    <w:rsid w:val="007C7151"/>
    <w:rsid w:val="007C722C"/>
    <w:rsid w:val="007C7335"/>
    <w:rsid w:val="007C73C6"/>
    <w:rsid w:val="007C7621"/>
    <w:rsid w:val="007C7717"/>
    <w:rsid w:val="007C7931"/>
    <w:rsid w:val="007C7946"/>
    <w:rsid w:val="007C7A03"/>
    <w:rsid w:val="007C7B6C"/>
    <w:rsid w:val="007C7C7D"/>
    <w:rsid w:val="007C7D29"/>
    <w:rsid w:val="007C7DBF"/>
    <w:rsid w:val="007C7E01"/>
    <w:rsid w:val="007C7EB9"/>
    <w:rsid w:val="007C7EBC"/>
    <w:rsid w:val="007C7FD7"/>
    <w:rsid w:val="007D0002"/>
    <w:rsid w:val="007D003A"/>
    <w:rsid w:val="007D00B0"/>
    <w:rsid w:val="007D0144"/>
    <w:rsid w:val="007D019F"/>
    <w:rsid w:val="007D0204"/>
    <w:rsid w:val="007D045C"/>
    <w:rsid w:val="007D04F5"/>
    <w:rsid w:val="007D04F9"/>
    <w:rsid w:val="007D0530"/>
    <w:rsid w:val="007D0678"/>
    <w:rsid w:val="007D078E"/>
    <w:rsid w:val="007D088E"/>
    <w:rsid w:val="007D0B0A"/>
    <w:rsid w:val="007D0C88"/>
    <w:rsid w:val="007D0D06"/>
    <w:rsid w:val="007D0E5A"/>
    <w:rsid w:val="007D0F85"/>
    <w:rsid w:val="007D1021"/>
    <w:rsid w:val="007D1111"/>
    <w:rsid w:val="007D1363"/>
    <w:rsid w:val="007D16DA"/>
    <w:rsid w:val="007D16E2"/>
    <w:rsid w:val="007D1740"/>
    <w:rsid w:val="007D1808"/>
    <w:rsid w:val="007D1811"/>
    <w:rsid w:val="007D18A8"/>
    <w:rsid w:val="007D197D"/>
    <w:rsid w:val="007D1A46"/>
    <w:rsid w:val="007D1AC2"/>
    <w:rsid w:val="007D1B63"/>
    <w:rsid w:val="007D1C57"/>
    <w:rsid w:val="007D1CBD"/>
    <w:rsid w:val="007D1D3C"/>
    <w:rsid w:val="007D1D5B"/>
    <w:rsid w:val="007D1FA4"/>
    <w:rsid w:val="007D2074"/>
    <w:rsid w:val="007D20A0"/>
    <w:rsid w:val="007D2139"/>
    <w:rsid w:val="007D21E6"/>
    <w:rsid w:val="007D225C"/>
    <w:rsid w:val="007D239B"/>
    <w:rsid w:val="007D2549"/>
    <w:rsid w:val="007D2784"/>
    <w:rsid w:val="007D2876"/>
    <w:rsid w:val="007D287B"/>
    <w:rsid w:val="007D2933"/>
    <w:rsid w:val="007D29C8"/>
    <w:rsid w:val="007D2AD5"/>
    <w:rsid w:val="007D2B40"/>
    <w:rsid w:val="007D2B93"/>
    <w:rsid w:val="007D2DC6"/>
    <w:rsid w:val="007D2E64"/>
    <w:rsid w:val="007D2EBC"/>
    <w:rsid w:val="007D2F32"/>
    <w:rsid w:val="007D2FBB"/>
    <w:rsid w:val="007D31C3"/>
    <w:rsid w:val="007D3290"/>
    <w:rsid w:val="007D335F"/>
    <w:rsid w:val="007D3387"/>
    <w:rsid w:val="007D3466"/>
    <w:rsid w:val="007D34DD"/>
    <w:rsid w:val="007D3584"/>
    <w:rsid w:val="007D3642"/>
    <w:rsid w:val="007D3725"/>
    <w:rsid w:val="007D398B"/>
    <w:rsid w:val="007D39A4"/>
    <w:rsid w:val="007D39D5"/>
    <w:rsid w:val="007D3A1D"/>
    <w:rsid w:val="007D3AEB"/>
    <w:rsid w:val="007D3B31"/>
    <w:rsid w:val="007D3C04"/>
    <w:rsid w:val="007D3D94"/>
    <w:rsid w:val="007D3DBD"/>
    <w:rsid w:val="007D3DDC"/>
    <w:rsid w:val="007D3E25"/>
    <w:rsid w:val="007D3EA7"/>
    <w:rsid w:val="007D3EB2"/>
    <w:rsid w:val="007D3FF3"/>
    <w:rsid w:val="007D41B0"/>
    <w:rsid w:val="007D41CD"/>
    <w:rsid w:val="007D420A"/>
    <w:rsid w:val="007D4219"/>
    <w:rsid w:val="007D457F"/>
    <w:rsid w:val="007D45AE"/>
    <w:rsid w:val="007D45DB"/>
    <w:rsid w:val="007D464D"/>
    <w:rsid w:val="007D4678"/>
    <w:rsid w:val="007D4700"/>
    <w:rsid w:val="007D4716"/>
    <w:rsid w:val="007D4949"/>
    <w:rsid w:val="007D4ACF"/>
    <w:rsid w:val="007D4C18"/>
    <w:rsid w:val="007D4C8E"/>
    <w:rsid w:val="007D4CF5"/>
    <w:rsid w:val="007D4D11"/>
    <w:rsid w:val="007D4D9E"/>
    <w:rsid w:val="007D4E54"/>
    <w:rsid w:val="007D500E"/>
    <w:rsid w:val="007D5033"/>
    <w:rsid w:val="007D50C7"/>
    <w:rsid w:val="007D5161"/>
    <w:rsid w:val="007D51BF"/>
    <w:rsid w:val="007D51F9"/>
    <w:rsid w:val="007D53D1"/>
    <w:rsid w:val="007D5585"/>
    <w:rsid w:val="007D56D4"/>
    <w:rsid w:val="007D56FB"/>
    <w:rsid w:val="007D5765"/>
    <w:rsid w:val="007D5A51"/>
    <w:rsid w:val="007D5CA9"/>
    <w:rsid w:val="007D5DB1"/>
    <w:rsid w:val="007D5EC9"/>
    <w:rsid w:val="007D5F07"/>
    <w:rsid w:val="007D5F0F"/>
    <w:rsid w:val="007D5F40"/>
    <w:rsid w:val="007D60A4"/>
    <w:rsid w:val="007D6177"/>
    <w:rsid w:val="007D61D5"/>
    <w:rsid w:val="007D6201"/>
    <w:rsid w:val="007D62B3"/>
    <w:rsid w:val="007D65FE"/>
    <w:rsid w:val="007D6656"/>
    <w:rsid w:val="007D6714"/>
    <w:rsid w:val="007D685D"/>
    <w:rsid w:val="007D6943"/>
    <w:rsid w:val="007D6A10"/>
    <w:rsid w:val="007D6A19"/>
    <w:rsid w:val="007D6A27"/>
    <w:rsid w:val="007D6B00"/>
    <w:rsid w:val="007D6C56"/>
    <w:rsid w:val="007D6C68"/>
    <w:rsid w:val="007D6DCC"/>
    <w:rsid w:val="007D6E67"/>
    <w:rsid w:val="007D6F9C"/>
    <w:rsid w:val="007D7063"/>
    <w:rsid w:val="007D717D"/>
    <w:rsid w:val="007D7187"/>
    <w:rsid w:val="007D719C"/>
    <w:rsid w:val="007D71A5"/>
    <w:rsid w:val="007D73E7"/>
    <w:rsid w:val="007D7419"/>
    <w:rsid w:val="007D741D"/>
    <w:rsid w:val="007D744B"/>
    <w:rsid w:val="007D74C5"/>
    <w:rsid w:val="007D74F8"/>
    <w:rsid w:val="007D777A"/>
    <w:rsid w:val="007D77E4"/>
    <w:rsid w:val="007D77FA"/>
    <w:rsid w:val="007D7895"/>
    <w:rsid w:val="007D78BD"/>
    <w:rsid w:val="007D7938"/>
    <w:rsid w:val="007D7ADF"/>
    <w:rsid w:val="007D7AE1"/>
    <w:rsid w:val="007D7B6F"/>
    <w:rsid w:val="007D7B98"/>
    <w:rsid w:val="007D7D59"/>
    <w:rsid w:val="007D7DA7"/>
    <w:rsid w:val="007D7F03"/>
    <w:rsid w:val="007D7F24"/>
    <w:rsid w:val="007D7F4B"/>
    <w:rsid w:val="007E0094"/>
    <w:rsid w:val="007E01CE"/>
    <w:rsid w:val="007E03E6"/>
    <w:rsid w:val="007E04B2"/>
    <w:rsid w:val="007E0537"/>
    <w:rsid w:val="007E059D"/>
    <w:rsid w:val="007E0674"/>
    <w:rsid w:val="007E076C"/>
    <w:rsid w:val="007E098C"/>
    <w:rsid w:val="007E0A5A"/>
    <w:rsid w:val="007E0A81"/>
    <w:rsid w:val="007E0B31"/>
    <w:rsid w:val="007E0CE3"/>
    <w:rsid w:val="007E0CF8"/>
    <w:rsid w:val="007E0E05"/>
    <w:rsid w:val="007E0E9F"/>
    <w:rsid w:val="007E0EAA"/>
    <w:rsid w:val="007E0F57"/>
    <w:rsid w:val="007E10AD"/>
    <w:rsid w:val="007E10D0"/>
    <w:rsid w:val="007E12D3"/>
    <w:rsid w:val="007E145A"/>
    <w:rsid w:val="007E1475"/>
    <w:rsid w:val="007E14E8"/>
    <w:rsid w:val="007E15BA"/>
    <w:rsid w:val="007E16AA"/>
    <w:rsid w:val="007E176F"/>
    <w:rsid w:val="007E1815"/>
    <w:rsid w:val="007E1A0C"/>
    <w:rsid w:val="007E1AE4"/>
    <w:rsid w:val="007E1BF8"/>
    <w:rsid w:val="007E1C00"/>
    <w:rsid w:val="007E1D10"/>
    <w:rsid w:val="007E1D4A"/>
    <w:rsid w:val="007E1D54"/>
    <w:rsid w:val="007E1E3A"/>
    <w:rsid w:val="007E1F40"/>
    <w:rsid w:val="007E204B"/>
    <w:rsid w:val="007E20FC"/>
    <w:rsid w:val="007E2105"/>
    <w:rsid w:val="007E212A"/>
    <w:rsid w:val="007E219B"/>
    <w:rsid w:val="007E23A4"/>
    <w:rsid w:val="007E243B"/>
    <w:rsid w:val="007E262F"/>
    <w:rsid w:val="007E2803"/>
    <w:rsid w:val="007E28A3"/>
    <w:rsid w:val="007E28D2"/>
    <w:rsid w:val="007E2A83"/>
    <w:rsid w:val="007E2B06"/>
    <w:rsid w:val="007E2B80"/>
    <w:rsid w:val="007E2B91"/>
    <w:rsid w:val="007E2C23"/>
    <w:rsid w:val="007E2C60"/>
    <w:rsid w:val="007E2CC1"/>
    <w:rsid w:val="007E2EF8"/>
    <w:rsid w:val="007E2FDD"/>
    <w:rsid w:val="007E309F"/>
    <w:rsid w:val="007E30AD"/>
    <w:rsid w:val="007E30ED"/>
    <w:rsid w:val="007E318D"/>
    <w:rsid w:val="007E319A"/>
    <w:rsid w:val="007E319F"/>
    <w:rsid w:val="007E32E5"/>
    <w:rsid w:val="007E33F9"/>
    <w:rsid w:val="007E3504"/>
    <w:rsid w:val="007E3615"/>
    <w:rsid w:val="007E36E4"/>
    <w:rsid w:val="007E36E7"/>
    <w:rsid w:val="007E3739"/>
    <w:rsid w:val="007E374F"/>
    <w:rsid w:val="007E37D7"/>
    <w:rsid w:val="007E385F"/>
    <w:rsid w:val="007E387F"/>
    <w:rsid w:val="007E38CD"/>
    <w:rsid w:val="007E39C2"/>
    <w:rsid w:val="007E39F7"/>
    <w:rsid w:val="007E3A07"/>
    <w:rsid w:val="007E3A7D"/>
    <w:rsid w:val="007E3BD4"/>
    <w:rsid w:val="007E3C08"/>
    <w:rsid w:val="007E3CC6"/>
    <w:rsid w:val="007E3CDE"/>
    <w:rsid w:val="007E3CFD"/>
    <w:rsid w:val="007E3D0A"/>
    <w:rsid w:val="007E3DD8"/>
    <w:rsid w:val="007E3E0D"/>
    <w:rsid w:val="007E3E50"/>
    <w:rsid w:val="007E3E89"/>
    <w:rsid w:val="007E4031"/>
    <w:rsid w:val="007E4150"/>
    <w:rsid w:val="007E4177"/>
    <w:rsid w:val="007E41E7"/>
    <w:rsid w:val="007E41E8"/>
    <w:rsid w:val="007E426E"/>
    <w:rsid w:val="007E42E7"/>
    <w:rsid w:val="007E4338"/>
    <w:rsid w:val="007E453A"/>
    <w:rsid w:val="007E4583"/>
    <w:rsid w:val="007E46C2"/>
    <w:rsid w:val="007E47CA"/>
    <w:rsid w:val="007E47E6"/>
    <w:rsid w:val="007E4859"/>
    <w:rsid w:val="007E48DF"/>
    <w:rsid w:val="007E492C"/>
    <w:rsid w:val="007E4968"/>
    <w:rsid w:val="007E4BFE"/>
    <w:rsid w:val="007E4C03"/>
    <w:rsid w:val="007E4C35"/>
    <w:rsid w:val="007E4C99"/>
    <w:rsid w:val="007E4CB9"/>
    <w:rsid w:val="007E4D2A"/>
    <w:rsid w:val="007E4E0D"/>
    <w:rsid w:val="007E4E3B"/>
    <w:rsid w:val="007E4EA7"/>
    <w:rsid w:val="007E4EAB"/>
    <w:rsid w:val="007E4F11"/>
    <w:rsid w:val="007E4F65"/>
    <w:rsid w:val="007E5022"/>
    <w:rsid w:val="007E5166"/>
    <w:rsid w:val="007E5184"/>
    <w:rsid w:val="007E5299"/>
    <w:rsid w:val="007E52F0"/>
    <w:rsid w:val="007E543F"/>
    <w:rsid w:val="007E5485"/>
    <w:rsid w:val="007E54FC"/>
    <w:rsid w:val="007E562B"/>
    <w:rsid w:val="007E5635"/>
    <w:rsid w:val="007E5936"/>
    <w:rsid w:val="007E5A60"/>
    <w:rsid w:val="007E5A6C"/>
    <w:rsid w:val="007E5A90"/>
    <w:rsid w:val="007E5AC5"/>
    <w:rsid w:val="007E5AC9"/>
    <w:rsid w:val="007E5B09"/>
    <w:rsid w:val="007E5B4A"/>
    <w:rsid w:val="007E5BBC"/>
    <w:rsid w:val="007E5C56"/>
    <w:rsid w:val="007E5D6E"/>
    <w:rsid w:val="007E5D7F"/>
    <w:rsid w:val="007E5D94"/>
    <w:rsid w:val="007E5E6E"/>
    <w:rsid w:val="007E5EC3"/>
    <w:rsid w:val="007E5F4A"/>
    <w:rsid w:val="007E6266"/>
    <w:rsid w:val="007E62C1"/>
    <w:rsid w:val="007E6312"/>
    <w:rsid w:val="007E644B"/>
    <w:rsid w:val="007E653C"/>
    <w:rsid w:val="007E655D"/>
    <w:rsid w:val="007E6586"/>
    <w:rsid w:val="007E67F7"/>
    <w:rsid w:val="007E68F4"/>
    <w:rsid w:val="007E6982"/>
    <w:rsid w:val="007E6AAC"/>
    <w:rsid w:val="007E6B10"/>
    <w:rsid w:val="007E6B18"/>
    <w:rsid w:val="007E6B31"/>
    <w:rsid w:val="007E6C33"/>
    <w:rsid w:val="007E6C72"/>
    <w:rsid w:val="007E6C88"/>
    <w:rsid w:val="007E6CEA"/>
    <w:rsid w:val="007E6D64"/>
    <w:rsid w:val="007E6DBA"/>
    <w:rsid w:val="007E6E40"/>
    <w:rsid w:val="007E6E8A"/>
    <w:rsid w:val="007E6ED7"/>
    <w:rsid w:val="007E6F56"/>
    <w:rsid w:val="007E6FB0"/>
    <w:rsid w:val="007E6FE6"/>
    <w:rsid w:val="007E6FFE"/>
    <w:rsid w:val="007E7083"/>
    <w:rsid w:val="007E7093"/>
    <w:rsid w:val="007E70EB"/>
    <w:rsid w:val="007E7100"/>
    <w:rsid w:val="007E71F7"/>
    <w:rsid w:val="007E7221"/>
    <w:rsid w:val="007E72E4"/>
    <w:rsid w:val="007E7319"/>
    <w:rsid w:val="007E7369"/>
    <w:rsid w:val="007E7442"/>
    <w:rsid w:val="007E744B"/>
    <w:rsid w:val="007E7474"/>
    <w:rsid w:val="007E753E"/>
    <w:rsid w:val="007E762E"/>
    <w:rsid w:val="007E7666"/>
    <w:rsid w:val="007E7689"/>
    <w:rsid w:val="007E76AB"/>
    <w:rsid w:val="007E76C5"/>
    <w:rsid w:val="007E773E"/>
    <w:rsid w:val="007E776C"/>
    <w:rsid w:val="007E7811"/>
    <w:rsid w:val="007E783E"/>
    <w:rsid w:val="007E78C7"/>
    <w:rsid w:val="007E7AAB"/>
    <w:rsid w:val="007E7AC5"/>
    <w:rsid w:val="007E7D04"/>
    <w:rsid w:val="007E7E03"/>
    <w:rsid w:val="007E7E42"/>
    <w:rsid w:val="007E7E93"/>
    <w:rsid w:val="007E7ED6"/>
    <w:rsid w:val="007F0010"/>
    <w:rsid w:val="007F005E"/>
    <w:rsid w:val="007F00E3"/>
    <w:rsid w:val="007F0308"/>
    <w:rsid w:val="007F0369"/>
    <w:rsid w:val="007F03DD"/>
    <w:rsid w:val="007F0438"/>
    <w:rsid w:val="007F04FC"/>
    <w:rsid w:val="007F07C1"/>
    <w:rsid w:val="007F07F1"/>
    <w:rsid w:val="007F083D"/>
    <w:rsid w:val="007F08AC"/>
    <w:rsid w:val="007F0914"/>
    <w:rsid w:val="007F0981"/>
    <w:rsid w:val="007F09C5"/>
    <w:rsid w:val="007F09E8"/>
    <w:rsid w:val="007F0A52"/>
    <w:rsid w:val="007F0AEF"/>
    <w:rsid w:val="007F0B22"/>
    <w:rsid w:val="007F0DDE"/>
    <w:rsid w:val="007F0E1B"/>
    <w:rsid w:val="007F0E24"/>
    <w:rsid w:val="007F0EB4"/>
    <w:rsid w:val="007F0F44"/>
    <w:rsid w:val="007F0FF6"/>
    <w:rsid w:val="007F10A0"/>
    <w:rsid w:val="007F1193"/>
    <w:rsid w:val="007F1229"/>
    <w:rsid w:val="007F12ED"/>
    <w:rsid w:val="007F1371"/>
    <w:rsid w:val="007F1454"/>
    <w:rsid w:val="007F1461"/>
    <w:rsid w:val="007F161D"/>
    <w:rsid w:val="007F188E"/>
    <w:rsid w:val="007F189F"/>
    <w:rsid w:val="007F18E0"/>
    <w:rsid w:val="007F1992"/>
    <w:rsid w:val="007F19C8"/>
    <w:rsid w:val="007F1C3D"/>
    <w:rsid w:val="007F1CF4"/>
    <w:rsid w:val="007F1DB9"/>
    <w:rsid w:val="007F1DF3"/>
    <w:rsid w:val="007F1E15"/>
    <w:rsid w:val="007F1ECD"/>
    <w:rsid w:val="007F2279"/>
    <w:rsid w:val="007F22B2"/>
    <w:rsid w:val="007F22F6"/>
    <w:rsid w:val="007F22FB"/>
    <w:rsid w:val="007F2312"/>
    <w:rsid w:val="007F2315"/>
    <w:rsid w:val="007F2624"/>
    <w:rsid w:val="007F2AB3"/>
    <w:rsid w:val="007F2AC4"/>
    <w:rsid w:val="007F2C53"/>
    <w:rsid w:val="007F2CD8"/>
    <w:rsid w:val="007F2F88"/>
    <w:rsid w:val="007F3042"/>
    <w:rsid w:val="007F3052"/>
    <w:rsid w:val="007F3143"/>
    <w:rsid w:val="007F340D"/>
    <w:rsid w:val="007F34A1"/>
    <w:rsid w:val="007F350C"/>
    <w:rsid w:val="007F353B"/>
    <w:rsid w:val="007F3694"/>
    <w:rsid w:val="007F3753"/>
    <w:rsid w:val="007F39C6"/>
    <w:rsid w:val="007F3AE0"/>
    <w:rsid w:val="007F3B3E"/>
    <w:rsid w:val="007F3C88"/>
    <w:rsid w:val="007F3D98"/>
    <w:rsid w:val="007F3DE2"/>
    <w:rsid w:val="007F400B"/>
    <w:rsid w:val="007F4108"/>
    <w:rsid w:val="007F41B3"/>
    <w:rsid w:val="007F4296"/>
    <w:rsid w:val="007F42BB"/>
    <w:rsid w:val="007F42FE"/>
    <w:rsid w:val="007F4398"/>
    <w:rsid w:val="007F447A"/>
    <w:rsid w:val="007F452A"/>
    <w:rsid w:val="007F481C"/>
    <w:rsid w:val="007F4898"/>
    <w:rsid w:val="007F4A27"/>
    <w:rsid w:val="007F4A60"/>
    <w:rsid w:val="007F4C98"/>
    <w:rsid w:val="007F4D09"/>
    <w:rsid w:val="007F4D17"/>
    <w:rsid w:val="007F4DC5"/>
    <w:rsid w:val="007F4E08"/>
    <w:rsid w:val="007F4E44"/>
    <w:rsid w:val="007F4E53"/>
    <w:rsid w:val="007F50EF"/>
    <w:rsid w:val="007F511C"/>
    <w:rsid w:val="007F524F"/>
    <w:rsid w:val="007F53E8"/>
    <w:rsid w:val="007F54F6"/>
    <w:rsid w:val="007F5585"/>
    <w:rsid w:val="007F558D"/>
    <w:rsid w:val="007F55A0"/>
    <w:rsid w:val="007F56A3"/>
    <w:rsid w:val="007F571E"/>
    <w:rsid w:val="007F57AE"/>
    <w:rsid w:val="007F57CB"/>
    <w:rsid w:val="007F59FA"/>
    <w:rsid w:val="007F5A0A"/>
    <w:rsid w:val="007F5A5A"/>
    <w:rsid w:val="007F5AF1"/>
    <w:rsid w:val="007F5B0C"/>
    <w:rsid w:val="007F5D11"/>
    <w:rsid w:val="007F5D30"/>
    <w:rsid w:val="007F5EA9"/>
    <w:rsid w:val="007F5FCF"/>
    <w:rsid w:val="007F600E"/>
    <w:rsid w:val="007F605D"/>
    <w:rsid w:val="007F635A"/>
    <w:rsid w:val="007F63C0"/>
    <w:rsid w:val="007F64DD"/>
    <w:rsid w:val="007F651B"/>
    <w:rsid w:val="007F6792"/>
    <w:rsid w:val="007F6928"/>
    <w:rsid w:val="007F698E"/>
    <w:rsid w:val="007F69A9"/>
    <w:rsid w:val="007F69C5"/>
    <w:rsid w:val="007F6A1D"/>
    <w:rsid w:val="007F6A9A"/>
    <w:rsid w:val="007F6C65"/>
    <w:rsid w:val="007F6E09"/>
    <w:rsid w:val="007F6E8A"/>
    <w:rsid w:val="007F6E97"/>
    <w:rsid w:val="007F6ED9"/>
    <w:rsid w:val="007F718F"/>
    <w:rsid w:val="007F71BE"/>
    <w:rsid w:val="007F71F9"/>
    <w:rsid w:val="007F7241"/>
    <w:rsid w:val="007F73ED"/>
    <w:rsid w:val="007F7463"/>
    <w:rsid w:val="007F747D"/>
    <w:rsid w:val="007F74A3"/>
    <w:rsid w:val="007F74FF"/>
    <w:rsid w:val="007F754E"/>
    <w:rsid w:val="007F7743"/>
    <w:rsid w:val="007F77D8"/>
    <w:rsid w:val="007F7804"/>
    <w:rsid w:val="007F78E8"/>
    <w:rsid w:val="007F7942"/>
    <w:rsid w:val="007F79FC"/>
    <w:rsid w:val="007F7AB6"/>
    <w:rsid w:val="007F7AC6"/>
    <w:rsid w:val="007F7AE8"/>
    <w:rsid w:val="007F7B88"/>
    <w:rsid w:val="007F7B9B"/>
    <w:rsid w:val="007F7BCD"/>
    <w:rsid w:val="007F7C8C"/>
    <w:rsid w:val="007F7D57"/>
    <w:rsid w:val="007F7DA0"/>
    <w:rsid w:val="007F7E85"/>
    <w:rsid w:val="007F7F7F"/>
    <w:rsid w:val="00800103"/>
    <w:rsid w:val="0080025C"/>
    <w:rsid w:val="0080035E"/>
    <w:rsid w:val="00800371"/>
    <w:rsid w:val="008004D6"/>
    <w:rsid w:val="0080050C"/>
    <w:rsid w:val="0080062D"/>
    <w:rsid w:val="008006C0"/>
    <w:rsid w:val="008007C4"/>
    <w:rsid w:val="00800903"/>
    <w:rsid w:val="0080093F"/>
    <w:rsid w:val="00800958"/>
    <w:rsid w:val="00800ACE"/>
    <w:rsid w:val="00800ACF"/>
    <w:rsid w:val="00800BA0"/>
    <w:rsid w:val="00800CA0"/>
    <w:rsid w:val="00800D4A"/>
    <w:rsid w:val="00800D90"/>
    <w:rsid w:val="00800DD2"/>
    <w:rsid w:val="00800DD8"/>
    <w:rsid w:val="00800E36"/>
    <w:rsid w:val="00800ED3"/>
    <w:rsid w:val="00800FD7"/>
    <w:rsid w:val="00801043"/>
    <w:rsid w:val="008011E8"/>
    <w:rsid w:val="008012BC"/>
    <w:rsid w:val="00801386"/>
    <w:rsid w:val="008013CC"/>
    <w:rsid w:val="008017B4"/>
    <w:rsid w:val="0080188A"/>
    <w:rsid w:val="008018A1"/>
    <w:rsid w:val="00801969"/>
    <w:rsid w:val="00801A03"/>
    <w:rsid w:val="00801AD3"/>
    <w:rsid w:val="00801B3A"/>
    <w:rsid w:val="00801C56"/>
    <w:rsid w:val="00801CDD"/>
    <w:rsid w:val="00801DFA"/>
    <w:rsid w:val="0080201D"/>
    <w:rsid w:val="0080214F"/>
    <w:rsid w:val="00802350"/>
    <w:rsid w:val="00802409"/>
    <w:rsid w:val="00802516"/>
    <w:rsid w:val="00802663"/>
    <w:rsid w:val="008026E9"/>
    <w:rsid w:val="00802760"/>
    <w:rsid w:val="008027FB"/>
    <w:rsid w:val="008028A1"/>
    <w:rsid w:val="00802A37"/>
    <w:rsid w:val="00802B6E"/>
    <w:rsid w:val="00802B9D"/>
    <w:rsid w:val="00802BE7"/>
    <w:rsid w:val="00802DF4"/>
    <w:rsid w:val="00802EE7"/>
    <w:rsid w:val="00802F1E"/>
    <w:rsid w:val="00803002"/>
    <w:rsid w:val="008032B3"/>
    <w:rsid w:val="0080338A"/>
    <w:rsid w:val="008033BA"/>
    <w:rsid w:val="0080342D"/>
    <w:rsid w:val="0080356D"/>
    <w:rsid w:val="00803592"/>
    <w:rsid w:val="00803598"/>
    <w:rsid w:val="0080359E"/>
    <w:rsid w:val="008036DF"/>
    <w:rsid w:val="008036E7"/>
    <w:rsid w:val="0080376B"/>
    <w:rsid w:val="0080379E"/>
    <w:rsid w:val="00803BD9"/>
    <w:rsid w:val="00803C7D"/>
    <w:rsid w:val="00803D0B"/>
    <w:rsid w:val="00803DB2"/>
    <w:rsid w:val="00803E64"/>
    <w:rsid w:val="0080407C"/>
    <w:rsid w:val="008040E1"/>
    <w:rsid w:val="008041A9"/>
    <w:rsid w:val="008041C5"/>
    <w:rsid w:val="0080429A"/>
    <w:rsid w:val="00804385"/>
    <w:rsid w:val="008043DD"/>
    <w:rsid w:val="008043E6"/>
    <w:rsid w:val="008044A3"/>
    <w:rsid w:val="0080454C"/>
    <w:rsid w:val="008045BC"/>
    <w:rsid w:val="00804618"/>
    <w:rsid w:val="00804794"/>
    <w:rsid w:val="008047A0"/>
    <w:rsid w:val="008047C1"/>
    <w:rsid w:val="008047FC"/>
    <w:rsid w:val="008048F9"/>
    <w:rsid w:val="008049AA"/>
    <w:rsid w:val="008049B9"/>
    <w:rsid w:val="00804A2F"/>
    <w:rsid w:val="00804A6E"/>
    <w:rsid w:val="00804A70"/>
    <w:rsid w:val="00804A91"/>
    <w:rsid w:val="00804B05"/>
    <w:rsid w:val="00804B71"/>
    <w:rsid w:val="00804DC7"/>
    <w:rsid w:val="00804E63"/>
    <w:rsid w:val="00804F58"/>
    <w:rsid w:val="0080509D"/>
    <w:rsid w:val="008051F9"/>
    <w:rsid w:val="0080540D"/>
    <w:rsid w:val="0080554D"/>
    <w:rsid w:val="0080557E"/>
    <w:rsid w:val="00805592"/>
    <w:rsid w:val="0080565B"/>
    <w:rsid w:val="008056D2"/>
    <w:rsid w:val="0080574B"/>
    <w:rsid w:val="0080588A"/>
    <w:rsid w:val="008058A7"/>
    <w:rsid w:val="00805ABB"/>
    <w:rsid w:val="00805ABF"/>
    <w:rsid w:val="00805AE9"/>
    <w:rsid w:val="00805B17"/>
    <w:rsid w:val="00805B31"/>
    <w:rsid w:val="00805CA9"/>
    <w:rsid w:val="00805CC7"/>
    <w:rsid w:val="00806017"/>
    <w:rsid w:val="00806087"/>
    <w:rsid w:val="00806088"/>
    <w:rsid w:val="0080611B"/>
    <w:rsid w:val="0080618E"/>
    <w:rsid w:val="00806217"/>
    <w:rsid w:val="00806261"/>
    <w:rsid w:val="00806278"/>
    <w:rsid w:val="0080650B"/>
    <w:rsid w:val="00806518"/>
    <w:rsid w:val="00806570"/>
    <w:rsid w:val="00806652"/>
    <w:rsid w:val="008066BA"/>
    <w:rsid w:val="008066C1"/>
    <w:rsid w:val="0080678C"/>
    <w:rsid w:val="008068A3"/>
    <w:rsid w:val="008068F6"/>
    <w:rsid w:val="00806923"/>
    <w:rsid w:val="00806946"/>
    <w:rsid w:val="00806956"/>
    <w:rsid w:val="008069DB"/>
    <w:rsid w:val="00806A6C"/>
    <w:rsid w:val="00806B3F"/>
    <w:rsid w:val="00806B6E"/>
    <w:rsid w:val="00806D35"/>
    <w:rsid w:val="00806D39"/>
    <w:rsid w:val="00806E1B"/>
    <w:rsid w:val="00806F74"/>
    <w:rsid w:val="00806FB6"/>
    <w:rsid w:val="0080710F"/>
    <w:rsid w:val="0080725A"/>
    <w:rsid w:val="00807270"/>
    <w:rsid w:val="008072B0"/>
    <w:rsid w:val="008072F6"/>
    <w:rsid w:val="008072FB"/>
    <w:rsid w:val="00807365"/>
    <w:rsid w:val="0080746C"/>
    <w:rsid w:val="0080748C"/>
    <w:rsid w:val="00807514"/>
    <w:rsid w:val="00807673"/>
    <w:rsid w:val="00807679"/>
    <w:rsid w:val="00807704"/>
    <w:rsid w:val="0080775D"/>
    <w:rsid w:val="008077ED"/>
    <w:rsid w:val="00807820"/>
    <w:rsid w:val="008078F7"/>
    <w:rsid w:val="008079E8"/>
    <w:rsid w:val="00807B00"/>
    <w:rsid w:val="00807D6B"/>
    <w:rsid w:val="00807E80"/>
    <w:rsid w:val="00807F69"/>
    <w:rsid w:val="00810018"/>
    <w:rsid w:val="0081005D"/>
    <w:rsid w:val="008100E7"/>
    <w:rsid w:val="008101DB"/>
    <w:rsid w:val="008102B8"/>
    <w:rsid w:val="008103B1"/>
    <w:rsid w:val="008103B3"/>
    <w:rsid w:val="00810492"/>
    <w:rsid w:val="00810640"/>
    <w:rsid w:val="00810704"/>
    <w:rsid w:val="00810799"/>
    <w:rsid w:val="008107A5"/>
    <w:rsid w:val="008108D6"/>
    <w:rsid w:val="008109C6"/>
    <w:rsid w:val="00810B3F"/>
    <w:rsid w:val="00810B92"/>
    <w:rsid w:val="00810C42"/>
    <w:rsid w:val="00810C43"/>
    <w:rsid w:val="00810DCF"/>
    <w:rsid w:val="00810E54"/>
    <w:rsid w:val="00810F04"/>
    <w:rsid w:val="00810FD1"/>
    <w:rsid w:val="008110D1"/>
    <w:rsid w:val="00811738"/>
    <w:rsid w:val="00811AD9"/>
    <w:rsid w:val="00811B25"/>
    <w:rsid w:val="00811B71"/>
    <w:rsid w:val="00811B73"/>
    <w:rsid w:val="00811C5D"/>
    <w:rsid w:val="00811C8D"/>
    <w:rsid w:val="0081204E"/>
    <w:rsid w:val="008120A8"/>
    <w:rsid w:val="00812285"/>
    <w:rsid w:val="008122F9"/>
    <w:rsid w:val="008124C0"/>
    <w:rsid w:val="0081251C"/>
    <w:rsid w:val="00812624"/>
    <w:rsid w:val="008126A0"/>
    <w:rsid w:val="008127C7"/>
    <w:rsid w:val="00812926"/>
    <w:rsid w:val="00812959"/>
    <w:rsid w:val="008129EB"/>
    <w:rsid w:val="00812A50"/>
    <w:rsid w:val="00812B1C"/>
    <w:rsid w:val="00812B1F"/>
    <w:rsid w:val="00812BAB"/>
    <w:rsid w:val="00812C83"/>
    <w:rsid w:val="00812DBE"/>
    <w:rsid w:val="00812EED"/>
    <w:rsid w:val="00812F2E"/>
    <w:rsid w:val="00812FE3"/>
    <w:rsid w:val="00813022"/>
    <w:rsid w:val="008131AE"/>
    <w:rsid w:val="00813297"/>
    <w:rsid w:val="0081331A"/>
    <w:rsid w:val="008133A5"/>
    <w:rsid w:val="008133F0"/>
    <w:rsid w:val="008134D5"/>
    <w:rsid w:val="00813500"/>
    <w:rsid w:val="0081359D"/>
    <w:rsid w:val="00813602"/>
    <w:rsid w:val="00813974"/>
    <w:rsid w:val="008139D9"/>
    <w:rsid w:val="00813A94"/>
    <w:rsid w:val="00813AE1"/>
    <w:rsid w:val="00813B26"/>
    <w:rsid w:val="00813E49"/>
    <w:rsid w:val="00813E5B"/>
    <w:rsid w:val="00813EA8"/>
    <w:rsid w:val="00813EF8"/>
    <w:rsid w:val="00814083"/>
    <w:rsid w:val="0081416B"/>
    <w:rsid w:val="0081416D"/>
    <w:rsid w:val="008141AC"/>
    <w:rsid w:val="00814232"/>
    <w:rsid w:val="008142B5"/>
    <w:rsid w:val="00814323"/>
    <w:rsid w:val="00814330"/>
    <w:rsid w:val="0081435E"/>
    <w:rsid w:val="00814367"/>
    <w:rsid w:val="008143D4"/>
    <w:rsid w:val="0081451D"/>
    <w:rsid w:val="0081454A"/>
    <w:rsid w:val="008145AF"/>
    <w:rsid w:val="00814678"/>
    <w:rsid w:val="00814684"/>
    <w:rsid w:val="008149C7"/>
    <w:rsid w:val="00814AA9"/>
    <w:rsid w:val="00814B19"/>
    <w:rsid w:val="00814C5B"/>
    <w:rsid w:val="00814DF5"/>
    <w:rsid w:val="00814E01"/>
    <w:rsid w:val="00814E93"/>
    <w:rsid w:val="00814ECD"/>
    <w:rsid w:val="00814F60"/>
    <w:rsid w:val="00814F88"/>
    <w:rsid w:val="00814FF7"/>
    <w:rsid w:val="00814FFB"/>
    <w:rsid w:val="0081518B"/>
    <w:rsid w:val="0081518F"/>
    <w:rsid w:val="00815213"/>
    <w:rsid w:val="00815234"/>
    <w:rsid w:val="00815330"/>
    <w:rsid w:val="00815339"/>
    <w:rsid w:val="008153E1"/>
    <w:rsid w:val="0081559C"/>
    <w:rsid w:val="00815625"/>
    <w:rsid w:val="00815735"/>
    <w:rsid w:val="00815822"/>
    <w:rsid w:val="00815841"/>
    <w:rsid w:val="00815D55"/>
    <w:rsid w:val="00815E36"/>
    <w:rsid w:val="00815E99"/>
    <w:rsid w:val="00815ED6"/>
    <w:rsid w:val="00815EE3"/>
    <w:rsid w:val="00816030"/>
    <w:rsid w:val="0081619F"/>
    <w:rsid w:val="0081629E"/>
    <w:rsid w:val="008163F1"/>
    <w:rsid w:val="008163F4"/>
    <w:rsid w:val="0081640F"/>
    <w:rsid w:val="00816421"/>
    <w:rsid w:val="008164AF"/>
    <w:rsid w:val="0081668A"/>
    <w:rsid w:val="0081671E"/>
    <w:rsid w:val="008169E3"/>
    <w:rsid w:val="00816B4B"/>
    <w:rsid w:val="00816C17"/>
    <w:rsid w:val="00816CC3"/>
    <w:rsid w:val="00816CE0"/>
    <w:rsid w:val="00816D79"/>
    <w:rsid w:val="00816D82"/>
    <w:rsid w:val="00816DCB"/>
    <w:rsid w:val="00816DFF"/>
    <w:rsid w:val="00816E2D"/>
    <w:rsid w:val="00816F26"/>
    <w:rsid w:val="00816F3F"/>
    <w:rsid w:val="00817012"/>
    <w:rsid w:val="0081720B"/>
    <w:rsid w:val="00817451"/>
    <w:rsid w:val="0081756D"/>
    <w:rsid w:val="00817623"/>
    <w:rsid w:val="00817675"/>
    <w:rsid w:val="0081776C"/>
    <w:rsid w:val="008177F6"/>
    <w:rsid w:val="00817874"/>
    <w:rsid w:val="00817919"/>
    <w:rsid w:val="00817989"/>
    <w:rsid w:val="0081798F"/>
    <w:rsid w:val="008179DD"/>
    <w:rsid w:val="00817ADF"/>
    <w:rsid w:val="00817B00"/>
    <w:rsid w:val="00817D76"/>
    <w:rsid w:val="00817D97"/>
    <w:rsid w:val="00817FDF"/>
    <w:rsid w:val="00820056"/>
    <w:rsid w:val="00820124"/>
    <w:rsid w:val="00820146"/>
    <w:rsid w:val="00820183"/>
    <w:rsid w:val="008202F7"/>
    <w:rsid w:val="00820347"/>
    <w:rsid w:val="0082040F"/>
    <w:rsid w:val="00820489"/>
    <w:rsid w:val="008204BD"/>
    <w:rsid w:val="0082052C"/>
    <w:rsid w:val="00820572"/>
    <w:rsid w:val="008205BC"/>
    <w:rsid w:val="00820641"/>
    <w:rsid w:val="00820751"/>
    <w:rsid w:val="00820753"/>
    <w:rsid w:val="00820799"/>
    <w:rsid w:val="008207DF"/>
    <w:rsid w:val="008207E7"/>
    <w:rsid w:val="00820811"/>
    <w:rsid w:val="00820983"/>
    <w:rsid w:val="008209B9"/>
    <w:rsid w:val="00820AD4"/>
    <w:rsid w:val="00820B4C"/>
    <w:rsid w:val="00820C01"/>
    <w:rsid w:val="00820CD8"/>
    <w:rsid w:val="00820CF5"/>
    <w:rsid w:val="00820CFD"/>
    <w:rsid w:val="00820D56"/>
    <w:rsid w:val="00820D5B"/>
    <w:rsid w:val="00820DB2"/>
    <w:rsid w:val="00820DFC"/>
    <w:rsid w:val="00820E25"/>
    <w:rsid w:val="00820E8F"/>
    <w:rsid w:val="00820F02"/>
    <w:rsid w:val="00820FBC"/>
    <w:rsid w:val="00820FDF"/>
    <w:rsid w:val="00821013"/>
    <w:rsid w:val="00821110"/>
    <w:rsid w:val="008213BF"/>
    <w:rsid w:val="00821468"/>
    <w:rsid w:val="0082153A"/>
    <w:rsid w:val="00821581"/>
    <w:rsid w:val="00821603"/>
    <w:rsid w:val="00821616"/>
    <w:rsid w:val="008216E3"/>
    <w:rsid w:val="00821726"/>
    <w:rsid w:val="00821769"/>
    <w:rsid w:val="008218E8"/>
    <w:rsid w:val="00821943"/>
    <w:rsid w:val="00821A62"/>
    <w:rsid w:val="00821AAD"/>
    <w:rsid w:val="00821B9A"/>
    <w:rsid w:val="00821DE9"/>
    <w:rsid w:val="00821DED"/>
    <w:rsid w:val="00821E17"/>
    <w:rsid w:val="008220F8"/>
    <w:rsid w:val="00822279"/>
    <w:rsid w:val="00822465"/>
    <w:rsid w:val="008225F3"/>
    <w:rsid w:val="00822617"/>
    <w:rsid w:val="0082266E"/>
    <w:rsid w:val="008227E8"/>
    <w:rsid w:val="0082285B"/>
    <w:rsid w:val="00822960"/>
    <w:rsid w:val="00822A79"/>
    <w:rsid w:val="00822AB8"/>
    <w:rsid w:val="00822C14"/>
    <w:rsid w:val="00822C77"/>
    <w:rsid w:val="00822CC6"/>
    <w:rsid w:val="00822D08"/>
    <w:rsid w:val="00822E1B"/>
    <w:rsid w:val="00822E41"/>
    <w:rsid w:val="00822EED"/>
    <w:rsid w:val="00822EFC"/>
    <w:rsid w:val="00822F26"/>
    <w:rsid w:val="00822F57"/>
    <w:rsid w:val="00823023"/>
    <w:rsid w:val="0082315A"/>
    <w:rsid w:val="0082316C"/>
    <w:rsid w:val="00823178"/>
    <w:rsid w:val="008231E0"/>
    <w:rsid w:val="00823203"/>
    <w:rsid w:val="00823217"/>
    <w:rsid w:val="008232A1"/>
    <w:rsid w:val="00823305"/>
    <w:rsid w:val="00823307"/>
    <w:rsid w:val="0082337F"/>
    <w:rsid w:val="00823430"/>
    <w:rsid w:val="00823459"/>
    <w:rsid w:val="008234AA"/>
    <w:rsid w:val="00823629"/>
    <w:rsid w:val="008236DB"/>
    <w:rsid w:val="008236F6"/>
    <w:rsid w:val="00823792"/>
    <w:rsid w:val="008238A1"/>
    <w:rsid w:val="008238F0"/>
    <w:rsid w:val="0082392D"/>
    <w:rsid w:val="00823A0D"/>
    <w:rsid w:val="00823B5E"/>
    <w:rsid w:val="00823BF8"/>
    <w:rsid w:val="00823C1F"/>
    <w:rsid w:val="00823C43"/>
    <w:rsid w:val="00823C90"/>
    <w:rsid w:val="00823D40"/>
    <w:rsid w:val="00823D6D"/>
    <w:rsid w:val="0082406E"/>
    <w:rsid w:val="00824098"/>
    <w:rsid w:val="008241A8"/>
    <w:rsid w:val="00824208"/>
    <w:rsid w:val="0082421B"/>
    <w:rsid w:val="00824273"/>
    <w:rsid w:val="00824454"/>
    <w:rsid w:val="00824485"/>
    <w:rsid w:val="0082448E"/>
    <w:rsid w:val="00824650"/>
    <w:rsid w:val="00824755"/>
    <w:rsid w:val="0082475C"/>
    <w:rsid w:val="0082480F"/>
    <w:rsid w:val="00824851"/>
    <w:rsid w:val="008248E8"/>
    <w:rsid w:val="008249EA"/>
    <w:rsid w:val="00824A76"/>
    <w:rsid w:val="00824A95"/>
    <w:rsid w:val="00824AA6"/>
    <w:rsid w:val="00824B6A"/>
    <w:rsid w:val="00824B89"/>
    <w:rsid w:val="00824BA0"/>
    <w:rsid w:val="00824BFD"/>
    <w:rsid w:val="00824C10"/>
    <w:rsid w:val="00824CB0"/>
    <w:rsid w:val="00824D5C"/>
    <w:rsid w:val="00824E44"/>
    <w:rsid w:val="0082509E"/>
    <w:rsid w:val="008251EA"/>
    <w:rsid w:val="00825317"/>
    <w:rsid w:val="0082567C"/>
    <w:rsid w:val="00825744"/>
    <w:rsid w:val="00825842"/>
    <w:rsid w:val="008258E5"/>
    <w:rsid w:val="00825979"/>
    <w:rsid w:val="00825A1B"/>
    <w:rsid w:val="00825BA3"/>
    <w:rsid w:val="00825BDC"/>
    <w:rsid w:val="00825C78"/>
    <w:rsid w:val="00825C88"/>
    <w:rsid w:val="00825DFC"/>
    <w:rsid w:val="00825E59"/>
    <w:rsid w:val="00825FA0"/>
    <w:rsid w:val="00826073"/>
    <w:rsid w:val="00826082"/>
    <w:rsid w:val="00826437"/>
    <w:rsid w:val="00826553"/>
    <w:rsid w:val="0082670B"/>
    <w:rsid w:val="00826711"/>
    <w:rsid w:val="008269A8"/>
    <w:rsid w:val="00826A18"/>
    <w:rsid w:val="00826A47"/>
    <w:rsid w:val="00826A8A"/>
    <w:rsid w:val="00826BDE"/>
    <w:rsid w:val="00826C7E"/>
    <w:rsid w:val="00826CC7"/>
    <w:rsid w:val="00826D22"/>
    <w:rsid w:val="00826D7A"/>
    <w:rsid w:val="00826DF7"/>
    <w:rsid w:val="00826E0D"/>
    <w:rsid w:val="00826E61"/>
    <w:rsid w:val="00826F5E"/>
    <w:rsid w:val="008270BD"/>
    <w:rsid w:val="008270FB"/>
    <w:rsid w:val="00827101"/>
    <w:rsid w:val="00827124"/>
    <w:rsid w:val="0082714A"/>
    <w:rsid w:val="008271AA"/>
    <w:rsid w:val="0082728E"/>
    <w:rsid w:val="008272F8"/>
    <w:rsid w:val="0082748D"/>
    <w:rsid w:val="008274FC"/>
    <w:rsid w:val="00827559"/>
    <w:rsid w:val="00827622"/>
    <w:rsid w:val="00827642"/>
    <w:rsid w:val="00827693"/>
    <w:rsid w:val="008276B5"/>
    <w:rsid w:val="00827931"/>
    <w:rsid w:val="008279E5"/>
    <w:rsid w:val="00827B56"/>
    <w:rsid w:val="00827BBF"/>
    <w:rsid w:val="00827C29"/>
    <w:rsid w:val="00827CE9"/>
    <w:rsid w:val="00827D24"/>
    <w:rsid w:val="00827EF2"/>
    <w:rsid w:val="00827EF8"/>
    <w:rsid w:val="008301D9"/>
    <w:rsid w:val="00830241"/>
    <w:rsid w:val="00830308"/>
    <w:rsid w:val="00830333"/>
    <w:rsid w:val="00830390"/>
    <w:rsid w:val="00830444"/>
    <w:rsid w:val="008304CA"/>
    <w:rsid w:val="0083057B"/>
    <w:rsid w:val="0083061A"/>
    <w:rsid w:val="00830694"/>
    <w:rsid w:val="008306C4"/>
    <w:rsid w:val="008307D4"/>
    <w:rsid w:val="00830815"/>
    <w:rsid w:val="0083089C"/>
    <w:rsid w:val="00830967"/>
    <w:rsid w:val="008309FD"/>
    <w:rsid w:val="00830B75"/>
    <w:rsid w:val="00830BF2"/>
    <w:rsid w:val="00830CE5"/>
    <w:rsid w:val="00830E3D"/>
    <w:rsid w:val="00830F07"/>
    <w:rsid w:val="008310B1"/>
    <w:rsid w:val="00831125"/>
    <w:rsid w:val="0083112D"/>
    <w:rsid w:val="0083113E"/>
    <w:rsid w:val="008311FA"/>
    <w:rsid w:val="008312E5"/>
    <w:rsid w:val="00831370"/>
    <w:rsid w:val="0083139D"/>
    <w:rsid w:val="00831504"/>
    <w:rsid w:val="008317DD"/>
    <w:rsid w:val="008317F4"/>
    <w:rsid w:val="008318EE"/>
    <w:rsid w:val="008319CB"/>
    <w:rsid w:val="00831A38"/>
    <w:rsid w:val="00831A67"/>
    <w:rsid w:val="00831AFA"/>
    <w:rsid w:val="00831B43"/>
    <w:rsid w:val="00831BD4"/>
    <w:rsid w:val="00831BFC"/>
    <w:rsid w:val="00831C2D"/>
    <w:rsid w:val="00831D79"/>
    <w:rsid w:val="00831D80"/>
    <w:rsid w:val="00831F4E"/>
    <w:rsid w:val="0083203F"/>
    <w:rsid w:val="00832053"/>
    <w:rsid w:val="00832084"/>
    <w:rsid w:val="0083211D"/>
    <w:rsid w:val="008321F8"/>
    <w:rsid w:val="00832228"/>
    <w:rsid w:val="008324AF"/>
    <w:rsid w:val="0083276B"/>
    <w:rsid w:val="00832787"/>
    <w:rsid w:val="008327F9"/>
    <w:rsid w:val="00832833"/>
    <w:rsid w:val="0083287F"/>
    <w:rsid w:val="00832981"/>
    <w:rsid w:val="008329BB"/>
    <w:rsid w:val="008329C2"/>
    <w:rsid w:val="00832A5E"/>
    <w:rsid w:val="00832A60"/>
    <w:rsid w:val="00832AB6"/>
    <w:rsid w:val="00832B20"/>
    <w:rsid w:val="00833036"/>
    <w:rsid w:val="008330BA"/>
    <w:rsid w:val="0083314B"/>
    <w:rsid w:val="008332D8"/>
    <w:rsid w:val="00833318"/>
    <w:rsid w:val="0083343A"/>
    <w:rsid w:val="00833487"/>
    <w:rsid w:val="008334B0"/>
    <w:rsid w:val="008334E1"/>
    <w:rsid w:val="008336B2"/>
    <w:rsid w:val="0083387A"/>
    <w:rsid w:val="00833985"/>
    <w:rsid w:val="008339AF"/>
    <w:rsid w:val="00833A47"/>
    <w:rsid w:val="00833AE7"/>
    <w:rsid w:val="00833F1E"/>
    <w:rsid w:val="008340A7"/>
    <w:rsid w:val="008341EA"/>
    <w:rsid w:val="0083435F"/>
    <w:rsid w:val="0083449A"/>
    <w:rsid w:val="0083454C"/>
    <w:rsid w:val="0083455E"/>
    <w:rsid w:val="00834804"/>
    <w:rsid w:val="008348C2"/>
    <w:rsid w:val="00834A14"/>
    <w:rsid w:val="00834A53"/>
    <w:rsid w:val="00834A7F"/>
    <w:rsid w:val="00834BE1"/>
    <w:rsid w:val="00834C02"/>
    <w:rsid w:val="00834C5C"/>
    <w:rsid w:val="00834D2D"/>
    <w:rsid w:val="00834E66"/>
    <w:rsid w:val="0083538B"/>
    <w:rsid w:val="008353DE"/>
    <w:rsid w:val="00835409"/>
    <w:rsid w:val="0083540C"/>
    <w:rsid w:val="0083540E"/>
    <w:rsid w:val="008354B0"/>
    <w:rsid w:val="00835602"/>
    <w:rsid w:val="0083566C"/>
    <w:rsid w:val="00835782"/>
    <w:rsid w:val="008357B4"/>
    <w:rsid w:val="00835960"/>
    <w:rsid w:val="00835962"/>
    <w:rsid w:val="00835AAD"/>
    <w:rsid w:val="00835AC1"/>
    <w:rsid w:val="00835BEA"/>
    <w:rsid w:val="00835D01"/>
    <w:rsid w:val="00835E37"/>
    <w:rsid w:val="00835F3D"/>
    <w:rsid w:val="00835F48"/>
    <w:rsid w:val="00835FA8"/>
    <w:rsid w:val="008360F0"/>
    <w:rsid w:val="008362EA"/>
    <w:rsid w:val="00836331"/>
    <w:rsid w:val="008363C0"/>
    <w:rsid w:val="0083644A"/>
    <w:rsid w:val="00836460"/>
    <w:rsid w:val="008366DE"/>
    <w:rsid w:val="0083677F"/>
    <w:rsid w:val="0083699D"/>
    <w:rsid w:val="00836C4A"/>
    <w:rsid w:val="00836DB6"/>
    <w:rsid w:val="00836E03"/>
    <w:rsid w:val="00836FB9"/>
    <w:rsid w:val="00837112"/>
    <w:rsid w:val="00837179"/>
    <w:rsid w:val="008371E4"/>
    <w:rsid w:val="0083722D"/>
    <w:rsid w:val="00837361"/>
    <w:rsid w:val="0083736A"/>
    <w:rsid w:val="008373B6"/>
    <w:rsid w:val="0083747E"/>
    <w:rsid w:val="008374C4"/>
    <w:rsid w:val="0083752F"/>
    <w:rsid w:val="00837549"/>
    <w:rsid w:val="008375F8"/>
    <w:rsid w:val="0083765A"/>
    <w:rsid w:val="00837948"/>
    <w:rsid w:val="0083795B"/>
    <w:rsid w:val="00837A09"/>
    <w:rsid w:val="00837A1B"/>
    <w:rsid w:val="00837A50"/>
    <w:rsid w:val="00837A60"/>
    <w:rsid w:val="00837C12"/>
    <w:rsid w:val="00837CBE"/>
    <w:rsid w:val="00837E45"/>
    <w:rsid w:val="00837E8A"/>
    <w:rsid w:val="00837EB9"/>
    <w:rsid w:val="00837FA7"/>
    <w:rsid w:val="00840136"/>
    <w:rsid w:val="00840453"/>
    <w:rsid w:val="008405CE"/>
    <w:rsid w:val="008405FA"/>
    <w:rsid w:val="00840729"/>
    <w:rsid w:val="00840814"/>
    <w:rsid w:val="0084092B"/>
    <w:rsid w:val="008409BE"/>
    <w:rsid w:val="00840CDE"/>
    <w:rsid w:val="00840D1B"/>
    <w:rsid w:val="00840D44"/>
    <w:rsid w:val="00840E64"/>
    <w:rsid w:val="00840E8E"/>
    <w:rsid w:val="00840F4E"/>
    <w:rsid w:val="00840FDF"/>
    <w:rsid w:val="008411E7"/>
    <w:rsid w:val="00841272"/>
    <w:rsid w:val="00841296"/>
    <w:rsid w:val="0084133D"/>
    <w:rsid w:val="008413EC"/>
    <w:rsid w:val="00841422"/>
    <w:rsid w:val="0084144A"/>
    <w:rsid w:val="00841468"/>
    <w:rsid w:val="0084170A"/>
    <w:rsid w:val="00841792"/>
    <w:rsid w:val="00841A0B"/>
    <w:rsid w:val="00841A40"/>
    <w:rsid w:val="00841A76"/>
    <w:rsid w:val="00841AD5"/>
    <w:rsid w:val="00841C81"/>
    <w:rsid w:val="00841CD1"/>
    <w:rsid w:val="00841D4C"/>
    <w:rsid w:val="00841DBB"/>
    <w:rsid w:val="00841EC1"/>
    <w:rsid w:val="008422E0"/>
    <w:rsid w:val="008423CC"/>
    <w:rsid w:val="008423EE"/>
    <w:rsid w:val="0084250C"/>
    <w:rsid w:val="008426EC"/>
    <w:rsid w:val="0084271B"/>
    <w:rsid w:val="00842734"/>
    <w:rsid w:val="00842756"/>
    <w:rsid w:val="008427A1"/>
    <w:rsid w:val="00842869"/>
    <w:rsid w:val="00842950"/>
    <w:rsid w:val="00842C5E"/>
    <w:rsid w:val="00842ED8"/>
    <w:rsid w:val="00842F19"/>
    <w:rsid w:val="0084306B"/>
    <w:rsid w:val="00843266"/>
    <w:rsid w:val="00843438"/>
    <w:rsid w:val="0084358C"/>
    <w:rsid w:val="00843744"/>
    <w:rsid w:val="00843881"/>
    <w:rsid w:val="008438A9"/>
    <w:rsid w:val="0084395A"/>
    <w:rsid w:val="008439C7"/>
    <w:rsid w:val="008439F1"/>
    <w:rsid w:val="00843B51"/>
    <w:rsid w:val="00843D61"/>
    <w:rsid w:val="00843D97"/>
    <w:rsid w:val="00843E89"/>
    <w:rsid w:val="00843FCB"/>
    <w:rsid w:val="008440F7"/>
    <w:rsid w:val="00844150"/>
    <w:rsid w:val="0084419E"/>
    <w:rsid w:val="008441FF"/>
    <w:rsid w:val="00844200"/>
    <w:rsid w:val="0084439E"/>
    <w:rsid w:val="00844615"/>
    <w:rsid w:val="00844635"/>
    <w:rsid w:val="008446F8"/>
    <w:rsid w:val="00844889"/>
    <w:rsid w:val="008449E8"/>
    <w:rsid w:val="00844A1F"/>
    <w:rsid w:val="00844AAF"/>
    <w:rsid w:val="00844AB0"/>
    <w:rsid w:val="00844B2F"/>
    <w:rsid w:val="00844BD3"/>
    <w:rsid w:val="00844BF3"/>
    <w:rsid w:val="00844CCB"/>
    <w:rsid w:val="00844CD5"/>
    <w:rsid w:val="00844DDD"/>
    <w:rsid w:val="00844F55"/>
    <w:rsid w:val="008450A0"/>
    <w:rsid w:val="008450A4"/>
    <w:rsid w:val="0084513B"/>
    <w:rsid w:val="00845172"/>
    <w:rsid w:val="00845390"/>
    <w:rsid w:val="008453B2"/>
    <w:rsid w:val="0084540C"/>
    <w:rsid w:val="0084544C"/>
    <w:rsid w:val="00845489"/>
    <w:rsid w:val="008454B1"/>
    <w:rsid w:val="008454CC"/>
    <w:rsid w:val="00845511"/>
    <w:rsid w:val="008455F2"/>
    <w:rsid w:val="00845710"/>
    <w:rsid w:val="0084582E"/>
    <w:rsid w:val="00845925"/>
    <w:rsid w:val="00845984"/>
    <w:rsid w:val="008459EE"/>
    <w:rsid w:val="00845B4A"/>
    <w:rsid w:val="00845C95"/>
    <w:rsid w:val="00845CDE"/>
    <w:rsid w:val="00845D78"/>
    <w:rsid w:val="00845E29"/>
    <w:rsid w:val="00845ED7"/>
    <w:rsid w:val="00845FB4"/>
    <w:rsid w:val="008462AF"/>
    <w:rsid w:val="008462C6"/>
    <w:rsid w:val="0084637F"/>
    <w:rsid w:val="008463BF"/>
    <w:rsid w:val="00846514"/>
    <w:rsid w:val="0084665B"/>
    <w:rsid w:val="00846665"/>
    <w:rsid w:val="00846673"/>
    <w:rsid w:val="008466FB"/>
    <w:rsid w:val="00846867"/>
    <w:rsid w:val="0084686A"/>
    <w:rsid w:val="00846899"/>
    <w:rsid w:val="00846949"/>
    <w:rsid w:val="00846971"/>
    <w:rsid w:val="00846987"/>
    <w:rsid w:val="00846A12"/>
    <w:rsid w:val="00846D66"/>
    <w:rsid w:val="00846E26"/>
    <w:rsid w:val="00846F45"/>
    <w:rsid w:val="00847275"/>
    <w:rsid w:val="00847330"/>
    <w:rsid w:val="00847487"/>
    <w:rsid w:val="008474F4"/>
    <w:rsid w:val="008475B1"/>
    <w:rsid w:val="00847677"/>
    <w:rsid w:val="008476B8"/>
    <w:rsid w:val="00847841"/>
    <w:rsid w:val="008479BB"/>
    <w:rsid w:val="00847C96"/>
    <w:rsid w:val="00847DF5"/>
    <w:rsid w:val="00847F8D"/>
    <w:rsid w:val="00847F9C"/>
    <w:rsid w:val="00850030"/>
    <w:rsid w:val="008500BF"/>
    <w:rsid w:val="008500D0"/>
    <w:rsid w:val="00850105"/>
    <w:rsid w:val="00850180"/>
    <w:rsid w:val="008501B5"/>
    <w:rsid w:val="008503B7"/>
    <w:rsid w:val="008503E1"/>
    <w:rsid w:val="0085041B"/>
    <w:rsid w:val="00850616"/>
    <w:rsid w:val="00850687"/>
    <w:rsid w:val="0085070D"/>
    <w:rsid w:val="0085087D"/>
    <w:rsid w:val="0085089E"/>
    <w:rsid w:val="008508FF"/>
    <w:rsid w:val="0085092D"/>
    <w:rsid w:val="00850A34"/>
    <w:rsid w:val="00850B66"/>
    <w:rsid w:val="00850BA0"/>
    <w:rsid w:val="00850C36"/>
    <w:rsid w:val="00850D3F"/>
    <w:rsid w:val="00850EF7"/>
    <w:rsid w:val="00850FFB"/>
    <w:rsid w:val="00851053"/>
    <w:rsid w:val="00851060"/>
    <w:rsid w:val="008511C6"/>
    <w:rsid w:val="008511DD"/>
    <w:rsid w:val="008511F1"/>
    <w:rsid w:val="008512CE"/>
    <w:rsid w:val="00851387"/>
    <w:rsid w:val="0085138F"/>
    <w:rsid w:val="00851417"/>
    <w:rsid w:val="00851427"/>
    <w:rsid w:val="00851468"/>
    <w:rsid w:val="008515B8"/>
    <w:rsid w:val="008515E7"/>
    <w:rsid w:val="008515E8"/>
    <w:rsid w:val="00851606"/>
    <w:rsid w:val="00851651"/>
    <w:rsid w:val="00851747"/>
    <w:rsid w:val="0085175B"/>
    <w:rsid w:val="00851846"/>
    <w:rsid w:val="0085184A"/>
    <w:rsid w:val="008518C3"/>
    <w:rsid w:val="008519A5"/>
    <w:rsid w:val="00851A4B"/>
    <w:rsid w:val="00851AB2"/>
    <w:rsid w:val="00851B38"/>
    <w:rsid w:val="00851B87"/>
    <w:rsid w:val="00851D00"/>
    <w:rsid w:val="00851DD3"/>
    <w:rsid w:val="00852011"/>
    <w:rsid w:val="00852035"/>
    <w:rsid w:val="00852103"/>
    <w:rsid w:val="008521DE"/>
    <w:rsid w:val="00852203"/>
    <w:rsid w:val="00852207"/>
    <w:rsid w:val="008522F3"/>
    <w:rsid w:val="008524B7"/>
    <w:rsid w:val="008524CD"/>
    <w:rsid w:val="008525E5"/>
    <w:rsid w:val="008525F0"/>
    <w:rsid w:val="00852785"/>
    <w:rsid w:val="008527BF"/>
    <w:rsid w:val="0085290A"/>
    <w:rsid w:val="00852B91"/>
    <w:rsid w:val="00852CCB"/>
    <w:rsid w:val="00852CFA"/>
    <w:rsid w:val="00852D1C"/>
    <w:rsid w:val="00852DF9"/>
    <w:rsid w:val="00852F1B"/>
    <w:rsid w:val="00852FA6"/>
    <w:rsid w:val="00853060"/>
    <w:rsid w:val="00853250"/>
    <w:rsid w:val="0085329A"/>
    <w:rsid w:val="0085340D"/>
    <w:rsid w:val="0085343C"/>
    <w:rsid w:val="00853441"/>
    <w:rsid w:val="00853446"/>
    <w:rsid w:val="00853564"/>
    <w:rsid w:val="008535DD"/>
    <w:rsid w:val="00853648"/>
    <w:rsid w:val="008536CB"/>
    <w:rsid w:val="00853714"/>
    <w:rsid w:val="00853736"/>
    <w:rsid w:val="00853749"/>
    <w:rsid w:val="0085394E"/>
    <w:rsid w:val="00853CC8"/>
    <w:rsid w:val="00853D8B"/>
    <w:rsid w:val="00853FDB"/>
    <w:rsid w:val="00854079"/>
    <w:rsid w:val="008540FF"/>
    <w:rsid w:val="00854139"/>
    <w:rsid w:val="0085417E"/>
    <w:rsid w:val="008542FA"/>
    <w:rsid w:val="00854362"/>
    <w:rsid w:val="00854369"/>
    <w:rsid w:val="008543A7"/>
    <w:rsid w:val="0085444B"/>
    <w:rsid w:val="008544A6"/>
    <w:rsid w:val="008544EF"/>
    <w:rsid w:val="0085455B"/>
    <w:rsid w:val="00854643"/>
    <w:rsid w:val="008546BA"/>
    <w:rsid w:val="00854780"/>
    <w:rsid w:val="008547B9"/>
    <w:rsid w:val="00854A3B"/>
    <w:rsid w:val="00854A47"/>
    <w:rsid w:val="00854B5A"/>
    <w:rsid w:val="00854B7D"/>
    <w:rsid w:val="00854DFA"/>
    <w:rsid w:val="00854EE6"/>
    <w:rsid w:val="00854FCC"/>
    <w:rsid w:val="00855079"/>
    <w:rsid w:val="0085511D"/>
    <w:rsid w:val="0085517F"/>
    <w:rsid w:val="0085519A"/>
    <w:rsid w:val="00855218"/>
    <w:rsid w:val="00855283"/>
    <w:rsid w:val="008552F8"/>
    <w:rsid w:val="00855310"/>
    <w:rsid w:val="0085531F"/>
    <w:rsid w:val="0085537F"/>
    <w:rsid w:val="0085553F"/>
    <w:rsid w:val="0085555D"/>
    <w:rsid w:val="00855670"/>
    <w:rsid w:val="008556D5"/>
    <w:rsid w:val="0085575A"/>
    <w:rsid w:val="0085581D"/>
    <w:rsid w:val="00855855"/>
    <w:rsid w:val="00855996"/>
    <w:rsid w:val="008559B9"/>
    <w:rsid w:val="00855B0B"/>
    <w:rsid w:val="00855B0F"/>
    <w:rsid w:val="00855D5D"/>
    <w:rsid w:val="00855D8F"/>
    <w:rsid w:val="00855E17"/>
    <w:rsid w:val="00855E7C"/>
    <w:rsid w:val="00855EAA"/>
    <w:rsid w:val="00855FF3"/>
    <w:rsid w:val="00856041"/>
    <w:rsid w:val="0085608E"/>
    <w:rsid w:val="00856118"/>
    <w:rsid w:val="00856227"/>
    <w:rsid w:val="00856356"/>
    <w:rsid w:val="0085636B"/>
    <w:rsid w:val="008564B1"/>
    <w:rsid w:val="00856562"/>
    <w:rsid w:val="00856628"/>
    <w:rsid w:val="00856652"/>
    <w:rsid w:val="008566B2"/>
    <w:rsid w:val="00856D36"/>
    <w:rsid w:val="00856E34"/>
    <w:rsid w:val="00856E93"/>
    <w:rsid w:val="00856FF9"/>
    <w:rsid w:val="00857018"/>
    <w:rsid w:val="00857132"/>
    <w:rsid w:val="00857158"/>
    <w:rsid w:val="00857167"/>
    <w:rsid w:val="00857304"/>
    <w:rsid w:val="0085733D"/>
    <w:rsid w:val="008574CB"/>
    <w:rsid w:val="0085753C"/>
    <w:rsid w:val="008575B4"/>
    <w:rsid w:val="008575CF"/>
    <w:rsid w:val="008576B6"/>
    <w:rsid w:val="008576C7"/>
    <w:rsid w:val="008576F6"/>
    <w:rsid w:val="00857710"/>
    <w:rsid w:val="008578E6"/>
    <w:rsid w:val="00857925"/>
    <w:rsid w:val="00857CB4"/>
    <w:rsid w:val="00857CD9"/>
    <w:rsid w:val="00857D03"/>
    <w:rsid w:val="00857D05"/>
    <w:rsid w:val="00857DB7"/>
    <w:rsid w:val="00857DC2"/>
    <w:rsid w:val="00857E07"/>
    <w:rsid w:val="00857F84"/>
    <w:rsid w:val="00860000"/>
    <w:rsid w:val="0086007C"/>
    <w:rsid w:val="008601FC"/>
    <w:rsid w:val="0086022B"/>
    <w:rsid w:val="0086027C"/>
    <w:rsid w:val="00860306"/>
    <w:rsid w:val="008604F3"/>
    <w:rsid w:val="00860666"/>
    <w:rsid w:val="00860712"/>
    <w:rsid w:val="00860719"/>
    <w:rsid w:val="00860789"/>
    <w:rsid w:val="00860805"/>
    <w:rsid w:val="00860A7A"/>
    <w:rsid w:val="00860AC2"/>
    <w:rsid w:val="00860C2F"/>
    <w:rsid w:val="00860CB3"/>
    <w:rsid w:val="00860D02"/>
    <w:rsid w:val="00860DCB"/>
    <w:rsid w:val="00860ED5"/>
    <w:rsid w:val="00860EDB"/>
    <w:rsid w:val="0086114F"/>
    <w:rsid w:val="00861238"/>
    <w:rsid w:val="0086127B"/>
    <w:rsid w:val="0086163A"/>
    <w:rsid w:val="0086166B"/>
    <w:rsid w:val="0086173F"/>
    <w:rsid w:val="008618CF"/>
    <w:rsid w:val="00861918"/>
    <w:rsid w:val="0086191E"/>
    <w:rsid w:val="00861960"/>
    <w:rsid w:val="00861AD3"/>
    <w:rsid w:val="00861AE2"/>
    <w:rsid w:val="00861CDB"/>
    <w:rsid w:val="00861D75"/>
    <w:rsid w:val="00861F0C"/>
    <w:rsid w:val="00861F7B"/>
    <w:rsid w:val="00861F83"/>
    <w:rsid w:val="00861FF6"/>
    <w:rsid w:val="0086215D"/>
    <w:rsid w:val="00862191"/>
    <w:rsid w:val="008621C3"/>
    <w:rsid w:val="00862302"/>
    <w:rsid w:val="00862556"/>
    <w:rsid w:val="00862752"/>
    <w:rsid w:val="00862754"/>
    <w:rsid w:val="00862758"/>
    <w:rsid w:val="0086281D"/>
    <w:rsid w:val="008628CC"/>
    <w:rsid w:val="00862951"/>
    <w:rsid w:val="008629AF"/>
    <w:rsid w:val="00862BC1"/>
    <w:rsid w:val="00862C2B"/>
    <w:rsid w:val="00862F0A"/>
    <w:rsid w:val="00862F6C"/>
    <w:rsid w:val="00863106"/>
    <w:rsid w:val="0086313C"/>
    <w:rsid w:val="008631CC"/>
    <w:rsid w:val="008634B2"/>
    <w:rsid w:val="0086350B"/>
    <w:rsid w:val="0086359F"/>
    <w:rsid w:val="00863602"/>
    <w:rsid w:val="00863904"/>
    <w:rsid w:val="0086392A"/>
    <w:rsid w:val="00863971"/>
    <w:rsid w:val="00863A68"/>
    <w:rsid w:val="00863C77"/>
    <w:rsid w:val="00863CA1"/>
    <w:rsid w:val="00863CA9"/>
    <w:rsid w:val="00863CF3"/>
    <w:rsid w:val="00863D5C"/>
    <w:rsid w:val="00863E43"/>
    <w:rsid w:val="00863E55"/>
    <w:rsid w:val="00863E7B"/>
    <w:rsid w:val="00863FE0"/>
    <w:rsid w:val="00864125"/>
    <w:rsid w:val="008641E9"/>
    <w:rsid w:val="00864481"/>
    <w:rsid w:val="0086450F"/>
    <w:rsid w:val="0086472D"/>
    <w:rsid w:val="00864788"/>
    <w:rsid w:val="008647CB"/>
    <w:rsid w:val="008647D0"/>
    <w:rsid w:val="008648D2"/>
    <w:rsid w:val="008648F0"/>
    <w:rsid w:val="00864957"/>
    <w:rsid w:val="00864A1D"/>
    <w:rsid w:val="00864A5D"/>
    <w:rsid w:val="00864A89"/>
    <w:rsid w:val="00864AE9"/>
    <w:rsid w:val="00864B7D"/>
    <w:rsid w:val="00864B8A"/>
    <w:rsid w:val="00864CB8"/>
    <w:rsid w:val="00864CC4"/>
    <w:rsid w:val="00864CDC"/>
    <w:rsid w:val="00864D3C"/>
    <w:rsid w:val="00864DF4"/>
    <w:rsid w:val="00864E84"/>
    <w:rsid w:val="00864EDD"/>
    <w:rsid w:val="0086510E"/>
    <w:rsid w:val="00865188"/>
    <w:rsid w:val="008651E8"/>
    <w:rsid w:val="008651FB"/>
    <w:rsid w:val="0086532D"/>
    <w:rsid w:val="008653DE"/>
    <w:rsid w:val="008653FB"/>
    <w:rsid w:val="0086551B"/>
    <w:rsid w:val="00865524"/>
    <w:rsid w:val="00865542"/>
    <w:rsid w:val="00865612"/>
    <w:rsid w:val="008656B0"/>
    <w:rsid w:val="00865876"/>
    <w:rsid w:val="00865939"/>
    <w:rsid w:val="00865960"/>
    <w:rsid w:val="00865B6D"/>
    <w:rsid w:val="00865D84"/>
    <w:rsid w:val="00865DD2"/>
    <w:rsid w:val="00865DFC"/>
    <w:rsid w:val="008662B3"/>
    <w:rsid w:val="008663DF"/>
    <w:rsid w:val="0086642E"/>
    <w:rsid w:val="008664BC"/>
    <w:rsid w:val="00866526"/>
    <w:rsid w:val="008667C4"/>
    <w:rsid w:val="0086680B"/>
    <w:rsid w:val="00866812"/>
    <w:rsid w:val="008668CD"/>
    <w:rsid w:val="008668DA"/>
    <w:rsid w:val="008669F1"/>
    <w:rsid w:val="00866A23"/>
    <w:rsid w:val="00866AF0"/>
    <w:rsid w:val="00866E00"/>
    <w:rsid w:val="00866E3C"/>
    <w:rsid w:val="00866F53"/>
    <w:rsid w:val="008672E7"/>
    <w:rsid w:val="00867322"/>
    <w:rsid w:val="00867456"/>
    <w:rsid w:val="00867664"/>
    <w:rsid w:val="008676AE"/>
    <w:rsid w:val="0086790E"/>
    <w:rsid w:val="0086797A"/>
    <w:rsid w:val="00867A5E"/>
    <w:rsid w:val="00867AC0"/>
    <w:rsid w:val="00867B81"/>
    <w:rsid w:val="00867BC6"/>
    <w:rsid w:val="00867C16"/>
    <w:rsid w:val="00867C2E"/>
    <w:rsid w:val="00867C34"/>
    <w:rsid w:val="00867D1C"/>
    <w:rsid w:val="00867D58"/>
    <w:rsid w:val="00867E3D"/>
    <w:rsid w:val="00867FAA"/>
    <w:rsid w:val="00867FE7"/>
    <w:rsid w:val="00870018"/>
    <w:rsid w:val="00870113"/>
    <w:rsid w:val="0087022B"/>
    <w:rsid w:val="0087026B"/>
    <w:rsid w:val="008702A6"/>
    <w:rsid w:val="0087034C"/>
    <w:rsid w:val="00870416"/>
    <w:rsid w:val="0087056C"/>
    <w:rsid w:val="008706EA"/>
    <w:rsid w:val="008707C3"/>
    <w:rsid w:val="00870918"/>
    <w:rsid w:val="00870947"/>
    <w:rsid w:val="00870BC2"/>
    <w:rsid w:val="00870C4A"/>
    <w:rsid w:val="00870C78"/>
    <w:rsid w:val="00870D10"/>
    <w:rsid w:val="00870F75"/>
    <w:rsid w:val="00870FB6"/>
    <w:rsid w:val="00871213"/>
    <w:rsid w:val="008713B3"/>
    <w:rsid w:val="00871487"/>
    <w:rsid w:val="008714DD"/>
    <w:rsid w:val="00871788"/>
    <w:rsid w:val="00871812"/>
    <w:rsid w:val="008719D5"/>
    <w:rsid w:val="00871B08"/>
    <w:rsid w:val="00871B28"/>
    <w:rsid w:val="00871BDF"/>
    <w:rsid w:val="00871C4A"/>
    <w:rsid w:val="00871DD6"/>
    <w:rsid w:val="00871E81"/>
    <w:rsid w:val="00871ED7"/>
    <w:rsid w:val="00871F51"/>
    <w:rsid w:val="00872194"/>
    <w:rsid w:val="0087235A"/>
    <w:rsid w:val="00872383"/>
    <w:rsid w:val="00872400"/>
    <w:rsid w:val="00872492"/>
    <w:rsid w:val="008725EE"/>
    <w:rsid w:val="008725FF"/>
    <w:rsid w:val="0087269E"/>
    <w:rsid w:val="00872705"/>
    <w:rsid w:val="0087283C"/>
    <w:rsid w:val="008728AA"/>
    <w:rsid w:val="008728E0"/>
    <w:rsid w:val="008729E9"/>
    <w:rsid w:val="00872A23"/>
    <w:rsid w:val="00872A69"/>
    <w:rsid w:val="00872ACD"/>
    <w:rsid w:val="00872B0B"/>
    <w:rsid w:val="00872C26"/>
    <w:rsid w:val="00872C8E"/>
    <w:rsid w:val="00872CB2"/>
    <w:rsid w:val="00872D29"/>
    <w:rsid w:val="00872D36"/>
    <w:rsid w:val="00872D56"/>
    <w:rsid w:val="00872E48"/>
    <w:rsid w:val="00872E8C"/>
    <w:rsid w:val="00872EC7"/>
    <w:rsid w:val="00872F9E"/>
    <w:rsid w:val="00872FAB"/>
    <w:rsid w:val="008730CD"/>
    <w:rsid w:val="008730E0"/>
    <w:rsid w:val="008731C1"/>
    <w:rsid w:val="008732ED"/>
    <w:rsid w:val="0087348C"/>
    <w:rsid w:val="008734E6"/>
    <w:rsid w:val="00873505"/>
    <w:rsid w:val="008736E6"/>
    <w:rsid w:val="00873785"/>
    <w:rsid w:val="008737E5"/>
    <w:rsid w:val="0087387E"/>
    <w:rsid w:val="0087396E"/>
    <w:rsid w:val="00873A01"/>
    <w:rsid w:val="00873B45"/>
    <w:rsid w:val="00873B6F"/>
    <w:rsid w:val="00873C1B"/>
    <w:rsid w:val="00873C2F"/>
    <w:rsid w:val="00873DD7"/>
    <w:rsid w:val="00873E0A"/>
    <w:rsid w:val="00873E48"/>
    <w:rsid w:val="00873E51"/>
    <w:rsid w:val="00873F2A"/>
    <w:rsid w:val="00873FA2"/>
    <w:rsid w:val="008741B3"/>
    <w:rsid w:val="00874265"/>
    <w:rsid w:val="00874277"/>
    <w:rsid w:val="008742A7"/>
    <w:rsid w:val="008742FA"/>
    <w:rsid w:val="00874301"/>
    <w:rsid w:val="00874369"/>
    <w:rsid w:val="00874426"/>
    <w:rsid w:val="0087449B"/>
    <w:rsid w:val="008744E3"/>
    <w:rsid w:val="00874528"/>
    <w:rsid w:val="0087455E"/>
    <w:rsid w:val="008745AF"/>
    <w:rsid w:val="00874647"/>
    <w:rsid w:val="008746F1"/>
    <w:rsid w:val="00874772"/>
    <w:rsid w:val="00874867"/>
    <w:rsid w:val="00874954"/>
    <w:rsid w:val="008749A4"/>
    <w:rsid w:val="008749B4"/>
    <w:rsid w:val="00874C24"/>
    <w:rsid w:val="00874C72"/>
    <w:rsid w:val="00874CD7"/>
    <w:rsid w:val="00874CD9"/>
    <w:rsid w:val="00874E0A"/>
    <w:rsid w:val="00874E37"/>
    <w:rsid w:val="00874E44"/>
    <w:rsid w:val="00874E67"/>
    <w:rsid w:val="00874F2B"/>
    <w:rsid w:val="0087501A"/>
    <w:rsid w:val="0087504B"/>
    <w:rsid w:val="0087506A"/>
    <w:rsid w:val="0087506F"/>
    <w:rsid w:val="008750BA"/>
    <w:rsid w:val="0087518C"/>
    <w:rsid w:val="008752EC"/>
    <w:rsid w:val="00875559"/>
    <w:rsid w:val="0087566D"/>
    <w:rsid w:val="008757ED"/>
    <w:rsid w:val="00875925"/>
    <w:rsid w:val="00875A7E"/>
    <w:rsid w:val="00875AC5"/>
    <w:rsid w:val="00875B24"/>
    <w:rsid w:val="00875C99"/>
    <w:rsid w:val="00875EA5"/>
    <w:rsid w:val="00875FD2"/>
    <w:rsid w:val="008761AB"/>
    <w:rsid w:val="008762C9"/>
    <w:rsid w:val="008762E1"/>
    <w:rsid w:val="0087631B"/>
    <w:rsid w:val="008763CD"/>
    <w:rsid w:val="008763E6"/>
    <w:rsid w:val="0087655F"/>
    <w:rsid w:val="0087657F"/>
    <w:rsid w:val="008765B6"/>
    <w:rsid w:val="00876631"/>
    <w:rsid w:val="00876813"/>
    <w:rsid w:val="0087686B"/>
    <w:rsid w:val="00876A34"/>
    <w:rsid w:val="00876A55"/>
    <w:rsid w:val="00876C1C"/>
    <w:rsid w:val="00876D49"/>
    <w:rsid w:val="00876DA9"/>
    <w:rsid w:val="00876EC0"/>
    <w:rsid w:val="00876F38"/>
    <w:rsid w:val="00877064"/>
    <w:rsid w:val="00877133"/>
    <w:rsid w:val="00877183"/>
    <w:rsid w:val="00877360"/>
    <w:rsid w:val="0087736F"/>
    <w:rsid w:val="008773E5"/>
    <w:rsid w:val="00877483"/>
    <w:rsid w:val="0087748A"/>
    <w:rsid w:val="0087755B"/>
    <w:rsid w:val="008776AC"/>
    <w:rsid w:val="0087780D"/>
    <w:rsid w:val="00877823"/>
    <w:rsid w:val="00877830"/>
    <w:rsid w:val="0087785E"/>
    <w:rsid w:val="008778FA"/>
    <w:rsid w:val="00877A05"/>
    <w:rsid w:val="00877A89"/>
    <w:rsid w:val="00877C0F"/>
    <w:rsid w:val="00877DAF"/>
    <w:rsid w:val="00877E55"/>
    <w:rsid w:val="00877F14"/>
    <w:rsid w:val="008800D3"/>
    <w:rsid w:val="0088012A"/>
    <w:rsid w:val="00880224"/>
    <w:rsid w:val="008803A1"/>
    <w:rsid w:val="008803AF"/>
    <w:rsid w:val="00880540"/>
    <w:rsid w:val="008806CF"/>
    <w:rsid w:val="008807A5"/>
    <w:rsid w:val="00880A71"/>
    <w:rsid w:val="00880BA4"/>
    <w:rsid w:val="00880BEC"/>
    <w:rsid w:val="00880C11"/>
    <w:rsid w:val="00880CFD"/>
    <w:rsid w:val="00880D68"/>
    <w:rsid w:val="00880F52"/>
    <w:rsid w:val="00880FFE"/>
    <w:rsid w:val="00881041"/>
    <w:rsid w:val="00881136"/>
    <w:rsid w:val="008811D1"/>
    <w:rsid w:val="0088121A"/>
    <w:rsid w:val="00881295"/>
    <w:rsid w:val="008813AF"/>
    <w:rsid w:val="008813BF"/>
    <w:rsid w:val="008813D3"/>
    <w:rsid w:val="00881492"/>
    <w:rsid w:val="0088155B"/>
    <w:rsid w:val="008815B5"/>
    <w:rsid w:val="00881750"/>
    <w:rsid w:val="00881929"/>
    <w:rsid w:val="008819E8"/>
    <w:rsid w:val="00881A3A"/>
    <w:rsid w:val="00881BAE"/>
    <w:rsid w:val="00881BFE"/>
    <w:rsid w:val="00881D47"/>
    <w:rsid w:val="00881E05"/>
    <w:rsid w:val="00881E1B"/>
    <w:rsid w:val="0088208D"/>
    <w:rsid w:val="00882154"/>
    <w:rsid w:val="00882219"/>
    <w:rsid w:val="0088224F"/>
    <w:rsid w:val="00882419"/>
    <w:rsid w:val="00882471"/>
    <w:rsid w:val="008824A9"/>
    <w:rsid w:val="008824E6"/>
    <w:rsid w:val="00882525"/>
    <w:rsid w:val="008825C3"/>
    <w:rsid w:val="00882609"/>
    <w:rsid w:val="00882681"/>
    <w:rsid w:val="008826EA"/>
    <w:rsid w:val="0088271F"/>
    <w:rsid w:val="0088279A"/>
    <w:rsid w:val="008827F8"/>
    <w:rsid w:val="00882879"/>
    <w:rsid w:val="008829FF"/>
    <w:rsid w:val="00882A29"/>
    <w:rsid w:val="00882B66"/>
    <w:rsid w:val="00882C35"/>
    <w:rsid w:val="00882DE4"/>
    <w:rsid w:val="00882E86"/>
    <w:rsid w:val="00882EBD"/>
    <w:rsid w:val="0088337C"/>
    <w:rsid w:val="00883415"/>
    <w:rsid w:val="00883460"/>
    <w:rsid w:val="008834E2"/>
    <w:rsid w:val="008835C2"/>
    <w:rsid w:val="008837FA"/>
    <w:rsid w:val="00883806"/>
    <w:rsid w:val="00883B69"/>
    <w:rsid w:val="00883C64"/>
    <w:rsid w:val="00883CDA"/>
    <w:rsid w:val="00883D75"/>
    <w:rsid w:val="00883DFC"/>
    <w:rsid w:val="00883EA9"/>
    <w:rsid w:val="00883F5E"/>
    <w:rsid w:val="00883FBB"/>
    <w:rsid w:val="00883FC9"/>
    <w:rsid w:val="0088406A"/>
    <w:rsid w:val="0088417E"/>
    <w:rsid w:val="008841C1"/>
    <w:rsid w:val="0088421D"/>
    <w:rsid w:val="0088438A"/>
    <w:rsid w:val="008843F9"/>
    <w:rsid w:val="0088449A"/>
    <w:rsid w:val="00884578"/>
    <w:rsid w:val="008845E1"/>
    <w:rsid w:val="00884667"/>
    <w:rsid w:val="008847B4"/>
    <w:rsid w:val="008847EB"/>
    <w:rsid w:val="008847F1"/>
    <w:rsid w:val="0088481D"/>
    <w:rsid w:val="008848DD"/>
    <w:rsid w:val="008848F4"/>
    <w:rsid w:val="00884934"/>
    <w:rsid w:val="00884964"/>
    <w:rsid w:val="00884A1D"/>
    <w:rsid w:val="00884ADD"/>
    <w:rsid w:val="00884B0B"/>
    <w:rsid w:val="00884B5C"/>
    <w:rsid w:val="00884C7E"/>
    <w:rsid w:val="00884C8E"/>
    <w:rsid w:val="00884CF6"/>
    <w:rsid w:val="00884D21"/>
    <w:rsid w:val="00884D2C"/>
    <w:rsid w:val="00884DAE"/>
    <w:rsid w:val="00884DC6"/>
    <w:rsid w:val="00884DC8"/>
    <w:rsid w:val="00885097"/>
    <w:rsid w:val="008850DA"/>
    <w:rsid w:val="00885105"/>
    <w:rsid w:val="008851FE"/>
    <w:rsid w:val="008852C5"/>
    <w:rsid w:val="008854ED"/>
    <w:rsid w:val="0088561E"/>
    <w:rsid w:val="00885822"/>
    <w:rsid w:val="00885883"/>
    <w:rsid w:val="00885A9A"/>
    <w:rsid w:val="00885B91"/>
    <w:rsid w:val="00885BE4"/>
    <w:rsid w:val="00885C45"/>
    <w:rsid w:val="00885CE2"/>
    <w:rsid w:val="00885D36"/>
    <w:rsid w:val="00885E8E"/>
    <w:rsid w:val="00886156"/>
    <w:rsid w:val="00886179"/>
    <w:rsid w:val="008861D7"/>
    <w:rsid w:val="008861EC"/>
    <w:rsid w:val="00886228"/>
    <w:rsid w:val="0088637F"/>
    <w:rsid w:val="008863A6"/>
    <w:rsid w:val="008863CD"/>
    <w:rsid w:val="008863E0"/>
    <w:rsid w:val="0088648B"/>
    <w:rsid w:val="008866B5"/>
    <w:rsid w:val="008866FA"/>
    <w:rsid w:val="00886705"/>
    <w:rsid w:val="00886725"/>
    <w:rsid w:val="008867D7"/>
    <w:rsid w:val="00886964"/>
    <w:rsid w:val="0088699A"/>
    <w:rsid w:val="00886B1D"/>
    <w:rsid w:val="00886B30"/>
    <w:rsid w:val="00886B55"/>
    <w:rsid w:val="00886CB7"/>
    <w:rsid w:val="00886CDF"/>
    <w:rsid w:val="00886D5A"/>
    <w:rsid w:val="00886F09"/>
    <w:rsid w:val="00886F9B"/>
    <w:rsid w:val="00886F9D"/>
    <w:rsid w:val="0088703B"/>
    <w:rsid w:val="00887151"/>
    <w:rsid w:val="00887208"/>
    <w:rsid w:val="00887213"/>
    <w:rsid w:val="0088721F"/>
    <w:rsid w:val="00887280"/>
    <w:rsid w:val="008872F0"/>
    <w:rsid w:val="00887375"/>
    <w:rsid w:val="0088760B"/>
    <w:rsid w:val="0088765A"/>
    <w:rsid w:val="008877FD"/>
    <w:rsid w:val="0088789E"/>
    <w:rsid w:val="00887AD2"/>
    <w:rsid w:val="00887B37"/>
    <w:rsid w:val="00887D67"/>
    <w:rsid w:val="0089002F"/>
    <w:rsid w:val="008902FF"/>
    <w:rsid w:val="0089035A"/>
    <w:rsid w:val="008904A7"/>
    <w:rsid w:val="008904E2"/>
    <w:rsid w:val="0089057B"/>
    <w:rsid w:val="00890596"/>
    <w:rsid w:val="00890683"/>
    <w:rsid w:val="008906DE"/>
    <w:rsid w:val="008908EE"/>
    <w:rsid w:val="00890967"/>
    <w:rsid w:val="008909B2"/>
    <w:rsid w:val="008909FC"/>
    <w:rsid w:val="00890B5E"/>
    <w:rsid w:val="00890D0D"/>
    <w:rsid w:val="00890D8C"/>
    <w:rsid w:val="00890FCD"/>
    <w:rsid w:val="00890FF6"/>
    <w:rsid w:val="00891002"/>
    <w:rsid w:val="0089109A"/>
    <w:rsid w:val="0089117F"/>
    <w:rsid w:val="00891180"/>
    <w:rsid w:val="008911EA"/>
    <w:rsid w:val="00891293"/>
    <w:rsid w:val="0089129D"/>
    <w:rsid w:val="0089131C"/>
    <w:rsid w:val="008913A2"/>
    <w:rsid w:val="00891426"/>
    <w:rsid w:val="0089176D"/>
    <w:rsid w:val="008918D9"/>
    <w:rsid w:val="00891910"/>
    <w:rsid w:val="00891967"/>
    <w:rsid w:val="0089196C"/>
    <w:rsid w:val="00891D2D"/>
    <w:rsid w:val="00891D75"/>
    <w:rsid w:val="00891DC5"/>
    <w:rsid w:val="00891DCE"/>
    <w:rsid w:val="00891F10"/>
    <w:rsid w:val="008921BB"/>
    <w:rsid w:val="00892316"/>
    <w:rsid w:val="00892598"/>
    <w:rsid w:val="00892746"/>
    <w:rsid w:val="00892796"/>
    <w:rsid w:val="00892836"/>
    <w:rsid w:val="00892A8D"/>
    <w:rsid w:val="00892B76"/>
    <w:rsid w:val="00892B98"/>
    <w:rsid w:val="00892D52"/>
    <w:rsid w:val="00892DD3"/>
    <w:rsid w:val="00892DE9"/>
    <w:rsid w:val="00892EBB"/>
    <w:rsid w:val="00892F20"/>
    <w:rsid w:val="00892F52"/>
    <w:rsid w:val="00892F54"/>
    <w:rsid w:val="00892F6E"/>
    <w:rsid w:val="00893185"/>
    <w:rsid w:val="008931E1"/>
    <w:rsid w:val="00893223"/>
    <w:rsid w:val="00893239"/>
    <w:rsid w:val="008932DE"/>
    <w:rsid w:val="00893344"/>
    <w:rsid w:val="00893352"/>
    <w:rsid w:val="008933DF"/>
    <w:rsid w:val="00893450"/>
    <w:rsid w:val="00893466"/>
    <w:rsid w:val="00893480"/>
    <w:rsid w:val="008934FB"/>
    <w:rsid w:val="00893529"/>
    <w:rsid w:val="008937F2"/>
    <w:rsid w:val="00893950"/>
    <w:rsid w:val="0089397B"/>
    <w:rsid w:val="00893994"/>
    <w:rsid w:val="008939C5"/>
    <w:rsid w:val="008939DF"/>
    <w:rsid w:val="00893A1D"/>
    <w:rsid w:val="00893AA7"/>
    <w:rsid w:val="00893AAC"/>
    <w:rsid w:val="00893B57"/>
    <w:rsid w:val="00893BAE"/>
    <w:rsid w:val="00893CE1"/>
    <w:rsid w:val="00893D91"/>
    <w:rsid w:val="00893DF0"/>
    <w:rsid w:val="00893EF2"/>
    <w:rsid w:val="00893F08"/>
    <w:rsid w:val="00893F0F"/>
    <w:rsid w:val="00893F5D"/>
    <w:rsid w:val="00894065"/>
    <w:rsid w:val="00894121"/>
    <w:rsid w:val="00894168"/>
    <w:rsid w:val="008941C2"/>
    <w:rsid w:val="008941FB"/>
    <w:rsid w:val="00894226"/>
    <w:rsid w:val="00894271"/>
    <w:rsid w:val="00894281"/>
    <w:rsid w:val="008942F7"/>
    <w:rsid w:val="00894465"/>
    <w:rsid w:val="00894552"/>
    <w:rsid w:val="0089459D"/>
    <w:rsid w:val="008945C1"/>
    <w:rsid w:val="00894850"/>
    <w:rsid w:val="008948B1"/>
    <w:rsid w:val="008948C6"/>
    <w:rsid w:val="00894C39"/>
    <w:rsid w:val="00894C7D"/>
    <w:rsid w:val="00894D19"/>
    <w:rsid w:val="00894D76"/>
    <w:rsid w:val="00894DED"/>
    <w:rsid w:val="00894E6D"/>
    <w:rsid w:val="00895223"/>
    <w:rsid w:val="008953BA"/>
    <w:rsid w:val="008953F1"/>
    <w:rsid w:val="00895400"/>
    <w:rsid w:val="00895420"/>
    <w:rsid w:val="008954FC"/>
    <w:rsid w:val="0089585E"/>
    <w:rsid w:val="008958AE"/>
    <w:rsid w:val="0089597B"/>
    <w:rsid w:val="008959B8"/>
    <w:rsid w:val="00895A61"/>
    <w:rsid w:val="00895AE6"/>
    <w:rsid w:val="00895C2A"/>
    <w:rsid w:val="00895C54"/>
    <w:rsid w:val="00895CFB"/>
    <w:rsid w:val="00895D23"/>
    <w:rsid w:val="00895E83"/>
    <w:rsid w:val="00895F64"/>
    <w:rsid w:val="00895FDD"/>
    <w:rsid w:val="00896063"/>
    <w:rsid w:val="00896087"/>
    <w:rsid w:val="0089611A"/>
    <w:rsid w:val="008961A7"/>
    <w:rsid w:val="00896259"/>
    <w:rsid w:val="0089629B"/>
    <w:rsid w:val="008963D9"/>
    <w:rsid w:val="008963EB"/>
    <w:rsid w:val="0089642D"/>
    <w:rsid w:val="008964D2"/>
    <w:rsid w:val="00896614"/>
    <w:rsid w:val="008967E3"/>
    <w:rsid w:val="0089686B"/>
    <w:rsid w:val="008969B8"/>
    <w:rsid w:val="008969FB"/>
    <w:rsid w:val="00896A9D"/>
    <w:rsid w:val="00896B46"/>
    <w:rsid w:val="00896B6E"/>
    <w:rsid w:val="00896C16"/>
    <w:rsid w:val="00896DDD"/>
    <w:rsid w:val="00896EF0"/>
    <w:rsid w:val="00896F8C"/>
    <w:rsid w:val="00896F9E"/>
    <w:rsid w:val="0089709A"/>
    <w:rsid w:val="0089710F"/>
    <w:rsid w:val="008971CD"/>
    <w:rsid w:val="00897240"/>
    <w:rsid w:val="0089729B"/>
    <w:rsid w:val="008973AA"/>
    <w:rsid w:val="008973D7"/>
    <w:rsid w:val="00897511"/>
    <w:rsid w:val="00897597"/>
    <w:rsid w:val="00897653"/>
    <w:rsid w:val="0089767F"/>
    <w:rsid w:val="00897765"/>
    <w:rsid w:val="008977E5"/>
    <w:rsid w:val="0089794D"/>
    <w:rsid w:val="00897B23"/>
    <w:rsid w:val="00897BA9"/>
    <w:rsid w:val="00897C05"/>
    <w:rsid w:val="00897C72"/>
    <w:rsid w:val="00897DDB"/>
    <w:rsid w:val="00897FC9"/>
    <w:rsid w:val="00897FD1"/>
    <w:rsid w:val="008A00A1"/>
    <w:rsid w:val="008A031C"/>
    <w:rsid w:val="008A0710"/>
    <w:rsid w:val="008A0747"/>
    <w:rsid w:val="008A0781"/>
    <w:rsid w:val="008A0797"/>
    <w:rsid w:val="008A07EB"/>
    <w:rsid w:val="008A0951"/>
    <w:rsid w:val="008A0C14"/>
    <w:rsid w:val="008A0C18"/>
    <w:rsid w:val="008A0C3C"/>
    <w:rsid w:val="008A0CD0"/>
    <w:rsid w:val="008A0F26"/>
    <w:rsid w:val="008A0F52"/>
    <w:rsid w:val="008A0FEF"/>
    <w:rsid w:val="008A1018"/>
    <w:rsid w:val="008A1273"/>
    <w:rsid w:val="008A12D9"/>
    <w:rsid w:val="008A1320"/>
    <w:rsid w:val="008A1391"/>
    <w:rsid w:val="008A13DA"/>
    <w:rsid w:val="008A1478"/>
    <w:rsid w:val="008A1506"/>
    <w:rsid w:val="008A151C"/>
    <w:rsid w:val="008A15E5"/>
    <w:rsid w:val="008A1615"/>
    <w:rsid w:val="008A164E"/>
    <w:rsid w:val="008A1653"/>
    <w:rsid w:val="008A17D4"/>
    <w:rsid w:val="008A186B"/>
    <w:rsid w:val="008A1930"/>
    <w:rsid w:val="008A1A01"/>
    <w:rsid w:val="008A1A68"/>
    <w:rsid w:val="008A1A91"/>
    <w:rsid w:val="008A1ABD"/>
    <w:rsid w:val="008A1AE6"/>
    <w:rsid w:val="008A1B6D"/>
    <w:rsid w:val="008A1DF4"/>
    <w:rsid w:val="008A1E97"/>
    <w:rsid w:val="008A1F94"/>
    <w:rsid w:val="008A2028"/>
    <w:rsid w:val="008A2395"/>
    <w:rsid w:val="008A23C2"/>
    <w:rsid w:val="008A23DB"/>
    <w:rsid w:val="008A2412"/>
    <w:rsid w:val="008A24F2"/>
    <w:rsid w:val="008A2558"/>
    <w:rsid w:val="008A28CA"/>
    <w:rsid w:val="008A298B"/>
    <w:rsid w:val="008A2AD3"/>
    <w:rsid w:val="008A2C35"/>
    <w:rsid w:val="008A2C51"/>
    <w:rsid w:val="008A2C55"/>
    <w:rsid w:val="008A2F29"/>
    <w:rsid w:val="008A30C4"/>
    <w:rsid w:val="008A3213"/>
    <w:rsid w:val="008A325B"/>
    <w:rsid w:val="008A330A"/>
    <w:rsid w:val="008A3458"/>
    <w:rsid w:val="008A3476"/>
    <w:rsid w:val="008A35A2"/>
    <w:rsid w:val="008A35E3"/>
    <w:rsid w:val="008A363C"/>
    <w:rsid w:val="008A36C8"/>
    <w:rsid w:val="008A37AD"/>
    <w:rsid w:val="008A3882"/>
    <w:rsid w:val="008A3982"/>
    <w:rsid w:val="008A3D39"/>
    <w:rsid w:val="008A3D4B"/>
    <w:rsid w:val="008A3D8E"/>
    <w:rsid w:val="008A411E"/>
    <w:rsid w:val="008A432D"/>
    <w:rsid w:val="008A43D6"/>
    <w:rsid w:val="008A4421"/>
    <w:rsid w:val="008A458E"/>
    <w:rsid w:val="008A4732"/>
    <w:rsid w:val="008A4838"/>
    <w:rsid w:val="008A4910"/>
    <w:rsid w:val="008A4917"/>
    <w:rsid w:val="008A4A69"/>
    <w:rsid w:val="008A4A8D"/>
    <w:rsid w:val="008A4BB4"/>
    <w:rsid w:val="008A4C2D"/>
    <w:rsid w:val="008A4C9C"/>
    <w:rsid w:val="008A4CC5"/>
    <w:rsid w:val="008A4F47"/>
    <w:rsid w:val="008A4F6E"/>
    <w:rsid w:val="008A50A2"/>
    <w:rsid w:val="008A51B0"/>
    <w:rsid w:val="008A52F6"/>
    <w:rsid w:val="008A537C"/>
    <w:rsid w:val="008A53E7"/>
    <w:rsid w:val="008A5401"/>
    <w:rsid w:val="008A54C4"/>
    <w:rsid w:val="008A556C"/>
    <w:rsid w:val="008A55A5"/>
    <w:rsid w:val="008A565C"/>
    <w:rsid w:val="008A5762"/>
    <w:rsid w:val="008A5790"/>
    <w:rsid w:val="008A57A5"/>
    <w:rsid w:val="008A597F"/>
    <w:rsid w:val="008A5B3B"/>
    <w:rsid w:val="008A5BBC"/>
    <w:rsid w:val="008A5CB7"/>
    <w:rsid w:val="008A5CE7"/>
    <w:rsid w:val="008A5DED"/>
    <w:rsid w:val="008A5E58"/>
    <w:rsid w:val="008A6218"/>
    <w:rsid w:val="008A626D"/>
    <w:rsid w:val="008A62B3"/>
    <w:rsid w:val="008A634A"/>
    <w:rsid w:val="008A64F3"/>
    <w:rsid w:val="008A662F"/>
    <w:rsid w:val="008A665D"/>
    <w:rsid w:val="008A668B"/>
    <w:rsid w:val="008A66DF"/>
    <w:rsid w:val="008A676D"/>
    <w:rsid w:val="008A6794"/>
    <w:rsid w:val="008A682C"/>
    <w:rsid w:val="008A6951"/>
    <w:rsid w:val="008A696B"/>
    <w:rsid w:val="008A6A7A"/>
    <w:rsid w:val="008A6C8A"/>
    <w:rsid w:val="008A6DE8"/>
    <w:rsid w:val="008A6ED6"/>
    <w:rsid w:val="008A6F03"/>
    <w:rsid w:val="008A6F1F"/>
    <w:rsid w:val="008A6F26"/>
    <w:rsid w:val="008A70EF"/>
    <w:rsid w:val="008A7105"/>
    <w:rsid w:val="008A7243"/>
    <w:rsid w:val="008A7264"/>
    <w:rsid w:val="008A730E"/>
    <w:rsid w:val="008A7438"/>
    <w:rsid w:val="008A744E"/>
    <w:rsid w:val="008A7476"/>
    <w:rsid w:val="008A7483"/>
    <w:rsid w:val="008A74B6"/>
    <w:rsid w:val="008A7500"/>
    <w:rsid w:val="008A7552"/>
    <w:rsid w:val="008A75BF"/>
    <w:rsid w:val="008A75F9"/>
    <w:rsid w:val="008A7719"/>
    <w:rsid w:val="008A7B9E"/>
    <w:rsid w:val="008A7CB9"/>
    <w:rsid w:val="008A7D54"/>
    <w:rsid w:val="008A7E64"/>
    <w:rsid w:val="008A7FAD"/>
    <w:rsid w:val="008A7FB9"/>
    <w:rsid w:val="008B0036"/>
    <w:rsid w:val="008B0053"/>
    <w:rsid w:val="008B00E7"/>
    <w:rsid w:val="008B0130"/>
    <w:rsid w:val="008B01BE"/>
    <w:rsid w:val="008B0372"/>
    <w:rsid w:val="008B04F8"/>
    <w:rsid w:val="008B0523"/>
    <w:rsid w:val="008B059B"/>
    <w:rsid w:val="008B0735"/>
    <w:rsid w:val="008B078C"/>
    <w:rsid w:val="008B08B8"/>
    <w:rsid w:val="008B08C9"/>
    <w:rsid w:val="008B08D6"/>
    <w:rsid w:val="008B0907"/>
    <w:rsid w:val="008B0923"/>
    <w:rsid w:val="008B09AC"/>
    <w:rsid w:val="008B0A42"/>
    <w:rsid w:val="008B0B4A"/>
    <w:rsid w:val="008B0CAF"/>
    <w:rsid w:val="008B0CC7"/>
    <w:rsid w:val="008B0E12"/>
    <w:rsid w:val="008B0E82"/>
    <w:rsid w:val="008B0F5B"/>
    <w:rsid w:val="008B0FBF"/>
    <w:rsid w:val="008B1105"/>
    <w:rsid w:val="008B11B4"/>
    <w:rsid w:val="008B1411"/>
    <w:rsid w:val="008B142F"/>
    <w:rsid w:val="008B159C"/>
    <w:rsid w:val="008B16A5"/>
    <w:rsid w:val="008B18D6"/>
    <w:rsid w:val="008B192B"/>
    <w:rsid w:val="008B1954"/>
    <w:rsid w:val="008B195E"/>
    <w:rsid w:val="008B1AD3"/>
    <w:rsid w:val="008B1C42"/>
    <w:rsid w:val="008B1D50"/>
    <w:rsid w:val="008B1D62"/>
    <w:rsid w:val="008B1F11"/>
    <w:rsid w:val="008B1FCF"/>
    <w:rsid w:val="008B1FDA"/>
    <w:rsid w:val="008B2058"/>
    <w:rsid w:val="008B2083"/>
    <w:rsid w:val="008B20EC"/>
    <w:rsid w:val="008B2118"/>
    <w:rsid w:val="008B224D"/>
    <w:rsid w:val="008B233D"/>
    <w:rsid w:val="008B23B9"/>
    <w:rsid w:val="008B241A"/>
    <w:rsid w:val="008B2460"/>
    <w:rsid w:val="008B2512"/>
    <w:rsid w:val="008B28B2"/>
    <w:rsid w:val="008B29B4"/>
    <w:rsid w:val="008B2A32"/>
    <w:rsid w:val="008B2BC9"/>
    <w:rsid w:val="008B2C47"/>
    <w:rsid w:val="008B2C5D"/>
    <w:rsid w:val="008B2C82"/>
    <w:rsid w:val="008B2D4C"/>
    <w:rsid w:val="008B2D9D"/>
    <w:rsid w:val="008B2E3E"/>
    <w:rsid w:val="008B30D2"/>
    <w:rsid w:val="008B3236"/>
    <w:rsid w:val="008B330E"/>
    <w:rsid w:val="008B33B5"/>
    <w:rsid w:val="008B350B"/>
    <w:rsid w:val="008B35B8"/>
    <w:rsid w:val="008B3697"/>
    <w:rsid w:val="008B382A"/>
    <w:rsid w:val="008B3B49"/>
    <w:rsid w:val="008B3D34"/>
    <w:rsid w:val="008B3D93"/>
    <w:rsid w:val="008B3E5E"/>
    <w:rsid w:val="008B3EF8"/>
    <w:rsid w:val="008B3F36"/>
    <w:rsid w:val="008B3F77"/>
    <w:rsid w:val="008B3FDA"/>
    <w:rsid w:val="008B4002"/>
    <w:rsid w:val="008B407B"/>
    <w:rsid w:val="008B41F2"/>
    <w:rsid w:val="008B42CE"/>
    <w:rsid w:val="008B445B"/>
    <w:rsid w:val="008B44A4"/>
    <w:rsid w:val="008B456A"/>
    <w:rsid w:val="008B46EF"/>
    <w:rsid w:val="008B473B"/>
    <w:rsid w:val="008B4997"/>
    <w:rsid w:val="008B4A5C"/>
    <w:rsid w:val="008B4A98"/>
    <w:rsid w:val="008B4C09"/>
    <w:rsid w:val="008B4C31"/>
    <w:rsid w:val="008B4CD4"/>
    <w:rsid w:val="008B4D9C"/>
    <w:rsid w:val="008B4DDB"/>
    <w:rsid w:val="008B4DDD"/>
    <w:rsid w:val="008B4FCF"/>
    <w:rsid w:val="008B4FD6"/>
    <w:rsid w:val="008B5077"/>
    <w:rsid w:val="008B511C"/>
    <w:rsid w:val="008B51E2"/>
    <w:rsid w:val="008B5248"/>
    <w:rsid w:val="008B5278"/>
    <w:rsid w:val="008B5286"/>
    <w:rsid w:val="008B537F"/>
    <w:rsid w:val="008B538F"/>
    <w:rsid w:val="008B5390"/>
    <w:rsid w:val="008B541F"/>
    <w:rsid w:val="008B55EE"/>
    <w:rsid w:val="008B5791"/>
    <w:rsid w:val="008B580B"/>
    <w:rsid w:val="008B59D7"/>
    <w:rsid w:val="008B5A1C"/>
    <w:rsid w:val="008B5B1B"/>
    <w:rsid w:val="008B5B44"/>
    <w:rsid w:val="008B5B88"/>
    <w:rsid w:val="008B5C71"/>
    <w:rsid w:val="008B5CB0"/>
    <w:rsid w:val="008B5CB9"/>
    <w:rsid w:val="008B5D11"/>
    <w:rsid w:val="008B5E47"/>
    <w:rsid w:val="008B5E4C"/>
    <w:rsid w:val="008B5F97"/>
    <w:rsid w:val="008B601B"/>
    <w:rsid w:val="008B636E"/>
    <w:rsid w:val="008B63A8"/>
    <w:rsid w:val="008B647C"/>
    <w:rsid w:val="008B6498"/>
    <w:rsid w:val="008B66FA"/>
    <w:rsid w:val="008B68D1"/>
    <w:rsid w:val="008B68F9"/>
    <w:rsid w:val="008B69B1"/>
    <w:rsid w:val="008B6A2C"/>
    <w:rsid w:val="008B6B31"/>
    <w:rsid w:val="008B6BB9"/>
    <w:rsid w:val="008B6BD9"/>
    <w:rsid w:val="008B6CCC"/>
    <w:rsid w:val="008B6F04"/>
    <w:rsid w:val="008B6F98"/>
    <w:rsid w:val="008B70EB"/>
    <w:rsid w:val="008B7189"/>
    <w:rsid w:val="008B739A"/>
    <w:rsid w:val="008B7453"/>
    <w:rsid w:val="008B74A4"/>
    <w:rsid w:val="008B75AE"/>
    <w:rsid w:val="008B7612"/>
    <w:rsid w:val="008B76C9"/>
    <w:rsid w:val="008B77AC"/>
    <w:rsid w:val="008B7847"/>
    <w:rsid w:val="008B787C"/>
    <w:rsid w:val="008B78A9"/>
    <w:rsid w:val="008B78D7"/>
    <w:rsid w:val="008B79B5"/>
    <w:rsid w:val="008B79BD"/>
    <w:rsid w:val="008B7A53"/>
    <w:rsid w:val="008B7A7A"/>
    <w:rsid w:val="008B7BED"/>
    <w:rsid w:val="008B7D02"/>
    <w:rsid w:val="008B7D81"/>
    <w:rsid w:val="008B7E6D"/>
    <w:rsid w:val="008B7E95"/>
    <w:rsid w:val="008B7EC3"/>
    <w:rsid w:val="008B7F25"/>
    <w:rsid w:val="008B7F2A"/>
    <w:rsid w:val="008B7FF1"/>
    <w:rsid w:val="008C0050"/>
    <w:rsid w:val="008C0292"/>
    <w:rsid w:val="008C03AA"/>
    <w:rsid w:val="008C04EA"/>
    <w:rsid w:val="008C0516"/>
    <w:rsid w:val="008C054A"/>
    <w:rsid w:val="008C05FA"/>
    <w:rsid w:val="008C0692"/>
    <w:rsid w:val="008C0728"/>
    <w:rsid w:val="008C07A3"/>
    <w:rsid w:val="008C083F"/>
    <w:rsid w:val="008C0856"/>
    <w:rsid w:val="008C091A"/>
    <w:rsid w:val="008C0982"/>
    <w:rsid w:val="008C0A1A"/>
    <w:rsid w:val="008C0AD5"/>
    <w:rsid w:val="008C0E6A"/>
    <w:rsid w:val="008C0E89"/>
    <w:rsid w:val="008C0EB3"/>
    <w:rsid w:val="008C0FBD"/>
    <w:rsid w:val="008C0FD4"/>
    <w:rsid w:val="008C1209"/>
    <w:rsid w:val="008C1242"/>
    <w:rsid w:val="008C133E"/>
    <w:rsid w:val="008C1449"/>
    <w:rsid w:val="008C1477"/>
    <w:rsid w:val="008C147D"/>
    <w:rsid w:val="008C153B"/>
    <w:rsid w:val="008C157E"/>
    <w:rsid w:val="008C16E1"/>
    <w:rsid w:val="008C18EC"/>
    <w:rsid w:val="008C1908"/>
    <w:rsid w:val="008C199A"/>
    <w:rsid w:val="008C19C7"/>
    <w:rsid w:val="008C1B77"/>
    <w:rsid w:val="008C1D8C"/>
    <w:rsid w:val="008C1E29"/>
    <w:rsid w:val="008C2030"/>
    <w:rsid w:val="008C2098"/>
    <w:rsid w:val="008C21D1"/>
    <w:rsid w:val="008C221C"/>
    <w:rsid w:val="008C2366"/>
    <w:rsid w:val="008C24A8"/>
    <w:rsid w:val="008C2567"/>
    <w:rsid w:val="008C25EC"/>
    <w:rsid w:val="008C26BF"/>
    <w:rsid w:val="008C2753"/>
    <w:rsid w:val="008C2B14"/>
    <w:rsid w:val="008C2B28"/>
    <w:rsid w:val="008C2B66"/>
    <w:rsid w:val="008C2B78"/>
    <w:rsid w:val="008C2B83"/>
    <w:rsid w:val="008C2C20"/>
    <w:rsid w:val="008C2CCA"/>
    <w:rsid w:val="008C2DA6"/>
    <w:rsid w:val="008C2F87"/>
    <w:rsid w:val="008C2FF9"/>
    <w:rsid w:val="008C3282"/>
    <w:rsid w:val="008C3298"/>
    <w:rsid w:val="008C3372"/>
    <w:rsid w:val="008C33B1"/>
    <w:rsid w:val="008C33C6"/>
    <w:rsid w:val="008C33D7"/>
    <w:rsid w:val="008C340D"/>
    <w:rsid w:val="008C3574"/>
    <w:rsid w:val="008C3622"/>
    <w:rsid w:val="008C36A2"/>
    <w:rsid w:val="008C3858"/>
    <w:rsid w:val="008C3A05"/>
    <w:rsid w:val="008C3D27"/>
    <w:rsid w:val="008C3EDC"/>
    <w:rsid w:val="008C3F3A"/>
    <w:rsid w:val="008C406F"/>
    <w:rsid w:val="008C4143"/>
    <w:rsid w:val="008C41EC"/>
    <w:rsid w:val="008C421D"/>
    <w:rsid w:val="008C427B"/>
    <w:rsid w:val="008C429C"/>
    <w:rsid w:val="008C4319"/>
    <w:rsid w:val="008C4366"/>
    <w:rsid w:val="008C43E8"/>
    <w:rsid w:val="008C44D4"/>
    <w:rsid w:val="008C452C"/>
    <w:rsid w:val="008C4609"/>
    <w:rsid w:val="008C4642"/>
    <w:rsid w:val="008C4738"/>
    <w:rsid w:val="008C49A1"/>
    <w:rsid w:val="008C49E7"/>
    <w:rsid w:val="008C4A3A"/>
    <w:rsid w:val="008C4A6A"/>
    <w:rsid w:val="008C4C93"/>
    <w:rsid w:val="008C4C9F"/>
    <w:rsid w:val="008C4CBE"/>
    <w:rsid w:val="008C4D19"/>
    <w:rsid w:val="008C4DDC"/>
    <w:rsid w:val="008C4DF5"/>
    <w:rsid w:val="008C4E2A"/>
    <w:rsid w:val="008C4E85"/>
    <w:rsid w:val="008C4E9C"/>
    <w:rsid w:val="008C4EA6"/>
    <w:rsid w:val="008C4F88"/>
    <w:rsid w:val="008C4FC5"/>
    <w:rsid w:val="008C4FC7"/>
    <w:rsid w:val="008C50C5"/>
    <w:rsid w:val="008C51A4"/>
    <w:rsid w:val="008C52B6"/>
    <w:rsid w:val="008C540C"/>
    <w:rsid w:val="008C552F"/>
    <w:rsid w:val="008C5588"/>
    <w:rsid w:val="008C564B"/>
    <w:rsid w:val="008C5993"/>
    <w:rsid w:val="008C5A32"/>
    <w:rsid w:val="008C5A6A"/>
    <w:rsid w:val="008C5ADE"/>
    <w:rsid w:val="008C5B27"/>
    <w:rsid w:val="008C5B30"/>
    <w:rsid w:val="008C5C5A"/>
    <w:rsid w:val="008C5D3D"/>
    <w:rsid w:val="008C5E26"/>
    <w:rsid w:val="008C5E8B"/>
    <w:rsid w:val="008C615D"/>
    <w:rsid w:val="008C61EB"/>
    <w:rsid w:val="008C621A"/>
    <w:rsid w:val="008C6306"/>
    <w:rsid w:val="008C6443"/>
    <w:rsid w:val="008C64AB"/>
    <w:rsid w:val="008C655C"/>
    <w:rsid w:val="008C6879"/>
    <w:rsid w:val="008C689B"/>
    <w:rsid w:val="008C68BA"/>
    <w:rsid w:val="008C6AA3"/>
    <w:rsid w:val="008C6AF4"/>
    <w:rsid w:val="008C6D8B"/>
    <w:rsid w:val="008C6DC9"/>
    <w:rsid w:val="008C6E3E"/>
    <w:rsid w:val="008C6EA3"/>
    <w:rsid w:val="008C6EFB"/>
    <w:rsid w:val="008C6F2A"/>
    <w:rsid w:val="008C7001"/>
    <w:rsid w:val="008C708D"/>
    <w:rsid w:val="008C7119"/>
    <w:rsid w:val="008C72B1"/>
    <w:rsid w:val="008C7392"/>
    <w:rsid w:val="008C758D"/>
    <w:rsid w:val="008C76A2"/>
    <w:rsid w:val="008C76B4"/>
    <w:rsid w:val="008C76D9"/>
    <w:rsid w:val="008C774A"/>
    <w:rsid w:val="008C7801"/>
    <w:rsid w:val="008C784C"/>
    <w:rsid w:val="008C784E"/>
    <w:rsid w:val="008C78FE"/>
    <w:rsid w:val="008C7987"/>
    <w:rsid w:val="008C7A9F"/>
    <w:rsid w:val="008C7B33"/>
    <w:rsid w:val="008C7CD5"/>
    <w:rsid w:val="008C7E6B"/>
    <w:rsid w:val="008D003C"/>
    <w:rsid w:val="008D015C"/>
    <w:rsid w:val="008D0205"/>
    <w:rsid w:val="008D0312"/>
    <w:rsid w:val="008D0483"/>
    <w:rsid w:val="008D04BB"/>
    <w:rsid w:val="008D04F8"/>
    <w:rsid w:val="008D0765"/>
    <w:rsid w:val="008D078A"/>
    <w:rsid w:val="008D0843"/>
    <w:rsid w:val="008D0AC6"/>
    <w:rsid w:val="008D0AF1"/>
    <w:rsid w:val="008D0B7C"/>
    <w:rsid w:val="008D0B7D"/>
    <w:rsid w:val="008D0B98"/>
    <w:rsid w:val="008D0C04"/>
    <w:rsid w:val="008D0D87"/>
    <w:rsid w:val="008D0DC7"/>
    <w:rsid w:val="008D0E9E"/>
    <w:rsid w:val="008D0FA6"/>
    <w:rsid w:val="008D0FB5"/>
    <w:rsid w:val="008D10CA"/>
    <w:rsid w:val="008D1226"/>
    <w:rsid w:val="008D1286"/>
    <w:rsid w:val="008D1288"/>
    <w:rsid w:val="008D12FE"/>
    <w:rsid w:val="008D1321"/>
    <w:rsid w:val="008D1540"/>
    <w:rsid w:val="008D1693"/>
    <w:rsid w:val="008D16CB"/>
    <w:rsid w:val="008D16F2"/>
    <w:rsid w:val="008D18CA"/>
    <w:rsid w:val="008D1932"/>
    <w:rsid w:val="008D1989"/>
    <w:rsid w:val="008D1A48"/>
    <w:rsid w:val="008D1AC2"/>
    <w:rsid w:val="008D1B11"/>
    <w:rsid w:val="008D1BA0"/>
    <w:rsid w:val="008D1C71"/>
    <w:rsid w:val="008D1C7F"/>
    <w:rsid w:val="008D1CA6"/>
    <w:rsid w:val="008D1D3B"/>
    <w:rsid w:val="008D1DB3"/>
    <w:rsid w:val="008D200F"/>
    <w:rsid w:val="008D2096"/>
    <w:rsid w:val="008D21DE"/>
    <w:rsid w:val="008D237B"/>
    <w:rsid w:val="008D23DD"/>
    <w:rsid w:val="008D24B9"/>
    <w:rsid w:val="008D24F0"/>
    <w:rsid w:val="008D2598"/>
    <w:rsid w:val="008D2610"/>
    <w:rsid w:val="008D2619"/>
    <w:rsid w:val="008D263B"/>
    <w:rsid w:val="008D2655"/>
    <w:rsid w:val="008D26BC"/>
    <w:rsid w:val="008D26C0"/>
    <w:rsid w:val="008D2971"/>
    <w:rsid w:val="008D29A7"/>
    <w:rsid w:val="008D2AC5"/>
    <w:rsid w:val="008D2BCE"/>
    <w:rsid w:val="008D2C38"/>
    <w:rsid w:val="008D2D40"/>
    <w:rsid w:val="008D2DA8"/>
    <w:rsid w:val="008D2ED9"/>
    <w:rsid w:val="008D2F13"/>
    <w:rsid w:val="008D2FD0"/>
    <w:rsid w:val="008D3102"/>
    <w:rsid w:val="008D3182"/>
    <w:rsid w:val="008D31D5"/>
    <w:rsid w:val="008D321E"/>
    <w:rsid w:val="008D32CF"/>
    <w:rsid w:val="008D3405"/>
    <w:rsid w:val="008D3410"/>
    <w:rsid w:val="008D343A"/>
    <w:rsid w:val="008D35FE"/>
    <w:rsid w:val="008D364C"/>
    <w:rsid w:val="008D3670"/>
    <w:rsid w:val="008D36B9"/>
    <w:rsid w:val="008D36E3"/>
    <w:rsid w:val="008D3798"/>
    <w:rsid w:val="008D37C7"/>
    <w:rsid w:val="008D3AA4"/>
    <w:rsid w:val="008D3AA6"/>
    <w:rsid w:val="008D3AC1"/>
    <w:rsid w:val="008D3C0D"/>
    <w:rsid w:val="008D3DA4"/>
    <w:rsid w:val="008D3DFD"/>
    <w:rsid w:val="008D3E24"/>
    <w:rsid w:val="008D3F54"/>
    <w:rsid w:val="008D3F68"/>
    <w:rsid w:val="008D3FB2"/>
    <w:rsid w:val="008D4057"/>
    <w:rsid w:val="008D405F"/>
    <w:rsid w:val="008D40A6"/>
    <w:rsid w:val="008D4125"/>
    <w:rsid w:val="008D4127"/>
    <w:rsid w:val="008D41CF"/>
    <w:rsid w:val="008D4270"/>
    <w:rsid w:val="008D42C4"/>
    <w:rsid w:val="008D42F8"/>
    <w:rsid w:val="008D453D"/>
    <w:rsid w:val="008D4597"/>
    <w:rsid w:val="008D46AC"/>
    <w:rsid w:val="008D46C1"/>
    <w:rsid w:val="008D46E5"/>
    <w:rsid w:val="008D48B9"/>
    <w:rsid w:val="008D4981"/>
    <w:rsid w:val="008D4988"/>
    <w:rsid w:val="008D499C"/>
    <w:rsid w:val="008D4A7C"/>
    <w:rsid w:val="008D4B4C"/>
    <w:rsid w:val="008D4BB2"/>
    <w:rsid w:val="008D4BD2"/>
    <w:rsid w:val="008D4D32"/>
    <w:rsid w:val="008D4D4D"/>
    <w:rsid w:val="008D4DCE"/>
    <w:rsid w:val="008D4F69"/>
    <w:rsid w:val="008D4F99"/>
    <w:rsid w:val="008D50A1"/>
    <w:rsid w:val="008D50C6"/>
    <w:rsid w:val="008D519F"/>
    <w:rsid w:val="008D51D5"/>
    <w:rsid w:val="008D5278"/>
    <w:rsid w:val="008D534D"/>
    <w:rsid w:val="008D53E2"/>
    <w:rsid w:val="008D5617"/>
    <w:rsid w:val="008D5640"/>
    <w:rsid w:val="008D564F"/>
    <w:rsid w:val="008D5749"/>
    <w:rsid w:val="008D576C"/>
    <w:rsid w:val="008D577A"/>
    <w:rsid w:val="008D59AE"/>
    <w:rsid w:val="008D59E4"/>
    <w:rsid w:val="008D5D9D"/>
    <w:rsid w:val="008D5EBF"/>
    <w:rsid w:val="008D5EE3"/>
    <w:rsid w:val="008D5F94"/>
    <w:rsid w:val="008D6073"/>
    <w:rsid w:val="008D6081"/>
    <w:rsid w:val="008D60F8"/>
    <w:rsid w:val="008D6163"/>
    <w:rsid w:val="008D616F"/>
    <w:rsid w:val="008D61FF"/>
    <w:rsid w:val="008D62C9"/>
    <w:rsid w:val="008D62CB"/>
    <w:rsid w:val="008D630C"/>
    <w:rsid w:val="008D6403"/>
    <w:rsid w:val="008D6406"/>
    <w:rsid w:val="008D64F7"/>
    <w:rsid w:val="008D653D"/>
    <w:rsid w:val="008D6592"/>
    <w:rsid w:val="008D6699"/>
    <w:rsid w:val="008D66D0"/>
    <w:rsid w:val="008D6701"/>
    <w:rsid w:val="008D670F"/>
    <w:rsid w:val="008D6766"/>
    <w:rsid w:val="008D692B"/>
    <w:rsid w:val="008D6985"/>
    <w:rsid w:val="008D6A2F"/>
    <w:rsid w:val="008D6C49"/>
    <w:rsid w:val="008D6DC2"/>
    <w:rsid w:val="008D6E44"/>
    <w:rsid w:val="008D6E4D"/>
    <w:rsid w:val="008D703C"/>
    <w:rsid w:val="008D7185"/>
    <w:rsid w:val="008D71C0"/>
    <w:rsid w:val="008D72F7"/>
    <w:rsid w:val="008D734A"/>
    <w:rsid w:val="008D7483"/>
    <w:rsid w:val="008D74CC"/>
    <w:rsid w:val="008D7566"/>
    <w:rsid w:val="008D765E"/>
    <w:rsid w:val="008D7672"/>
    <w:rsid w:val="008D7681"/>
    <w:rsid w:val="008D76F3"/>
    <w:rsid w:val="008D7830"/>
    <w:rsid w:val="008D7974"/>
    <w:rsid w:val="008D7A37"/>
    <w:rsid w:val="008D7B55"/>
    <w:rsid w:val="008D7BCE"/>
    <w:rsid w:val="008D7BD1"/>
    <w:rsid w:val="008D7CC7"/>
    <w:rsid w:val="008D7F5C"/>
    <w:rsid w:val="008E0051"/>
    <w:rsid w:val="008E0230"/>
    <w:rsid w:val="008E0236"/>
    <w:rsid w:val="008E02AD"/>
    <w:rsid w:val="008E03EF"/>
    <w:rsid w:val="008E048B"/>
    <w:rsid w:val="008E0564"/>
    <w:rsid w:val="008E05B0"/>
    <w:rsid w:val="008E0736"/>
    <w:rsid w:val="008E08B6"/>
    <w:rsid w:val="008E08D3"/>
    <w:rsid w:val="008E08E6"/>
    <w:rsid w:val="008E0B05"/>
    <w:rsid w:val="008E0BC8"/>
    <w:rsid w:val="008E0C40"/>
    <w:rsid w:val="008E0D3B"/>
    <w:rsid w:val="008E0E2D"/>
    <w:rsid w:val="008E0EA4"/>
    <w:rsid w:val="008E0FA5"/>
    <w:rsid w:val="008E118F"/>
    <w:rsid w:val="008E1222"/>
    <w:rsid w:val="008E12CA"/>
    <w:rsid w:val="008E138D"/>
    <w:rsid w:val="008E13DC"/>
    <w:rsid w:val="008E1550"/>
    <w:rsid w:val="008E15CF"/>
    <w:rsid w:val="008E15DD"/>
    <w:rsid w:val="008E166D"/>
    <w:rsid w:val="008E16D3"/>
    <w:rsid w:val="008E176C"/>
    <w:rsid w:val="008E17B4"/>
    <w:rsid w:val="008E1810"/>
    <w:rsid w:val="008E197E"/>
    <w:rsid w:val="008E1B9B"/>
    <w:rsid w:val="008E1C4C"/>
    <w:rsid w:val="008E1CE0"/>
    <w:rsid w:val="008E1DA9"/>
    <w:rsid w:val="008E1EAA"/>
    <w:rsid w:val="008E1F55"/>
    <w:rsid w:val="008E1F70"/>
    <w:rsid w:val="008E1FAB"/>
    <w:rsid w:val="008E20B6"/>
    <w:rsid w:val="008E23F0"/>
    <w:rsid w:val="008E2556"/>
    <w:rsid w:val="008E2812"/>
    <w:rsid w:val="008E2828"/>
    <w:rsid w:val="008E28A1"/>
    <w:rsid w:val="008E29F2"/>
    <w:rsid w:val="008E2AEA"/>
    <w:rsid w:val="008E2C1D"/>
    <w:rsid w:val="008E2D5A"/>
    <w:rsid w:val="008E2D80"/>
    <w:rsid w:val="008E2E30"/>
    <w:rsid w:val="008E2E57"/>
    <w:rsid w:val="008E2EC7"/>
    <w:rsid w:val="008E2F4C"/>
    <w:rsid w:val="008E2FD2"/>
    <w:rsid w:val="008E3186"/>
    <w:rsid w:val="008E31A1"/>
    <w:rsid w:val="008E31C4"/>
    <w:rsid w:val="008E3289"/>
    <w:rsid w:val="008E328D"/>
    <w:rsid w:val="008E32A2"/>
    <w:rsid w:val="008E3342"/>
    <w:rsid w:val="008E336B"/>
    <w:rsid w:val="008E337E"/>
    <w:rsid w:val="008E346C"/>
    <w:rsid w:val="008E357A"/>
    <w:rsid w:val="008E35E0"/>
    <w:rsid w:val="008E369B"/>
    <w:rsid w:val="008E37AC"/>
    <w:rsid w:val="008E37B5"/>
    <w:rsid w:val="008E397F"/>
    <w:rsid w:val="008E3A3C"/>
    <w:rsid w:val="008E3B79"/>
    <w:rsid w:val="008E3BDA"/>
    <w:rsid w:val="008E3C63"/>
    <w:rsid w:val="008E3DB5"/>
    <w:rsid w:val="008E3E3A"/>
    <w:rsid w:val="008E3EAF"/>
    <w:rsid w:val="008E3F05"/>
    <w:rsid w:val="008E3F51"/>
    <w:rsid w:val="008E3F82"/>
    <w:rsid w:val="008E3FD0"/>
    <w:rsid w:val="008E3FE8"/>
    <w:rsid w:val="008E4046"/>
    <w:rsid w:val="008E409A"/>
    <w:rsid w:val="008E414A"/>
    <w:rsid w:val="008E41B3"/>
    <w:rsid w:val="008E4205"/>
    <w:rsid w:val="008E425E"/>
    <w:rsid w:val="008E4331"/>
    <w:rsid w:val="008E4395"/>
    <w:rsid w:val="008E43EE"/>
    <w:rsid w:val="008E4461"/>
    <w:rsid w:val="008E47BB"/>
    <w:rsid w:val="008E4891"/>
    <w:rsid w:val="008E4899"/>
    <w:rsid w:val="008E48B3"/>
    <w:rsid w:val="008E48E2"/>
    <w:rsid w:val="008E49B7"/>
    <w:rsid w:val="008E4B0C"/>
    <w:rsid w:val="008E4C87"/>
    <w:rsid w:val="008E4CA7"/>
    <w:rsid w:val="008E4CC0"/>
    <w:rsid w:val="008E4D0D"/>
    <w:rsid w:val="008E4DD9"/>
    <w:rsid w:val="008E4F41"/>
    <w:rsid w:val="008E4FFE"/>
    <w:rsid w:val="008E5143"/>
    <w:rsid w:val="008E51E8"/>
    <w:rsid w:val="008E5208"/>
    <w:rsid w:val="008E5236"/>
    <w:rsid w:val="008E5259"/>
    <w:rsid w:val="008E535C"/>
    <w:rsid w:val="008E537F"/>
    <w:rsid w:val="008E54A3"/>
    <w:rsid w:val="008E54B2"/>
    <w:rsid w:val="008E559E"/>
    <w:rsid w:val="008E55CC"/>
    <w:rsid w:val="008E562E"/>
    <w:rsid w:val="008E56C7"/>
    <w:rsid w:val="008E5701"/>
    <w:rsid w:val="008E5722"/>
    <w:rsid w:val="008E59CD"/>
    <w:rsid w:val="008E5ADD"/>
    <w:rsid w:val="008E5B02"/>
    <w:rsid w:val="008E5BA3"/>
    <w:rsid w:val="008E5CB3"/>
    <w:rsid w:val="008E5CFB"/>
    <w:rsid w:val="008E5EA2"/>
    <w:rsid w:val="008E5EA4"/>
    <w:rsid w:val="008E5F3A"/>
    <w:rsid w:val="008E60A9"/>
    <w:rsid w:val="008E60B0"/>
    <w:rsid w:val="008E60DE"/>
    <w:rsid w:val="008E6180"/>
    <w:rsid w:val="008E61EA"/>
    <w:rsid w:val="008E62B5"/>
    <w:rsid w:val="008E62D5"/>
    <w:rsid w:val="008E637E"/>
    <w:rsid w:val="008E6384"/>
    <w:rsid w:val="008E63E1"/>
    <w:rsid w:val="008E6486"/>
    <w:rsid w:val="008E64C2"/>
    <w:rsid w:val="008E6597"/>
    <w:rsid w:val="008E6598"/>
    <w:rsid w:val="008E65C5"/>
    <w:rsid w:val="008E66E8"/>
    <w:rsid w:val="008E68BB"/>
    <w:rsid w:val="008E68F6"/>
    <w:rsid w:val="008E6958"/>
    <w:rsid w:val="008E6B0D"/>
    <w:rsid w:val="008E6B73"/>
    <w:rsid w:val="008E6BBB"/>
    <w:rsid w:val="008E6C30"/>
    <w:rsid w:val="008E6CE3"/>
    <w:rsid w:val="008E6D3F"/>
    <w:rsid w:val="008E6EF1"/>
    <w:rsid w:val="008E6F4F"/>
    <w:rsid w:val="008E6F6A"/>
    <w:rsid w:val="008E6F74"/>
    <w:rsid w:val="008E6FBA"/>
    <w:rsid w:val="008E7148"/>
    <w:rsid w:val="008E71F3"/>
    <w:rsid w:val="008E7345"/>
    <w:rsid w:val="008E73F4"/>
    <w:rsid w:val="008E74A7"/>
    <w:rsid w:val="008E74EE"/>
    <w:rsid w:val="008E7507"/>
    <w:rsid w:val="008E7515"/>
    <w:rsid w:val="008E75C1"/>
    <w:rsid w:val="008E762D"/>
    <w:rsid w:val="008E765E"/>
    <w:rsid w:val="008E76A8"/>
    <w:rsid w:val="008E7799"/>
    <w:rsid w:val="008E7AA2"/>
    <w:rsid w:val="008E7B51"/>
    <w:rsid w:val="008E7BD0"/>
    <w:rsid w:val="008E7C18"/>
    <w:rsid w:val="008E7CD0"/>
    <w:rsid w:val="008E7CEF"/>
    <w:rsid w:val="008E7F21"/>
    <w:rsid w:val="008E7F92"/>
    <w:rsid w:val="008F003B"/>
    <w:rsid w:val="008F0132"/>
    <w:rsid w:val="008F0170"/>
    <w:rsid w:val="008F017E"/>
    <w:rsid w:val="008F02AB"/>
    <w:rsid w:val="008F02E5"/>
    <w:rsid w:val="008F03A4"/>
    <w:rsid w:val="008F040C"/>
    <w:rsid w:val="008F0462"/>
    <w:rsid w:val="008F058D"/>
    <w:rsid w:val="008F0637"/>
    <w:rsid w:val="008F0659"/>
    <w:rsid w:val="008F0737"/>
    <w:rsid w:val="008F0758"/>
    <w:rsid w:val="008F07E6"/>
    <w:rsid w:val="008F08BF"/>
    <w:rsid w:val="008F095A"/>
    <w:rsid w:val="008F096F"/>
    <w:rsid w:val="008F0996"/>
    <w:rsid w:val="008F09C3"/>
    <w:rsid w:val="008F0A7D"/>
    <w:rsid w:val="008F0AB4"/>
    <w:rsid w:val="008F0BCB"/>
    <w:rsid w:val="008F0CB3"/>
    <w:rsid w:val="008F0F26"/>
    <w:rsid w:val="008F0F57"/>
    <w:rsid w:val="008F1135"/>
    <w:rsid w:val="008F1174"/>
    <w:rsid w:val="008F1178"/>
    <w:rsid w:val="008F1244"/>
    <w:rsid w:val="008F1273"/>
    <w:rsid w:val="008F12B6"/>
    <w:rsid w:val="008F13AE"/>
    <w:rsid w:val="008F146F"/>
    <w:rsid w:val="008F14B4"/>
    <w:rsid w:val="008F14FE"/>
    <w:rsid w:val="008F1748"/>
    <w:rsid w:val="008F175C"/>
    <w:rsid w:val="008F1850"/>
    <w:rsid w:val="008F19C1"/>
    <w:rsid w:val="008F19F7"/>
    <w:rsid w:val="008F1A63"/>
    <w:rsid w:val="008F1B09"/>
    <w:rsid w:val="008F1BC8"/>
    <w:rsid w:val="008F1D6D"/>
    <w:rsid w:val="008F1E1C"/>
    <w:rsid w:val="008F1F53"/>
    <w:rsid w:val="008F1FDB"/>
    <w:rsid w:val="008F1FF3"/>
    <w:rsid w:val="008F204A"/>
    <w:rsid w:val="008F207C"/>
    <w:rsid w:val="008F209B"/>
    <w:rsid w:val="008F21DD"/>
    <w:rsid w:val="008F2272"/>
    <w:rsid w:val="008F240B"/>
    <w:rsid w:val="008F249B"/>
    <w:rsid w:val="008F24C3"/>
    <w:rsid w:val="008F24D8"/>
    <w:rsid w:val="008F252B"/>
    <w:rsid w:val="008F2587"/>
    <w:rsid w:val="008F25B9"/>
    <w:rsid w:val="008F2613"/>
    <w:rsid w:val="008F2664"/>
    <w:rsid w:val="008F2785"/>
    <w:rsid w:val="008F2901"/>
    <w:rsid w:val="008F2958"/>
    <w:rsid w:val="008F297D"/>
    <w:rsid w:val="008F29D9"/>
    <w:rsid w:val="008F2B5E"/>
    <w:rsid w:val="008F2B62"/>
    <w:rsid w:val="008F2B9B"/>
    <w:rsid w:val="008F2C1A"/>
    <w:rsid w:val="008F2D08"/>
    <w:rsid w:val="008F2EA1"/>
    <w:rsid w:val="008F2ED4"/>
    <w:rsid w:val="008F2F7F"/>
    <w:rsid w:val="008F300D"/>
    <w:rsid w:val="008F30B1"/>
    <w:rsid w:val="008F3222"/>
    <w:rsid w:val="008F32B4"/>
    <w:rsid w:val="008F3304"/>
    <w:rsid w:val="008F33BF"/>
    <w:rsid w:val="008F33F8"/>
    <w:rsid w:val="008F3540"/>
    <w:rsid w:val="008F361D"/>
    <w:rsid w:val="008F3705"/>
    <w:rsid w:val="008F3730"/>
    <w:rsid w:val="008F3857"/>
    <w:rsid w:val="008F38DF"/>
    <w:rsid w:val="008F39B9"/>
    <w:rsid w:val="008F3A77"/>
    <w:rsid w:val="008F3B03"/>
    <w:rsid w:val="008F3D02"/>
    <w:rsid w:val="008F3DC5"/>
    <w:rsid w:val="008F3E01"/>
    <w:rsid w:val="008F3E8D"/>
    <w:rsid w:val="008F3EFB"/>
    <w:rsid w:val="008F3F82"/>
    <w:rsid w:val="008F40D6"/>
    <w:rsid w:val="008F4352"/>
    <w:rsid w:val="008F43EE"/>
    <w:rsid w:val="008F444F"/>
    <w:rsid w:val="008F449B"/>
    <w:rsid w:val="008F44A7"/>
    <w:rsid w:val="008F44C0"/>
    <w:rsid w:val="008F4721"/>
    <w:rsid w:val="008F486B"/>
    <w:rsid w:val="008F48CF"/>
    <w:rsid w:val="008F4A48"/>
    <w:rsid w:val="008F4ACA"/>
    <w:rsid w:val="008F4B93"/>
    <w:rsid w:val="008F4D00"/>
    <w:rsid w:val="008F4E22"/>
    <w:rsid w:val="008F4FBC"/>
    <w:rsid w:val="008F5004"/>
    <w:rsid w:val="008F50C1"/>
    <w:rsid w:val="008F5114"/>
    <w:rsid w:val="008F511C"/>
    <w:rsid w:val="008F5148"/>
    <w:rsid w:val="008F5154"/>
    <w:rsid w:val="008F52B8"/>
    <w:rsid w:val="008F530B"/>
    <w:rsid w:val="008F53AF"/>
    <w:rsid w:val="008F544F"/>
    <w:rsid w:val="008F558D"/>
    <w:rsid w:val="008F55A2"/>
    <w:rsid w:val="008F56AE"/>
    <w:rsid w:val="008F5701"/>
    <w:rsid w:val="008F5840"/>
    <w:rsid w:val="008F584E"/>
    <w:rsid w:val="008F58D6"/>
    <w:rsid w:val="008F597A"/>
    <w:rsid w:val="008F5999"/>
    <w:rsid w:val="008F59B4"/>
    <w:rsid w:val="008F5AFF"/>
    <w:rsid w:val="008F5E21"/>
    <w:rsid w:val="008F6125"/>
    <w:rsid w:val="008F61F4"/>
    <w:rsid w:val="008F62AF"/>
    <w:rsid w:val="008F62CA"/>
    <w:rsid w:val="008F63BB"/>
    <w:rsid w:val="008F6434"/>
    <w:rsid w:val="008F6446"/>
    <w:rsid w:val="008F6558"/>
    <w:rsid w:val="008F6597"/>
    <w:rsid w:val="008F6681"/>
    <w:rsid w:val="008F6749"/>
    <w:rsid w:val="008F6768"/>
    <w:rsid w:val="008F68E3"/>
    <w:rsid w:val="008F6910"/>
    <w:rsid w:val="008F6995"/>
    <w:rsid w:val="008F6996"/>
    <w:rsid w:val="008F69C0"/>
    <w:rsid w:val="008F6B4B"/>
    <w:rsid w:val="008F6B62"/>
    <w:rsid w:val="008F6C4E"/>
    <w:rsid w:val="008F6E5C"/>
    <w:rsid w:val="008F6F56"/>
    <w:rsid w:val="008F6F67"/>
    <w:rsid w:val="008F6F68"/>
    <w:rsid w:val="008F7030"/>
    <w:rsid w:val="008F70D1"/>
    <w:rsid w:val="008F7140"/>
    <w:rsid w:val="008F71BB"/>
    <w:rsid w:val="008F71FF"/>
    <w:rsid w:val="008F7272"/>
    <w:rsid w:val="008F72CA"/>
    <w:rsid w:val="008F7549"/>
    <w:rsid w:val="008F754F"/>
    <w:rsid w:val="008F76AF"/>
    <w:rsid w:val="008F7760"/>
    <w:rsid w:val="008F796A"/>
    <w:rsid w:val="008F7984"/>
    <w:rsid w:val="008F79D1"/>
    <w:rsid w:val="008F7A3A"/>
    <w:rsid w:val="008F7B7E"/>
    <w:rsid w:val="008F7BCA"/>
    <w:rsid w:val="008F7C5F"/>
    <w:rsid w:val="008F7CAD"/>
    <w:rsid w:val="008F7D17"/>
    <w:rsid w:val="008F7D26"/>
    <w:rsid w:val="008F7D9C"/>
    <w:rsid w:val="008F7DD4"/>
    <w:rsid w:val="009000C8"/>
    <w:rsid w:val="009000E9"/>
    <w:rsid w:val="009001BC"/>
    <w:rsid w:val="009001D3"/>
    <w:rsid w:val="00900391"/>
    <w:rsid w:val="00900404"/>
    <w:rsid w:val="009004FB"/>
    <w:rsid w:val="0090055F"/>
    <w:rsid w:val="009005F0"/>
    <w:rsid w:val="00900638"/>
    <w:rsid w:val="00900669"/>
    <w:rsid w:val="0090067D"/>
    <w:rsid w:val="00900711"/>
    <w:rsid w:val="0090079B"/>
    <w:rsid w:val="00900BAC"/>
    <w:rsid w:val="00900BBC"/>
    <w:rsid w:val="00900CB5"/>
    <w:rsid w:val="00900D17"/>
    <w:rsid w:val="00900E45"/>
    <w:rsid w:val="00900E7E"/>
    <w:rsid w:val="00900E88"/>
    <w:rsid w:val="00900E9E"/>
    <w:rsid w:val="00900EF9"/>
    <w:rsid w:val="00900F6A"/>
    <w:rsid w:val="00900F90"/>
    <w:rsid w:val="0090100A"/>
    <w:rsid w:val="00901069"/>
    <w:rsid w:val="00901153"/>
    <w:rsid w:val="00901172"/>
    <w:rsid w:val="00901201"/>
    <w:rsid w:val="0090124E"/>
    <w:rsid w:val="00901262"/>
    <w:rsid w:val="00901478"/>
    <w:rsid w:val="0090148D"/>
    <w:rsid w:val="009014E7"/>
    <w:rsid w:val="009014FA"/>
    <w:rsid w:val="009015B6"/>
    <w:rsid w:val="00901713"/>
    <w:rsid w:val="00901757"/>
    <w:rsid w:val="009017AD"/>
    <w:rsid w:val="009017D3"/>
    <w:rsid w:val="00901847"/>
    <w:rsid w:val="009018E3"/>
    <w:rsid w:val="009018ED"/>
    <w:rsid w:val="00901AA4"/>
    <w:rsid w:val="00901AE3"/>
    <w:rsid w:val="00901C35"/>
    <w:rsid w:val="00901C42"/>
    <w:rsid w:val="00901E2B"/>
    <w:rsid w:val="00901E4D"/>
    <w:rsid w:val="00901FDF"/>
    <w:rsid w:val="00902052"/>
    <w:rsid w:val="00902094"/>
    <w:rsid w:val="009020C5"/>
    <w:rsid w:val="009021CF"/>
    <w:rsid w:val="009021FA"/>
    <w:rsid w:val="00902203"/>
    <w:rsid w:val="009022AD"/>
    <w:rsid w:val="009022EA"/>
    <w:rsid w:val="0090231D"/>
    <w:rsid w:val="00902457"/>
    <w:rsid w:val="009024AF"/>
    <w:rsid w:val="00902545"/>
    <w:rsid w:val="00902654"/>
    <w:rsid w:val="0090267A"/>
    <w:rsid w:val="00902840"/>
    <w:rsid w:val="009028E6"/>
    <w:rsid w:val="00902913"/>
    <w:rsid w:val="00902972"/>
    <w:rsid w:val="00902A1D"/>
    <w:rsid w:val="00902A63"/>
    <w:rsid w:val="00902B0F"/>
    <w:rsid w:val="00902B10"/>
    <w:rsid w:val="00902B77"/>
    <w:rsid w:val="00902B83"/>
    <w:rsid w:val="00902C26"/>
    <w:rsid w:val="00902D32"/>
    <w:rsid w:val="00902DC5"/>
    <w:rsid w:val="00902E91"/>
    <w:rsid w:val="00902EAE"/>
    <w:rsid w:val="00902F12"/>
    <w:rsid w:val="00903082"/>
    <w:rsid w:val="0090308B"/>
    <w:rsid w:val="0090318A"/>
    <w:rsid w:val="00903298"/>
    <w:rsid w:val="009034A8"/>
    <w:rsid w:val="00903549"/>
    <w:rsid w:val="00903768"/>
    <w:rsid w:val="00903786"/>
    <w:rsid w:val="009037C8"/>
    <w:rsid w:val="009037E2"/>
    <w:rsid w:val="00903A2E"/>
    <w:rsid w:val="00903A2F"/>
    <w:rsid w:val="00903AD9"/>
    <w:rsid w:val="00903B29"/>
    <w:rsid w:val="00903BDD"/>
    <w:rsid w:val="00903C48"/>
    <w:rsid w:val="00903CEA"/>
    <w:rsid w:val="00903CFA"/>
    <w:rsid w:val="00903E30"/>
    <w:rsid w:val="00904125"/>
    <w:rsid w:val="0090421D"/>
    <w:rsid w:val="00904224"/>
    <w:rsid w:val="00904257"/>
    <w:rsid w:val="00904296"/>
    <w:rsid w:val="009042EE"/>
    <w:rsid w:val="009042FA"/>
    <w:rsid w:val="009043EF"/>
    <w:rsid w:val="00904488"/>
    <w:rsid w:val="00904662"/>
    <w:rsid w:val="00904802"/>
    <w:rsid w:val="009048EB"/>
    <w:rsid w:val="00904B4D"/>
    <w:rsid w:val="00904B76"/>
    <w:rsid w:val="00904C4F"/>
    <w:rsid w:val="00904D91"/>
    <w:rsid w:val="00904DDF"/>
    <w:rsid w:val="00904E46"/>
    <w:rsid w:val="00904FB9"/>
    <w:rsid w:val="00905105"/>
    <w:rsid w:val="00905257"/>
    <w:rsid w:val="00905328"/>
    <w:rsid w:val="009053E0"/>
    <w:rsid w:val="00905511"/>
    <w:rsid w:val="00905582"/>
    <w:rsid w:val="0090564C"/>
    <w:rsid w:val="00905695"/>
    <w:rsid w:val="0090577B"/>
    <w:rsid w:val="0090583B"/>
    <w:rsid w:val="009059AD"/>
    <w:rsid w:val="00905A82"/>
    <w:rsid w:val="00905A8A"/>
    <w:rsid w:val="00905B8F"/>
    <w:rsid w:val="00905BDF"/>
    <w:rsid w:val="00905D21"/>
    <w:rsid w:val="00905EDB"/>
    <w:rsid w:val="00905F7A"/>
    <w:rsid w:val="009060E7"/>
    <w:rsid w:val="00906364"/>
    <w:rsid w:val="00906395"/>
    <w:rsid w:val="009063F6"/>
    <w:rsid w:val="00906601"/>
    <w:rsid w:val="0090667D"/>
    <w:rsid w:val="0090669F"/>
    <w:rsid w:val="009066F1"/>
    <w:rsid w:val="00906779"/>
    <w:rsid w:val="0090684C"/>
    <w:rsid w:val="00906ABE"/>
    <w:rsid w:val="00906AF6"/>
    <w:rsid w:val="00906B7A"/>
    <w:rsid w:val="00906D8D"/>
    <w:rsid w:val="00906EB5"/>
    <w:rsid w:val="00906F6A"/>
    <w:rsid w:val="00907112"/>
    <w:rsid w:val="00907171"/>
    <w:rsid w:val="009071F8"/>
    <w:rsid w:val="00907217"/>
    <w:rsid w:val="0090727C"/>
    <w:rsid w:val="009072CD"/>
    <w:rsid w:val="0090730A"/>
    <w:rsid w:val="00907318"/>
    <w:rsid w:val="0090732E"/>
    <w:rsid w:val="0090742F"/>
    <w:rsid w:val="00907637"/>
    <w:rsid w:val="00907673"/>
    <w:rsid w:val="009076D6"/>
    <w:rsid w:val="00907716"/>
    <w:rsid w:val="0090775E"/>
    <w:rsid w:val="00907891"/>
    <w:rsid w:val="009078B0"/>
    <w:rsid w:val="00907922"/>
    <w:rsid w:val="00907936"/>
    <w:rsid w:val="00907A0D"/>
    <w:rsid w:val="00907A62"/>
    <w:rsid w:val="00907AC2"/>
    <w:rsid w:val="00907B54"/>
    <w:rsid w:val="00907CD4"/>
    <w:rsid w:val="00907CD5"/>
    <w:rsid w:val="00907CF0"/>
    <w:rsid w:val="00907E39"/>
    <w:rsid w:val="00907E68"/>
    <w:rsid w:val="00907EBD"/>
    <w:rsid w:val="0091006E"/>
    <w:rsid w:val="00910084"/>
    <w:rsid w:val="00910178"/>
    <w:rsid w:val="009101F9"/>
    <w:rsid w:val="0091023F"/>
    <w:rsid w:val="009103BA"/>
    <w:rsid w:val="009104F3"/>
    <w:rsid w:val="0091050B"/>
    <w:rsid w:val="00910559"/>
    <w:rsid w:val="00910864"/>
    <w:rsid w:val="00910ADF"/>
    <w:rsid w:val="00910B15"/>
    <w:rsid w:val="00910B7C"/>
    <w:rsid w:val="00910B8C"/>
    <w:rsid w:val="00910E54"/>
    <w:rsid w:val="00910F41"/>
    <w:rsid w:val="00910FA2"/>
    <w:rsid w:val="00911016"/>
    <w:rsid w:val="0091103A"/>
    <w:rsid w:val="009110E8"/>
    <w:rsid w:val="00911144"/>
    <w:rsid w:val="0091123E"/>
    <w:rsid w:val="00911266"/>
    <w:rsid w:val="009116AD"/>
    <w:rsid w:val="00911744"/>
    <w:rsid w:val="0091180E"/>
    <w:rsid w:val="009118E1"/>
    <w:rsid w:val="0091194A"/>
    <w:rsid w:val="00911990"/>
    <w:rsid w:val="00911B4C"/>
    <w:rsid w:val="00911C17"/>
    <w:rsid w:val="00911CED"/>
    <w:rsid w:val="00911D1B"/>
    <w:rsid w:val="00911F1B"/>
    <w:rsid w:val="00911F79"/>
    <w:rsid w:val="009121FE"/>
    <w:rsid w:val="00912247"/>
    <w:rsid w:val="009122EA"/>
    <w:rsid w:val="00912416"/>
    <w:rsid w:val="009124E6"/>
    <w:rsid w:val="009125A0"/>
    <w:rsid w:val="009125B8"/>
    <w:rsid w:val="009126DE"/>
    <w:rsid w:val="00912775"/>
    <w:rsid w:val="00912799"/>
    <w:rsid w:val="0091279D"/>
    <w:rsid w:val="0091283E"/>
    <w:rsid w:val="00912861"/>
    <w:rsid w:val="00912959"/>
    <w:rsid w:val="0091298A"/>
    <w:rsid w:val="00912A8E"/>
    <w:rsid w:val="00912A94"/>
    <w:rsid w:val="00912AC6"/>
    <w:rsid w:val="00912B66"/>
    <w:rsid w:val="00912BD6"/>
    <w:rsid w:val="00912C5D"/>
    <w:rsid w:val="00912CAA"/>
    <w:rsid w:val="00912D37"/>
    <w:rsid w:val="00912D77"/>
    <w:rsid w:val="00912F21"/>
    <w:rsid w:val="00912F4C"/>
    <w:rsid w:val="00912F84"/>
    <w:rsid w:val="00912FE6"/>
    <w:rsid w:val="00913263"/>
    <w:rsid w:val="0091328B"/>
    <w:rsid w:val="009132CD"/>
    <w:rsid w:val="00913437"/>
    <w:rsid w:val="00913446"/>
    <w:rsid w:val="00913468"/>
    <w:rsid w:val="009134FA"/>
    <w:rsid w:val="009135BD"/>
    <w:rsid w:val="00913724"/>
    <w:rsid w:val="009137FB"/>
    <w:rsid w:val="00913849"/>
    <w:rsid w:val="009138E5"/>
    <w:rsid w:val="00913A0E"/>
    <w:rsid w:val="00913A9C"/>
    <w:rsid w:val="00913BC0"/>
    <w:rsid w:val="00913D0E"/>
    <w:rsid w:val="00913DA3"/>
    <w:rsid w:val="00913DC5"/>
    <w:rsid w:val="00913E1C"/>
    <w:rsid w:val="00913E2C"/>
    <w:rsid w:val="00913EA5"/>
    <w:rsid w:val="00913F3B"/>
    <w:rsid w:val="00913FD9"/>
    <w:rsid w:val="00913FEC"/>
    <w:rsid w:val="009140B4"/>
    <w:rsid w:val="009141D2"/>
    <w:rsid w:val="009143B1"/>
    <w:rsid w:val="009146ED"/>
    <w:rsid w:val="009147B2"/>
    <w:rsid w:val="0091480F"/>
    <w:rsid w:val="00914879"/>
    <w:rsid w:val="009148E9"/>
    <w:rsid w:val="0091496A"/>
    <w:rsid w:val="00914A22"/>
    <w:rsid w:val="00914B81"/>
    <w:rsid w:val="00914B83"/>
    <w:rsid w:val="00914CE2"/>
    <w:rsid w:val="00914DB1"/>
    <w:rsid w:val="00914DCC"/>
    <w:rsid w:val="00914EA9"/>
    <w:rsid w:val="00914F10"/>
    <w:rsid w:val="00914FDF"/>
    <w:rsid w:val="0091503E"/>
    <w:rsid w:val="00915088"/>
    <w:rsid w:val="0091508A"/>
    <w:rsid w:val="00915122"/>
    <w:rsid w:val="00915281"/>
    <w:rsid w:val="0091556C"/>
    <w:rsid w:val="009157AF"/>
    <w:rsid w:val="009157BD"/>
    <w:rsid w:val="00915954"/>
    <w:rsid w:val="00915CA2"/>
    <w:rsid w:val="00915CF6"/>
    <w:rsid w:val="00915F23"/>
    <w:rsid w:val="00915F31"/>
    <w:rsid w:val="0091608A"/>
    <w:rsid w:val="009160EE"/>
    <w:rsid w:val="00916251"/>
    <w:rsid w:val="00916296"/>
    <w:rsid w:val="0091634F"/>
    <w:rsid w:val="0091635D"/>
    <w:rsid w:val="009163E5"/>
    <w:rsid w:val="0091643A"/>
    <w:rsid w:val="009164BE"/>
    <w:rsid w:val="009165C2"/>
    <w:rsid w:val="00916690"/>
    <w:rsid w:val="009166C0"/>
    <w:rsid w:val="009166E2"/>
    <w:rsid w:val="009167AC"/>
    <w:rsid w:val="0091680C"/>
    <w:rsid w:val="00916A1D"/>
    <w:rsid w:val="00916A47"/>
    <w:rsid w:val="00916A57"/>
    <w:rsid w:val="00916ADA"/>
    <w:rsid w:val="00916B97"/>
    <w:rsid w:val="00916C0E"/>
    <w:rsid w:val="00916C5A"/>
    <w:rsid w:val="00916C8D"/>
    <w:rsid w:val="00916CB9"/>
    <w:rsid w:val="00916DF7"/>
    <w:rsid w:val="00916E5E"/>
    <w:rsid w:val="00916FB6"/>
    <w:rsid w:val="00917039"/>
    <w:rsid w:val="009170B8"/>
    <w:rsid w:val="00917286"/>
    <w:rsid w:val="00917341"/>
    <w:rsid w:val="00917538"/>
    <w:rsid w:val="00917672"/>
    <w:rsid w:val="00917850"/>
    <w:rsid w:val="009179BB"/>
    <w:rsid w:val="009179E2"/>
    <w:rsid w:val="00917A7F"/>
    <w:rsid w:val="00917AB3"/>
    <w:rsid w:val="00917AC2"/>
    <w:rsid w:val="00917B56"/>
    <w:rsid w:val="00917B66"/>
    <w:rsid w:val="00917C17"/>
    <w:rsid w:val="00917CC9"/>
    <w:rsid w:val="00917CDC"/>
    <w:rsid w:val="00917ED9"/>
    <w:rsid w:val="00917F0C"/>
    <w:rsid w:val="00917F4A"/>
    <w:rsid w:val="00917F77"/>
    <w:rsid w:val="00920101"/>
    <w:rsid w:val="00920267"/>
    <w:rsid w:val="0092028C"/>
    <w:rsid w:val="00920359"/>
    <w:rsid w:val="009203E5"/>
    <w:rsid w:val="00920598"/>
    <w:rsid w:val="00920649"/>
    <w:rsid w:val="009206CB"/>
    <w:rsid w:val="00920721"/>
    <w:rsid w:val="00920782"/>
    <w:rsid w:val="009207A1"/>
    <w:rsid w:val="009207AA"/>
    <w:rsid w:val="00920A08"/>
    <w:rsid w:val="00920A9C"/>
    <w:rsid w:val="00920B59"/>
    <w:rsid w:val="00920BD4"/>
    <w:rsid w:val="00920C1D"/>
    <w:rsid w:val="00920D45"/>
    <w:rsid w:val="00920D58"/>
    <w:rsid w:val="00920DA4"/>
    <w:rsid w:val="00920E3A"/>
    <w:rsid w:val="00920F64"/>
    <w:rsid w:val="00920F8C"/>
    <w:rsid w:val="00920FF7"/>
    <w:rsid w:val="00921092"/>
    <w:rsid w:val="009210FC"/>
    <w:rsid w:val="00921159"/>
    <w:rsid w:val="009211B6"/>
    <w:rsid w:val="009211DD"/>
    <w:rsid w:val="0092125F"/>
    <w:rsid w:val="00921338"/>
    <w:rsid w:val="009215D7"/>
    <w:rsid w:val="009215DD"/>
    <w:rsid w:val="009215E1"/>
    <w:rsid w:val="0092168C"/>
    <w:rsid w:val="00921715"/>
    <w:rsid w:val="00921744"/>
    <w:rsid w:val="0092180A"/>
    <w:rsid w:val="00921896"/>
    <w:rsid w:val="00921A15"/>
    <w:rsid w:val="00921A1E"/>
    <w:rsid w:val="00921A43"/>
    <w:rsid w:val="00921A69"/>
    <w:rsid w:val="00921AB7"/>
    <w:rsid w:val="00921AFD"/>
    <w:rsid w:val="00921BAF"/>
    <w:rsid w:val="00921C21"/>
    <w:rsid w:val="00921E07"/>
    <w:rsid w:val="00921F90"/>
    <w:rsid w:val="009221C0"/>
    <w:rsid w:val="009221DE"/>
    <w:rsid w:val="009221E7"/>
    <w:rsid w:val="0092223F"/>
    <w:rsid w:val="009222DE"/>
    <w:rsid w:val="009223C3"/>
    <w:rsid w:val="00922547"/>
    <w:rsid w:val="009225A9"/>
    <w:rsid w:val="009226F1"/>
    <w:rsid w:val="00922887"/>
    <w:rsid w:val="00922958"/>
    <w:rsid w:val="009229E1"/>
    <w:rsid w:val="00922B2C"/>
    <w:rsid w:val="00922B57"/>
    <w:rsid w:val="00922CBC"/>
    <w:rsid w:val="00922E30"/>
    <w:rsid w:val="00922FD6"/>
    <w:rsid w:val="0092306B"/>
    <w:rsid w:val="00923146"/>
    <w:rsid w:val="0092323C"/>
    <w:rsid w:val="00923285"/>
    <w:rsid w:val="00923315"/>
    <w:rsid w:val="0092334E"/>
    <w:rsid w:val="0092335A"/>
    <w:rsid w:val="009233DA"/>
    <w:rsid w:val="00923556"/>
    <w:rsid w:val="00923573"/>
    <w:rsid w:val="00923708"/>
    <w:rsid w:val="00923747"/>
    <w:rsid w:val="009237A8"/>
    <w:rsid w:val="009237A9"/>
    <w:rsid w:val="00923867"/>
    <w:rsid w:val="00923869"/>
    <w:rsid w:val="009239B3"/>
    <w:rsid w:val="00923A3C"/>
    <w:rsid w:val="00923A46"/>
    <w:rsid w:val="00923C05"/>
    <w:rsid w:val="00923EBB"/>
    <w:rsid w:val="009240CF"/>
    <w:rsid w:val="009240E2"/>
    <w:rsid w:val="009240F6"/>
    <w:rsid w:val="00924207"/>
    <w:rsid w:val="00924248"/>
    <w:rsid w:val="009242FD"/>
    <w:rsid w:val="00924319"/>
    <w:rsid w:val="009243A1"/>
    <w:rsid w:val="0092443E"/>
    <w:rsid w:val="00924493"/>
    <w:rsid w:val="009244AE"/>
    <w:rsid w:val="0092464C"/>
    <w:rsid w:val="009248AD"/>
    <w:rsid w:val="009248CE"/>
    <w:rsid w:val="0092498A"/>
    <w:rsid w:val="009249C2"/>
    <w:rsid w:val="00924BA5"/>
    <w:rsid w:val="00924C08"/>
    <w:rsid w:val="00924DF5"/>
    <w:rsid w:val="00924E39"/>
    <w:rsid w:val="00924E5A"/>
    <w:rsid w:val="00924F0B"/>
    <w:rsid w:val="009250A2"/>
    <w:rsid w:val="00925184"/>
    <w:rsid w:val="009251BE"/>
    <w:rsid w:val="009251E6"/>
    <w:rsid w:val="009252D8"/>
    <w:rsid w:val="00925304"/>
    <w:rsid w:val="009253DE"/>
    <w:rsid w:val="009253EA"/>
    <w:rsid w:val="00925552"/>
    <w:rsid w:val="009255A3"/>
    <w:rsid w:val="009255E3"/>
    <w:rsid w:val="00925663"/>
    <w:rsid w:val="009256AB"/>
    <w:rsid w:val="00925759"/>
    <w:rsid w:val="0092579B"/>
    <w:rsid w:val="00925877"/>
    <w:rsid w:val="0092596C"/>
    <w:rsid w:val="00925A31"/>
    <w:rsid w:val="00925A5E"/>
    <w:rsid w:val="00925CCE"/>
    <w:rsid w:val="00925CDD"/>
    <w:rsid w:val="00925E64"/>
    <w:rsid w:val="00925E9D"/>
    <w:rsid w:val="00925F12"/>
    <w:rsid w:val="00926070"/>
    <w:rsid w:val="0092608A"/>
    <w:rsid w:val="00926131"/>
    <w:rsid w:val="0092614D"/>
    <w:rsid w:val="00926232"/>
    <w:rsid w:val="009262B0"/>
    <w:rsid w:val="00926516"/>
    <w:rsid w:val="009265B9"/>
    <w:rsid w:val="009265F5"/>
    <w:rsid w:val="00926848"/>
    <w:rsid w:val="009268E9"/>
    <w:rsid w:val="009268FA"/>
    <w:rsid w:val="009269C8"/>
    <w:rsid w:val="00926A6A"/>
    <w:rsid w:val="00926ADA"/>
    <w:rsid w:val="00926B5B"/>
    <w:rsid w:val="00926BC1"/>
    <w:rsid w:val="00926BF5"/>
    <w:rsid w:val="00926C11"/>
    <w:rsid w:val="00926C39"/>
    <w:rsid w:val="00926C94"/>
    <w:rsid w:val="00926D41"/>
    <w:rsid w:val="00926DA9"/>
    <w:rsid w:val="00926DB0"/>
    <w:rsid w:val="00926E5E"/>
    <w:rsid w:val="00926E5F"/>
    <w:rsid w:val="00926E7C"/>
    <w:rsid w:val="00926F96"/>
    <w:rsid w:val="00927079"/>
    <w:rsid w:val="0092715D"/>
    <w:rsid w:val="009271A9"/>
    <w:rsid w:val="009271E4"/>
    <w:rsid w:val="0092723B"/>
    <w:rsid w:val="0092755F"/>
    <w:rsid w:val="0092757C"/>
    <w:rsid w:val="009275C0"/>
    <w:rsid w:val="00927659"/>
    <w:rsid w:val="00927780"/>
    <w:rsid w:val="0092778D"/>
    <w:rsid w:val="00927997"/>
    <w:rsid w:val="00927AB8"/>
    <w:rsid w:val="00927B44"/>
    <w:rsid w:val="00927B4E"/>
    <w:rsid w:val="00927D1D"/>
    <w:rsid w:val="00927EBD"/>
    <w:rsid w:val="0093008B"/>
    <w:rsid w:val="009300D2"/>
    <w:rsid w:val="009300E5"/>
    <w:rsid w:val="00930157"/>
    <w:rsid w:val="009301C2"/>
    <w:rsid w:val="00930267"/>
    <w:rsid w:val="009303F6"/>
    <w:rsid w:val="00930440"/>
    <w:rsid w:val="009304BB"/>
    <w:rsid w:val="00930643"/>
    <w:rsid w:val="009306D5"/>
    <w:rsid w:val="00930702"/>
    <w:rsid w:val="00930915"/>
    <w:rsid w:val="0093094A"/>
    <w:rsid w:val="00930998"/>
    <w:rsid w:val="00930B13"/>
    <w:rsid w:val="00930B23"/>
    <w:rsid w:val="00930B4E"/>
    <w:rsid w:val="00930B96"/>
    <w:rsid w:val="00930C7C"/>
    <w:rsid w:val="00930EF8"/>
    <w:rsid w:val="009310E0"/>
    <w:rsid w:val="00931117"/>
    <w:rsid w:val="00931127"/>
    <w:rsid w:val="009312E8"/>
    <w:rsid w:val="0093130A"/>
    <w:rsid w:val="0093144B"/>
    <w:rsid w:val="009314D9"/>
    <w:rsid w:val="0093150F"/>
    <w:rsid w:val="009315C3"/>
    <w:rsid w:val="00931636"/>
    <w:rsid w:val="00931658"/>
    <w:rsid w:val="009316AC"/>
    <w:rsid w:val="009318A3"/>
    <w:rsid w:val="00931917"/>
    <w:rsid w:val="00931AA6"/>
    <w:rsid w:val="00931CF6"/>
    <w:rsid w:val="00931D24"/>
    <w:rsid w:val="00931D8F"/>
    <w:rsid w:val="00931DC2"/>
    <w:rsid w:val="00931E9A"/>
    <w:rsid w:val="00931F26"/>
    <w:rsid w:val="00932061"/>
    <w:rsid w:val="009320DC"/>
    <w:rsid w:val="00932170"/>
    <w:rsid w:val="009322D8"/>
    <w:rsid w:val="0093234A"/>
    <w:rsid w:val="00932414"/>
    <w:rsid w:val="0093248C"/>
    <w:rsid w:val="009324A4"/>
    <w:rsid w:val="009324CB"/>
    <w:rsid w:val="009324D9"/>
    <w:rsid w:val="0093253F"/>
    <w:rsid w:val="0093258A"/>
    <w:rsid w:val="009326D4"/>
    <w:rsid w:val="009326FC"/>
    <w:rsid w:val="0093272E"/>
    <w:rsid w:val="00932767"/>
    <w:rsid w:val="009327A9"/>
    <w:rsid w:val="009327F1"/>
    <w:rsid w:val="00932872"/>
    <w:rsid w:val="00932959"/>
    <w:rsid w:val="00932A14"/>
    <w:rsid w:val="00932BC1"/>
    <w:rsid w:val="00932BDC"/>
    <w:rsid w:val="00932C3E"/>
    <w:rsid w:val="00932CF2"/>
    <w:rsid w:val="00933043"/>
    <w:rsid w:val="009330FC"/>
    <w:rsid w:val="00933146"/>
    <w:rsid w:val="00933169"/>
    <w:rsid w:val="00933177"/>
    <w:rsid w:val="00933179"/>
    <w:rsid w:val="00933197"/>
    <w:rsid w:val="0093322A"/>
    <w:rsid w:val="0093324E"/>
    <w:rsid w:val="0093335D"/>
    <w:rsid w:val="009333D1"/>
    <w:rsid w:val="009333DD"/>
    <w:rsid w:val="009333F3"/>
    <w:rsid w:val="00933529"/>
    <w:rsid w:val="0093352E"/>
    <w:rsid w:val="0093357F"/>
    <w:rsid w:val="009336E0"/>
    <w:rsid w:val="00933703"/>
    <w:rsid w:val="00933832"/>
    <w:rsid w:val="00933924"/>
    <w:rsid w:val="009339A4"/>
    <w:rsid w:val="00933AC9"/>
    <w:rsid w:val="00933B27"/>
    <w:rsid w:val="00933E02"/>
    <w:rsid w:val="00933E03"/>
    <w:rsid w:val="00933E51"/>
    <w:rsid w:val="009341A1"/>
    <w:rsid w:val="00934210"/>
    <w:rsid w:val="00934265"/>
    <w:rsid w:val="0093426F"/>
    <w:rsid w:val="0093427F"/>
    <w:rsid w:val="00934318"/>
    <w:rsid w:val="009343C9"/>
    <w:rsid w:val="009343F5"/>
    <w:rsid w:val="00934404"/>
    <w:rsid w:val="0093455F"/>
    <w:rsid w:val="009345F3"/>
    <w:rsid w:val="0093465F"/>
    <w:rsid w:val="0093467C"/>
    <w:rsid w:val="00934704"/>
    <w:rsid w:val="009348DB"/>
    <w:rsid w:val="009349D3"/>
    <w:rsid w:val="00934B43"/>
    <w:rsid w:val="00934CDC"/>
    <w:rsid w:val="00934D16"/>
    <w:rsid w:val="00934EF6"/>
    <w:rsid w:val="0093506F"/>
    <w:rsid w:val="0093513D"/>
    <w:rsid w:val="0093516A"/>
    <w:rsid w:val="0093529E"/>
    <w:rsid w:val="0093538A"/>
    <w:rsid w:val="009353C3"/>
    <w:rsid w:val="0093543F"/>
    <w:rsid w:val="009355C1"/>
    <w:rsid w:val="00935628"/>
    <w:rsid w:val="00935660"/>
    <w:rsid w:val="00935694"/>
    <w:rsid w:val="009356D6"/>
    <w:rsid w:val="00935795"/>
    <w:rsid w:val="00935882"/>
    <w:rsid w:val="00935A2E"/>
    <w:rsid w:val="00935B56"/>
    <w:rsid w:val="00935C86"/>
    <w:rsid w:val="00935DA5"/>
    <w:rsid w:val="00935E39"/>
    <w:rsid w:val="00936047"/>
    <w:rsid w:val="0093608C"/>
    <w:rsid w:val="00936183"/>
    <w:rsid w:val="00936189"/>
    <w:rsid w:val="009361DC"/>
    <w:rsid w:val="00936284"/>
    <w:rsid w:val="009363D7"/>
    <w:rsid w:val="009363F2"/>
    <w:rsid w:val="00936403"/>
    <w:rsid w:val="0093649F"/>
    <w:rsid w:val="0093662B"/>
    <w:rsid w:val="00936671"/>
    <w:rsid w:val="009366BF"/>
    <w:rsid w:val="009366DD"/>
    <w:rsid w:val="00936739"/>
    <w:rsid w:val="00936749"/>
    <w:rsid w:val="00936874"/>
    <w:rsid w:val="009368F0"/>
    <w:rsid w:val="009369C1"/>
    <w:rsid w:val="00936E64"/>
    <w:rsid w:val="00936ECE"/>
    <w:rsid w:val="00936EFE"/>
    <w:rsid w:val="00936F1B"/>
    <w:rsid w:val="00936F52"/>
    <w:rsid w:val="00936F59"/>
    <w:rsid w:val="00937056"/>
    <w:rsid w:val="0093709E"/>
    <w:rsid w:val="009371DD"/>
    <w:rsid w:val="0093726A"/>
    <w:rsid w:val="00937305"/>
    <w:rsid w:val="009377B7"/>
    <w:rsid w:val="009379CF"/>
    <w:rsid w:val="00937A51"/>
    <w:rsid w:val="00937AE2"/>
    <w:rsid w:val="00937BA9"/>
    <w:rsid w:val="00937BE0"/>
    <w:rsid w:val="00937C2C"/>
    <w:rsid w:val="00937C35"/>
    <w:rsid w:val="00937CB4"/>
    <w:rsid w:val="00937CE2"/>
    <w:rsid w:val="00937E6B"/>
    <w:rsid w:val="00937E6D"/>
    <w:rsid w:val="00937F06"/>
    <w:rsid w:val="0094003D"/>
    <w:rsid w:val="009403F5"/>
    <w:rsid w:val="00940401"/>
    <w:rsid w:val="00940412"/>
    <w:rsid w:val="0094063E"/>
    <w:rsid w:val="009406C8"/>
    <w:rsid w:val="00940736"/>
    <w:rsid w:val="0094079F"/>
    <w:rsid w:val="009409A3"/>
    <w:rsid w:val="00940B63"/>
    <w:rsid w:val="00940D0F"/>
    <w:rsid w:val="00940EA2"/>
    <w:rsid w:val="00940F47"/>
    <w:rsid w:val="00940F9B"/>
    <w:rsid w:val="009410A9"/>
    <w:rsid w:val="00941137"/>
    <w:rsid w:val="009412BE"/>
    <w:rsid w:val="0094131B"/>
    <w:rsid w:val="009414CF"/>
    <w:rsid w:val="009414F5"/>
    <w:rsid w:val="009414F8"/>
    <w:rsid w:val="00941563"/>
    <w:rsid w:val="00941591"/>
    <w:rsid w:val="009415C7"/>
    <w:rsid w:val="00941701"/>
    <w:rsid w:val="0094172C"/>
    <w:rsid w:val="009417AF"/>
    <w:rsid w:val="009418B1"/>
    <w:rsid w:val="00941A53"/>
    <w:rsid w:val="00941B2C"/>
    <w:rsid w:val="00941B51"/>
    <w:rsid w:val="00941B8B"/>
    <w:rsid w:val="00941C31"/>
    <w:rsid w:val="00941CC6"/>
    <w:rsid w:val="00941D00"/>
    <w:rsid w:val="00941D51"/>
    <w:rsid w:val="00941E76"/>
    <w:rsid w:val="00941ED9"/>
    <w:rsid w:val="0094202E"/>
    <w:rsid w:val="0094205C"/>
    <w:rsid w:val="009420B9"/>
    <w:rsid w:val="00942154"/>
    <w:rsid w:val="009422A1"/>
    <w:rsid w:val="00942344"/>
    <w:rsid w:val="00942497"/>
    <w:rsid w:val="009426B9"/>
    <w:rsid w:val="009426EC"/>
    <w:rsid w:val="00942786"/>
    <w:rsid w:val="0094288C"/>
    <w:rsid w:val="009428FE"/>
    <w:rsid w:val="00942950"/>
    <w:rsid w:val="00942971"/>
    <w:rsid w:val="00942A08"/>
    <w:rsid w:val="00942A30"/>
    <w:rsid w:val="00942AF6"/>
    <w:rsid w:val="00942BC7"/>
    <w:rsid w:val="00942E20"/>
    <w:rsid w:val="00942E40"/>
    <w:rsid w:val="00942F32"/>
    <w:rsid w:val="00942FBF"/>
    <w:rsid w:val="00942FFC"/>
    <w:rsid w:val="00943086"/>
    <w:rsid w:val="00943098"/>
    <w:rsid w:val="009433B1"/>
    <w:rsid w:val="00943456"/>
    <w:rsid w:val="009434FF"/>
    <w:rsid w:val="0094367C"/>
    <w:rsid w:val="009437BA"/>
    <w:rsid w:val="00943828"/>
    <w:rsid w:val="00943895"/>
    <w:rsid w:val="009438A7"/>
    <w:rsid w:val="00943935"/>
    <w:rsid w:val="00943AB3"/>
    <w:rsid w:val="00943BFD"/>
    <w:rsid w:val="00943C26"/>
    <w:rsid w:val="00943C7A"/>
    <w:rsid w:val="00943CD6"/>
    <w:rsid w:val="00943D39"/>
    <w:rsid w:val="00943D68"/>
    <w:rsid w:val="00943E2F"/>
    <w:rsid w:val="00944093"/>
    <w:rsid w:val="0094431E"/>
    <w:rsid w:val="00944463"/>
    <w:rsid w:val="00944499"/>
    <w:rsid w:val="009444F3"/>
    <w:rsid w:val="00944533"/>
    <w:rsid w:val="00944617"/>
    <w:rsid w:val="0094467C"/>
    <w:rsid w:val="0094468E"/>
    <w:rsid w:val="0094475E"/>
    <w:rsid w:val="009449DF"/>
    <w:rsid w:val="00944B8E"/>
    <w:rsid w:val="00944E8D"/>
    <w:rsid w:val="00944EA8"/>
    <w:rsid w:val="00944EDB"/>
    <w:rsid w:val="00944EEA"/>
    <w:rsid w:val="00944F74"/>
    <w:rsid w:val="00944FA2"/>
    <w:rsid w:val="00945113"/>
    <w:rsid w:val="009452F4"/>
    <w:rsid w:val="0094530B"/>
    <w:rsid w:val="00945372"/>
    <w:rsid w:val="00945379"/>
    <w:rsid w:val="00945393"/>
    <w:rsid w:val="0094543E"/>
    <w:rsid w:val="00945529"/>
    <w:rsid w:val="00945630"/>
    <w:rsid w:val="009456B7"/>
    <w:rsid w:val="00945733"/>
    <w:rsid w:val="009457EC"/>
    <w:rsid w:val="009457F0"/>
    <w:rsid w:val="00945825"/>
    <w:rsid w:val="009459F2"/>
    <w:rsid w:val="00945A2D"/>
    <w:rsid w:val="00945B22"/>
    <w:rsid w:val="00945B65"/>
    <w:rsid w:val="00945CFA"/>
    <w:rsid w:val="00946216"/>
    <w:rsid w:val="0094632A"/>
    <w:rsid w:val="00946386"/>
    <w:rsid w:val="009463C1"/>
    <w:rsid w:val="0094644D"/>
    <w:rsid w:val="00946465"/>
    <w:rsid w:val="0094649D"/>
    <w:rsid w:val="009464CD"/>
    <w:rsid w:val="00946517"/>
    <w:rsid w:val="00946531"/>
    <w:rsid w:val="00946534"/>
    <w:rsid w:val="00946535"/>
    <w:rsid w:val="0094653C"/>
    <w:rsid w:val="00946626"/>
    <w:rsid w:val="009466B8"/>
    <w:rsid w:val="00946732"/>
    <w:rsid w:val="00946801"/>
    <w:rsid w:val="009468CE"/>
    <w:rsid w:val="00946934"/>
    <w:rsid w:val="0094697E"/>
    <w:rsid w:val="00946A85"/>
    <w:rsid w:val="00946A90"/>
    <w:rsid w:val="00946AB8"/>
    <w:rsid w:val="00946AD7"/>
    <w:rsid w:val="00946B49"/>
    <w:rsid w:val="00946B59"/>
    <w:rsid w:val="00946C2A"/>
    <w:rsid w:val="00946CF9"/>
    <w:rsid w:val="00946D55"/>
    <w:rsid w:val="00946E41"/>
    <w:rsid w:val="0094710C"/>
    <w:rsid w:val="0094716D"/>
    <w:rsid w:val="009471AD"/>
    <w:rsid w:val="00947258"/>
    <w:rsid w:val="00947334"/>
    <w:rsid w:val="009473DD"/>
    <w:rsid w:val="00947425"/>
    <w:rsid w:val="009474EE"/>
    <w:rsid w:val="00947555"/>
    <w:rsid w:val="00947710"/>
    <w:rsid w:val="009477B5"/>
    <w:rsid w:val="00947859"/>
    <w:rsid w:val="0094787C"/>
    <w:rsid w:val="00947951"/>
    <w:rsid w:val="00947A2D"/>
    <w:rsid w:val="00947B1C"/>
    <w:rsid w:val="00947DC4"/>
    <w:rsid w:val="00947E94"/>
    <w:rsid w:val="00947FDD"/>
    <w:rsid w:val="009500AE"/>
    <w:rsid w:val="009501C6"/>
    <w:rsid w:val="00950266"/>
    <w:rsid w:val="00950375"/>
    <w:rsid w:val="00950471"/>
    <w:rsid w:val="009504EA"/>
    <w:rsid w:val="0095067F"/>
    <w:rsid w:val="00950816"/>
    <w:rsid w:val="0095097B"/>
    <w:rsid w:val="00950B01"/>
    <w:rsid w:val="00950BE6"/>
    <w:rsid w:val="00950C2C"/>
    <w:rsid w:val="00950DC6"/>
    <w:rsid w:val="00950E3A"/>
    <w:rsid w:val="00950EC4"/>
    <w:rsid w:val="00950F69"/>
    <w:rsid w:val="00951077"/>
    <w:rsid w:val="00951720"/>
    <w:rsid w:val="0095173C"/>
    <w:rsid w:val="00951956"/>
    <w:rsid w:val="00951976"/>
    <w:rsid w:val="009519A1"/>
    <w:rsid w:val="00951A58"/>
    <w:rsid w:val="00951B26"/>
    <w:rsid w:val="00951C1B"/>
    <w:rsid w:val="00951C1D"/>
    <w:rsid w:val="00951C4A"/>
    <w:rsid w:val="00951D27"/>
    <w:rsid w:val="00951E46"/>
    <w:rsid w:val="00951E75"/>
    <w:rsid w:val="00951E7E"/>
    <w:rsid w:val="00951EBD"/>
    <w:rsid w:val="00952091"/>
    <w:rsid w:val="009521E5"/>
    <w:rsid w:val="009522B2"/>
    <w:rsid w:val="009522C0"/>
    <w:rsid w:val="009523DD"/>
    <w:rsid w:val="00952433"/>
    <w:rsid w:val="009524E6"/>
    <w:rsid w:val="00952563"/>
    <w:rsid w:val="00952755"/>
    <w:rsid w:val="009527C8"/>
    <w:rsid w:val="00952807"/>
    <w:rsid w:val="009529F2"/>
    <w:rsid w:val="009529F6"/>
    <w:rsid w:val="00952A37"/>
    <w:rsid w:val="00952AA3"/>
    <w:rsid w:val="00952C9E"/>
    <w:rsid w:val="00952CE9"/>
    <w:rsid w:val="00952CEE"/>
    <w:rsid w:val="00952D6F"/>
    <w:rsid w:val="00952E56"/>
    <w:rsid w:val="00952EBA"/>
    <w:rsid w:val="00952EDF"/>
    <w:rsid w:val="00952F65"/>
    <w:rsid w:val="0095311D"/>
    <w:rsid w:val="009531C5"/>
    <w:rsid w:val="00953422"/>
    <w:rsid w:val="0095342C"/>
    <w:rsid w:val="00953491"/>
    <w:rsid w:val="009535E8"/>
    <w:rsid w:val="00953675"/>
    <w:rsid w:val="0095370E"/>
    <w:rsid w:val="0095378D"/>
    <w:rsid w:val="00953914"/>
    <w:rsid w:val="0095398A"/>
    <w:rsid w:val="00953A50"/>
    <w:rsid w:val="00953A53"/>
    <w:rsid w:val="00953A5F"/>
    <w:rsid w:val="00953A8B"/>
    <w:rsid w:val="00953AAD"/>
    <w:rsid w:val="00953CF2"/>
    <w:rsid w:val="00953D3F"/>
    <w:rsid w:val="00953E59"/>
    <w:rsid w:val="00953E74"/>
    <w:rsid w:val="00954058"/>
    <w:rsid w:val="00954100"/>
    <w:rsid w:val="009541F7"/>
    <w:rsid w:val="009541FB"/>
    <w:rsid w:val="00954296"/>
    <w:rsid w:val="009545A5"/>
    <w:rsid w:val="00954600"/>
    <w:rsid w:val="00954871"/>
    <w:rsid w:val="0095488C"/>
    <w:rsid w:val="00954897"/>
    <w:rsid w:val="009548C3"/>
    <w:rsid w:val="009548F8"/>
    <w:rsid w:val="009548FB"/>
    <w:rsid w:val="00954ACE"/>
    <w:rsid w:val="00954AD8"/>
    <w:rsid w:val="00954AFE"/>
    <w:rsid w:val="00954B02"/>
    <w:rsid w:val="00954C13"/>
    <w:rsid w:val="00954C73"/>
    <w:rsid w:val="00954D85"/>
    <w:rsid w:val="00954E15"/>
    <w:rsid w:val="00954FDB"/>
    <w:rsid w:val="00954FDC"/>
    <w:rsid w:val="0095512A"/>
    <w:rsid w:val="00955166"/>
    <w:rsid w:val="00955174"/>
    <w:rsid w:val="00955175"/>
    <w:rsid w:val="009551AF"/>
    <w:rsid w:val="00955216"/>
    <w:rsid w:val="0095525F"/>
    <w:rsid w:val="00955267"/>
    <w:rsid w:val="009552D3"/>
    <w:rsid w:val="00955386"/>
    <w:rsid w:val="0095542F"/>
    <w:rsid w:val="009554C9"/>
    <w:rsid w:val="0095564E"/>
    <w:rsid w:val="0095586C"/>
    <w:rsid w:val="00955888"/>
    <w:rsid w:val="009558AB"/>
    <w:rsid w:val="00955985"/>
    <w:rsid w:val="00955999"/>
    <w:rsid w:val="00955AFF"/>
    <w:rsid w:val="00955CA4"/>
    <w:rsid w:val="00955CED"/>
    <w:rsid w:val="00955E3B"/>
    <w:rsid w:val="00955ED6"/>
    <w:rsid w:val="00955FA2"/>
    <w:rsid w:val="009563F9"/>
    <w:rsid w:val="0095663E"/>
    <w:rsid w:val="0095664B"/>
    <w:rsid w:val="0095680D"/>
    <w:rsid w:val="009568F6"/>
    <w:rsid w:val="00956981"/>
    <w:rsid w:val="0095699C"/>
    <w:rsid w:val="009569C7"/>
    <w:rsid w:val="00956B08"/>
    <w:rsid w:val="00956DBB"/>
    <w:rsid w:val="00956E56"/>
    <w:rsid w:val="00957009"/>
    <w:rsid w:val="00957045"/>
    <w:rsid w:val="00957053"/>
    <w:rsid w:val="0095714B"/>
    <w:rsid w:val="009572AF"/>
    <w:rsid w:val="009572B6"/>
    <w:rsid w:val="00957393"/>
    <w:rsid w:val="0095745C"/>
    <w:rsid w:val="00957463"/>
    <w:rsid w:val="0095747A"/>
    <w:rsid w:val="009574BC"/>
    <w:rsid w:val="009574C9"/>
    <w:rsid w:val="0095751A"/>
    <w:rsid w:val="00957533"/>
    <w:rsid w:val="009575B2"/>
    <w:rsid w:val="00957619"/>
    <w:rsid w:val="009576F6"/>
    <w:rsid w:val="00957763"/>
    <w:rsid w:val="009577B2"/>
    <w:rsid w:val="00957805"/>
    <w:rsid w:val="009578AE"/>
    <w:rsid w:val="00957942"/>
    <w:rsid w:val="009579BC"/>
    <w:rsid w:val="00957B57"/>
    <w:rsid w:val="00957E8F"/>
    <w:rsid w:val="00957F9C"/>
    <w:rsid w:val="009600AE"/>
    <w:rsid w:val="0096027A"/>
    <w:rsid w:val="009602F3"/>
    <w:rsid w:val="0096031C"/>
    <w:rsid w:val="009603E8"/>
    <w:rsid w:val="009604BC"/>
    <w:rsid w:val="00960705"/>
    <w:rsid w:val="009607F3"/>
    <w:rsid w:val="0096081E"/>
    <w:rsid w:val="00960915"/>
    <w:rsid w:val="00960A57"/>
    <w:rsid w:val="00960AD8"/>
    <w:rsid w:val="00960AF7"/>
    <w:rsid w:val="00960BC8"/>
    <w:rsid w:val="00960DD5"/>
    <w:rsid w:val="00960DFB"/>
    <w:rsid w:val="00960E60"/>
    <w:rsid w:val="00960FA6"/>
    <w:rsid w:val="00960FDC"/>
    <w:rsid w:val="00960FDF"/>
    <w:rsid w:val="0096135F"/>
    <w:rsid w:val="009613B2"/>
    <w:rsid w:val="0096144C"/>
    <w:rsid w:val="0096149D"/>
    <w:rsid w:val="009614CE"/>
    <w:rsid w:val="009615BA"/>
    <w:rsid w:val="009615C2"/>
    <w:rsid w:val="009615D9"/>
    <w:rsid w:val="009615F3"/>
    <w:rsid w:val="0096171E"/>
    <w:rsid w:val="009619F2"/>
    <w:rsid w:val="00961A8A"/>
    <w:rsid w:val="00961AAC"/>
    <w:rsid w:val="00961AE8"/>
    <w:rsid w:val="00961B49"/>
    <w:rsid w:val="00961B4D"/>
    <w:rsid w:val="00961CDA"/>
    <w:rsid w:val="00961E91"/>
    <w:rsid w:val="00961ED8"/>
    <w:rsid w:val="00961F47"/>
    <w:rsid w:val="009620AF"/>
    <w:rsid w:val="009620BB"/>
    <w:rsid w:val="00962100"/>
    <w:rsid w:val="0096212B"/>
    <w:rsid w:val="00962258"/>
    <w:rsid w:val="009622AF"/>
    <w:rsid w:val="009622E5"/>
    <w:rsid w:val="009623CE"/>
    <w:rsid w:val="009623DE"/>
    <w:rsid w:val="009624EF"/>
    <w:rsid w:val="00962589"/>
    <w:rsid w:val="00962664"/>
    <w:rsid w:val="0096269A"/>
    <w:rsid w:val="009626F0"/>
    <w:rsid w:val="00962785"/>
    <w:rsid w:val="0096278B"/>
    <w:rsid w:val="009627C1"/>
    <w:rsid w:val="0096285E"/>
    <w:rsid w:val="00962A17"/>
    <w:rsid w:val="00962A27"/>
    <w:rsid w:val="00962A81"/>
    <w:rsid w:val="00962ACF"/>
    <w:rsid w:val="00962AD8"/>
    <w:rsid w:val="00962AFB"/>
    <w:rsid w:val="00962C61"/>
    <w:rsid w:val="00962C9E"/>
    <w:rsid w:val="00962D04"/>
    <w:rsid w:val="00962D4C"/>
    <w:rsid w:val="00962DC8"/>
    <w:rsid w:val="00962EAC"/>
    <w:rsid w:val="00962ED8"/>
    <w:rsid w:val="0096308C"/>
    <w:rsid w:val="00963134"/>
    <w:rsid w:val="009631B8"/>
    <w:rsid w:val="00963270"/>
    <w:rsid w:val="00963368"/>
    <w:rsid w:val="0096336D"/>
    <w:rsid w:val="009633E2"/>
    <w:rsid w:val="0096345F"/>
    <w:rsid w:val="00963699"/>
    <w:rsid w:val="0096378F"/>
    <w:rsid w:val="009637CA"/>
    <w:rsid w:val="00963836"/>
    <w:rsid w:val="009638B9"/>
    <w:rsid w:val="009638D0"/>
    <w:rsid w:val="00963A76"/>
    <w:rsid w:val="00963BB0"/>
    <w:rsid w:val="00963BF7"/>
    <w:rsid w:val="00963C2E"/>
    <w:rsid w:val="00963C76"/>
    <w:rsid w:val="00963EEE"/>
    <w:rsid w:val="00963FAB"/>
    <w:rsid w:val="00964047"/>
    <w:rsid w:val="00964084"/>
    <w:rsid w:val="009640AE"/>
    <w:rsid w:val="0096414D"/>
    <w:rsid w:val="009641BD"/>
    <w:rsid w:val="0096421F"/>
    <w:rsid w:val="00964282"/>
    <w:rsid w:val="009642E9"/>
    <w:rsid w:val="0096433A"/>
    <w:rsid w:val="00964365"/>
    <w:rsid w:val="009643AE"/>
    <w:rsid w:val="009643C1"/>
    <w:rsid w:val="00964725"/>
    <w:rsid w:val="009648B3"/>
    <w:rsid w:val="009648C6"/>
    <w:rsid w:val="009649C9"/>
    <w:rsid w:val="00964A64"/>
    <w:rsid w:val="00964D95"/>
    <w:rsid w:val="00964DDB"/>
    <w:rsid w:val="00964DF0"/>
    <w:rsid w:val="00964E39"/>
    <w:rsid w:val="00964EDF"/>
    <w:rsid w:val="00965272"/>
    <w:rsid w:val="00965301"/>
    <w:rsid w:val="00965335"/>
    <w:rsid w:val="0096539D"/>
    <w:rsid w:val="0096550E"/>
    <w:rsid w:val="0096555A"/>
    <w:rsid w:val="00965566"/>
    <w:rsid w:val="009656E4"/>
    <w:rsid w:val="00965771"/>
    <w:rsid w:val="009658F9"/>
    <w:rsid w:val="00965920"/>
    <w:rsid w:val="00965A99"/>
    <w:rsid w:val="00965ACB"/>
    <w:rsid w:val="00965B83"/>
    <w:rsid w:val="00965B85"/>
    <w:rsid w:val="00965BFA"/>
    <w:rsid w:val="00965C47"/>
    <w:rsid w:val="00965D83"/>
    <w:rsid w:val="00965E75"/>
    <w:rsid w:val="00965EC0"/>
    <w:rsid w:val="00965F16"/>
    <w:rsid w:val="00965F4D"/>
    <w:rsid w:val="00965F61"/>
    <w:rsid w:val="00965FA9"/>
    <w:rsid w:val="00966080"/>
    <w:rsid w:val="0096612D"/>
    <w:rsid w:val="009662C6"/>
    <w:rsid w:val="00966363"/>
    <w:rsid w:val="0096640A"/>
    <w:rsid w:val="009664BC"/>
    <w:rsid w:val="009664CA"/>
    <w:rsid w:val="009664FD"/>
    <w:rsid w:val="009665BE"/>
    <w:rsid w:val="0096668C"/>
    <w:rsid w:val="009666D0"/>
    <w:rsid w:val="009668F1"/>
    <w:rsid w:val="00966975"/>
    <w:rsid w:val="009669CD"/>
    <w:rsid w:val="00966A24"/>
    <w:rsid w:val="00966A8B"/>
    <w:rsid w:val="00966B91"/>
    <w:rsid w:val="00966C8A"/>
    <w:rsid w:val="00966CEA"/>
    <w:rsid w:val="00966D65"/>
    <w:rsid w:val="00966DFF"/>
    <w:rsid w:val="00966FD3"/>
    <w:rsid w:val="0096702B"/>
    <w:rsid w:val="0096710F"/>
    <w:rsid w:val="0096711B"/>
    <w:rsid w:val="00967243"/>
    <w:rsid w:val="0096728F"/>
    <w:rsid w:val="009672EB"/>
    <w:rsid w:val="009672EC"/>
    <w:rsid w:val="00967303"/>
    <w:rsid w:val="0096732E"/>
    <w:rsid w:val="00967515"/>
    <w:rsid w:val="00967563"/>
    <w:rsid w:val="009675F5"/>
    <w:rsid w:val="00967646"/>
    <w:rsid w:val="009676CC"/>
    <w:rsid w:val="0096781C"/>
    <w:rsid w:val="0096795E"/>
    <w:rsid w:val="00967A44"/>
    <w:rsid w:val="00967A7D"/>
    <w:rsid w:val="00967B8D"/>
    <w:rsid w:val="00967BB4"/>
    <w:rsid w:val="00967C6F"/>
    <w:rsid w:val="00967D82"/>
    <w:rsid w:val="00967E3D"/>
    <w:rsid w:val="00967E61"/>
    <w:rsid w:val="00967E90"/>
    <w:rsid w:val="00970066"/>
    <w:rsid w:val="0097007C"/>
    <w:rsid w:val="009701A0"/>
    <w:rsid w:val="00970334"/>
    <w:rsid w:val="00970410"/>
    <w:rsid w:val="009705F7"/>
    <w:rsid w:val="0097072F"/>
    <w:rsid w:val="00970853"/>
    <w:rsid w:val="00970990"/>
    <w:rsid w:val="009709B1"/>
    <w:rsid w:val="00970AB2"/>
    <w:rsid w:val="00970C98"/>
    <w:rsid w:val="00970E4B"/>
    <w:rsid w:val="00970EC2"/>
    <w:rsid w:val="00970FC2"/>
    <w:rsid w:val="009710B7"/>
    <w:rsid w:val="00971311"/>
    <w:rsid w:val="009714B3"/>
    <w:rsid w:val="009715BD"/>
    <w:rsid w:val="009715F8"/>
    <w:rsid w:val="009717B7"/>
    <w:rsid w:val="00971860"/>
    <w:rsid w:val="009718E9"/>
    <w:rsid w:val="00971913"/>
    <w:rsid w:val="00971951"/>
    <w:rsid w:val="00971A80"/>
    <w:rsid w:val="00971A81"/>
    <w:rsid w:val="00971AB5"/>
    <w:rsid w:val="00971B41"/>
    <w:rsid w:val="00971BAF"/>
    <w:rsid w:val="00971D34"/>
    <w:rsid w:val="00971D3C"/>
    <w:rsid w:val="00971D6A"/>
    <w:rsid w:val="00971D83"/>
    <w:rsid w:val="00971E9F"/>
    <w:rsid w:val="00971EBD"/>
    <w:rsid w:val="00971FB4"/>
    <w:rsid w:val="00972021"/>
    <w:rsid w:val="00972132"/>
    <w:rsid w:val="0097215D"/>
    <w:rsid w:val="00972175"/>
    <w:rsid w:val="009721C6"/>
    <w:rsid w:val="00972219"/>
    <w:rsid w:val="0097224F"/>
    <w:rsid w:val="0097225D"/>
    <w:rsid w:val="00972273"/>
    <w:rsid w:val="00972445"/>
    <w:rsid w:val="009725CF"/>
    <w:rsid w:val="00972638"/>
    <w:rsid w:val="00972645"/>
    <w:rsid w:val="009727B5"/>
    <w:rsid w:val="009727C0"/>
    <w:rsid w:val="009728E4"/>
    <w:rsid w:val="009728F8"/>
    <w:rsid w:val="0097290C"/>
    <w:rsid w:val="009729C7"/>
    <w:rsid w:val="00972A0C"/>
    <w:rsid w:val="00972C19"/>
    <w:rsid w:val="00972CA7"/>
    <w:rsid w:val="00972CFD"/>
    <w:rsid w:val="00972D9A"/>
    <w:rsid w:val="00972E3D"/>
    <w:rsid w:val="00972E62"/>
    <w:rsid w:val="00972FAA"/>
    <w:rsid w:val="009731E9"/>
    <w:rsid w:val="00973213"/>
    <w:rsid w:val="00973277"/>
    <w:rsid w:val="00973388"/>
    <w:rsid w:val="009734BC"/>
    <w:rsid w:val="009734E1"/>
    <w:rsid w:val="009735BC"/>
    <w:rsid w:val="0097361D"/>
    <w:rsid w:val="009736B6"/>
    <w:rsid w:val="00973746"/>
    <w:rsid w:val="009738F4"/>
    <w:rsid w:val="009738FD"/>
    <w:rsid w:val="00973923"/>
    <w:rsid w:val="00973980"/>
    <w:rsid w:val="00973988"/>
    <w:rsid w:val="00973AB6"/>
    <w:rsid w:val="00973B41"/>
    <w:rsid w:val="00973B97"/>
    <w:rsid w:val="00973C0A"/>
    <w:rsid w:val="00973CAC"/>
    <w:rsid w:val="00973CFD"/>
    <w:rsid w:val="00973E15"/>
    <w:rsid w:val="00973EB7"/>
    <w:rsid w:val="00973EEA"/>
    <w:rsid w:val="00973F09"/>
    <w:rsid w:val="00974052"/>
    <w:rsid w:val="0097405D"/>
    <w:rsid w:val="00974148"/>
    <w:rsid w:val="009742F7"/>
    <w:rsid w:val="0097443B"/>
    <w:rsid w:val="00974482"/>
    <w:rsid w:val="009745A8"/>
    <w:rsid w:val="0097474A"/>
    <w:rsid w:val="009747DF"/>
    <w:rsid w:val="00974A7A"/>
    <w:rsid w:val="00974A8A"/>
    <w:rsid w:val="00974B2D"/>
    <w:rsid w:val="00974C3F"/>
    <w:rsid w:val="00974C4B"/>
    <w:rsid w:val="00974C6F"/>
    <w:rsid w:val="00974CC2"/>
    <w:rsid w:val="00974D39"/>
    <w:rsid w:val="00974F3A"/>
    <w:rsid w:val="00974FDE"/>
    <w:rsid w:val="00975189"/>
    <w:rsid w:val="00975259"/>
    <w:rsid w:val="009753A2"/>
    <w:rsid w:val="00975499"/>
    <w:rsid w:val="00975579"/>
    <w:rsid w:val="00975621"/>
    <w:rsid w:val="0097568F"/>
    <w:rsid w:val="009756CD"/>
    <w:rsid w:val="0097578E"/>
    <w:rsid w:val="009757F0"/>
    <w:rsid w:val="00975856"/>
    <w:rsid w:val="009758C1"/>
    <w:rsid w:val="009758D4"/>
    <w:rsid w:val="0097599C"/>
    <w:rsid w:val="00975C73"/>
    <w:rsid w:val="00975D44"/>
    <w:rsid w:val="00975D58"/>
    <w:rsid w:val="00975D5A"/>
    <w:rsid w:val="00975E0D"/>
    <w:rsid w:val="00975E2A"/>
    <w:rsid w:val="00975E4C"/>
    <w:rsid w:val="00975FAE"/>
    <w:rsid w:val="0097617B"/>
    <w:rsid w:val="0097618B"/>
    <w:rsid w:val="009761AD"/>
    <w:rsid w:val="009761CA"/>
    <w:rsid w:val="009762A6"/>
    <w:rsid w:val="00976336"/>
    <w:rsid w:val="0097636F"/>
    <w:rsid w:val="009766EA"/>
    <w:rsid w:val="0097692E"/>
    <w:rsid w:val="00976BA7"/>
    <w:rsid w:val="00976D09"/>
    <w:rsid w:val="00976DCE"/>
    <w:rsid w:val="00976F12"/>
    <w:rsid w:val="00976F71"/>
    <w:rsid w:val="0097714D"/>
    <w:rsid w:val="00977409"/>
    <w:rsid w:val="00977484"/>
    <w:rsid w:val="009776EE"/>
    <w:rsid w:val="0097776B"/>
    <w:rsid w:val="00977809"/>
    <w:rsid w:val="0097782C"/>
    <w:rsid w:val="009779E0"/>
    <w:rsid w:val="00977ACF"/>
    <w:rsid w:val="00977B92"/>
    <w:rsid w:val="00977EC2"/>
    <w:rsid w:val="00977F33"/>
    <w:rsid w:val="00980016"/>
    <w:rsid w:val="0098002A"/>
    <w:rsid w:val="00980030"/>
    <w:rsid w:val="0098005F"/>
    <w:rsid w:val="00980137"/>
    <w:rsid w:val="009801A0"/>
    <w:rsid w:val="009801AB"/>
    <w:rsid w:val="009801DB"/>
    <w:rsid w:val="009801E7"/>
    <w:rsid w:val="0098020D"/>
    <w:rsid w:val="00980216"/>
    <w:rsid w:val="0098034C"/>
    <w:rsid w:val="009804C7"/>
    <w:rsid w:val="00980604"/>
    <w:rsid w:val="0098060C"/>
    <w:rsid w:val="0098068C"/>
    <w:rsid w:val="009806AC"/>
    <w:rsid w:val="00980713"/>
    <w:rsid w:val="0098083B"/>
    <w:rsid w:val="009808AD"/>
    <w:rsid w:val="0098090C"/>
    <w:rsid w:val="00980A96"/>
    <w:rsid w:val="00980C63"/>
    <w:rsid w:val="00980CF4"/>
    <w:rsid w:val="00980DE6"/>
    <w:rsid w:val="00980F48"/>
    <w:rsid w:val="00980FE3"/>
    <w:rsid w:val="0098107B"/>
    <w:rsid w:val="00981146"/>
    <w:rsid w:val="0098118B"/>
    <w:rsid w:val="00981241"/>
    <w:rsid w:val="0098125C"/>
    <w:rsid w:val="009813DD"/>
    <w:rsid w:val="0098140F"/>
    <w:rsid w:val="009814BA"/>
    <w:rsid w:val="009814E3"/>
    <w:rsid w:val="0098154A"/>
    <w:rsid w:val="009815FA"/>
    <w:rsid w:val="00981693"/>
    <w:rsid w:val="009816E0"/>
    <w:rsid w:val="00981775"/>
    <w:rsid w:val="009818CC"/>
    <w:rsid w:val="009818F6"/>
    <w:rsid w:val="009819BE"/>
    <w:rsid w:val="00981A56"/>
    <w:rsid w:val="00981BA5"/>
    <w:rsid w:val="00981CB7"/>
    <w:rsid w:val="00981E9A"/>
    <w:rsid w:val="00981F6B"/>
    <w:rsid w:val="00981FB5"/>
    <w:rsid w:val="009821F1"/>
    <w:rsid w:val="009823A3"/>
    <w:rsid w:val="009823EF"/>
    <w:rsid w:val="009824F6"/>
    <w:rsid w:val="00982504"/>
    <w:rsid w:val="0098251E"/>
    <w:rsid w:val="0098252F"/>
    <w:rsid w:val="00982620"/>
    <w:rsid w:val="00982649"/>
    <w:rsid w:val="0098264A"/>
    <w:rsid w:val="009827F5"/>
    <w:rsid w:val="009828CC"/>
    <w:rsid w:val="0098297A"/>
    <w:rsid w:val="00982A4F"/>
    <w:rsid w:val="00982AF2"/>
    <w:rsid w:val="00982B64"/>
    <w:rsid w:val="00982C04"/>
    <w:rsid w:val="00982D9C"/>
    <w:rsid w:val="00982E05"/>
    <w:rsid w:val="00982E07"/>
    <w:rsid w:val="00982FE0"/>
    <w:rsid w:val="0098308E"/>
    <w:rsid w:val="009830C2"/>
    <w:rsid w:val="009830E0"/>
    <w:rsid w:val="0098319F"/>
    <w:rsid w:val="00983302"/>
    <w:rsid w:val="00983618"/>
    <w:rsid w:val="0098369B"/>
    <w:rsid w:val="009838E2"/>
    <w:rsid w:val="009838EC"/>
    <w:rsid w:val="00983998"/>
    <w:rsid w:val="00983999"/>
    <w:rsid w:val="00983A38"/>
    <w:rsid w:val="00983A4D"/>
    <w:rsid w:val="00983A81"/>
    <w:rsid w:val="00983ACD"/>
    <w:rsid w:val="00983B62"/>
    <w:rsid w:val="00983B63"/>
    <w:rsid w:val="00983F94"/>
    <w:rsid w:val="0098408B"/>
    <w:rsid w:val="009840D3"/>
    <w:rsid w:val="009841F6"/>
    <w:rsid w:val="009842E2"/>
    <w:rsid w:val="00984388"/>
    <w:rsid w:val="0098440D"/>
    <w:rsid w:val="00984489"/>
    <w:rsid w:val="009844A2"/>
    <w:rsid w:val="00984722"/>
    <w:rsid w:val="00984798"/>
    <w:rsid w:val="009847E0"/>
    <w:rsid w:val="0098485D"/>
    <w:rsid w:val="00984985"/>
    <w:rsid w:val="00984A84"/>
    <w:rsid w:val="00984C26"/>
    <w:rsid w:val="00984DF9"/>
    <w:rsid w:val="00984E63"/>
    <w:rsid w:val="00984F0D"/>
    <w:rsid w:val="00984FA2"/>
    <w:rsid w:val="00985089"/>
    <w:rsid w:val="009850CE"/>
    <w:rsid w:val="00985191"/>
    <w:rsid w:val="00985283"/>
    <w:rsid w:val="00985386"/>
    <w:rsid w:val="00985486"/>
    <w:rsid w:val="009854C4"/>
    <w:rsid w:val="00985700"/>
    <w:rsid w:val="00985765"/>
    <w:rsid w:val="00985820"/>
    <w:rsid w:val="009858F9"/>
    <w:rsid w:val="009858FA"/>
    <w:rsid w:val="00985972"/>
    <w:rsid w:val="00985B74"/>
    <w:rsid w:val="00985BFC"/>
    <w:rsid w:val="00985C87"/>
    <w:rsid w:val="00985D79"/>
    <w:rsid w:val="00985ED0"/>
    <w:rsid w:val="00985ED5"/>
    <w:rsid w:val="00985EE3"/>
    <w:rsid w:val="00985F33"/>
    <w:rsid w:val="00985FA6"/>
    <w:rsid w:val="0098616D"/>
    <w:rsid w:val="00986323"/>
    <w:rsid w:val="009864C6"/>
    <w:rsid w:val="009864D7"/>
    <w:rsid w:val="00986537"/>
    <w:rsid w:val="00986552"/>
    <w:rsid w:val="00986558"/>
    <w:rsid w:val="009865C2"/>
    <w:rsid w:val="009866DC"/>
    <w:rsid w:val="00986977"/>
    <w:rsid w:val="00986A18"/>
    <w:rsid w:val="00986B19"/>
    <w:rsid w:val="00986D9A"/>
    <w:rsid w:val="00987141"/>
    <w:rsid w:val="0098722E"/>
    <w:rsid w:val="00987490"/>
    <w:rsid w:val="00987593"/>
    <w:rsid w:val="009875FE"/>
    <w:rsid w:val="00987676"/>
    <w:rsid w:val="00987693"/>
    <w:rsid w:val="00987A11"/>
    <w:rsid w:val="00987A41"/>
    <w:rsid w:val="00987AF5"/>
    <w:rsid w:val="00987D35"/>
    <w:rsid w:val="00987D87"/>
    <w:rsid w:val="00987DA4"/>
    <w:rsid w:val="00987E6B"/>
    <w:rsid w:val="00987E99"/>
    <w:rsid w:val="00987EB9"/>
    <w:rsid w:val="00987FDF"/>
    <w:rsid w:val="00987FFB"/>
    <w:rsid w:val="0099003A"/>
    <w:rsid w:val="0099005F"/>
    <w:rsid w:val="009900EC"/>
    <w:rsid w:val="00990106"/>
    <w:rsid w:val="0099015C"/>
    <w:rsid w:val="00990183"/>
    <w:rsid w:val="00990195"/>
    <w:rsid w:val="0099026E"/>
    <w:rsid w:val="009903E0"/>
    <w:rsid w:val="009906E6"/>
    <w:rsid w:val="00990736"/>
    <w:rsid w:val="00990934"/>
    <w:rsid w:val="00990AA2"/>
    <w:rsid w:val="00990B36"/>
    <w:rsid w:val="00990DE2"/>
    <w:rsid w:val="00990E7A"/>
    <w:rsid w:val="009910E5"/>
    <w:rsid w:val="009911DD"/>
    <w:rsid w:val="009912AF"/>
    <w:rsid w:val="00991381"/>
    <w:rsid w:val="009913F3"/>
    <w:rsid w:val="0099149F"/>
    <w:rsid w:val="009915C8"/>
    <w:rsid w:val="009916C2"/>
    <w:rsid w:val="00991748"/>
    <w:rsid w:val="0099176B"/>
    <w:rsid w:val="009917BB"/>
    <w:rsid w:val="00991868"/>
    <w:rsid w:val="009919EE"/>
    <w:rsid w:val="00991A6C"/>
    <w:rsid w:val="00991B00"/>
    <w:rsid w:val="00991B8D"/>
    <w:rsid w:val="00991B9E"/>
    <w:rsid w:val="00991BDD"/>
    <w:rsid w:val="00991C07"/>
    <w:rsid w:val="00991C54"/>
    <w:rsid w:val="00991C5D"/>
    <w:rsid w:val="00991D75"/>
    <w:rsid w:val="00991F49"/>
    <w:rsid w:val="0099205F"/>
    <w:rsid w:val="00992108"/>
    <w:rsid w:val="00992161"/>
    <w:rsid w:val="00992199"/>
    <w:rsid w:val="00992312"/>
    <w:rsid w:val="00992377"/>
    <w:rsid w:val="0099279E"/>
    <w:rsid w:val="00992820"/>
    <w:rsid w:val="00992B1B"/>
    <w:rsid w:val="00992BC8"/>
    <w:rsid w:val="00992C25"/>
    <w:rsid w:val="00992C29"/>
    <w:rsid w:val="00992D13"/>
    <w:rsid w:val="00992D56"/>
    <w:rsid w:val="00992DAD"/>
    <w:rsid w:val="00992ED0"/>
    <w:rsid w:val="00992F56"/>
    <w:rsid w:val="00992FEF"/>
    <w:rsid w:val="00993023"/>
    <w:rsid w:val="00993038"/>
    <w:rsid w:val="00993091"/>
    <w:rsid w:val="009930F9"/>
    <w:rsid w:val="00993142"/>
    <w:rsid w:val="0099316D"/>
    <w:rsid w:val="009932B1"/>
    <w:rsid w:val="009932DB"/>
    <w:rsid w:val="00993310"/>
    <w:rsid w:val="00993384"/>
    <w:rsid w:val="009934A2"/>
    <w:rsid w:val="00993649"/>
    <w:rsid w:val="009936C8"/>
    <w:rsid w:val="00993708"/>
    <w:rsid w:val="00993A41"/>
    <w:rsid w:val="00993A7B"/>
    <w:rsid w:val="00993C3E"/>
    <w:rsid w:val="00993C62"/>
    <w:rsid w:val="00993CE5"/>
    <w:rsid w:val="00993D43"/>
    <w:rsid w:val="00993D88"/>
    <w:rsid w:val="00993DC5"/>
    <w:rsid w:val="00993E88"/>
    <w:rsid w:val="00994050"/>
    <w:rsid w:val="009944F7"/>
    <w:rsid w:val="0099450A"/>
    <w:rsid w:val="009945C3"/>
    <w:rsid w:val="009945DB"/>
    <w:rsid w:val="00994703"/>
    <w:rsid w:val="00994754"/>
    <w:rsid w:val="00994779"/>
    <w:rsid w:val="009947F8"/>
    <w:rsid w:val="00994816"/>
    <w:rsid w:val="009948E0"/>
    <w:rsid w:val="00994951"/>
    <w:rsid w:val="00994A9B"/>
    <w:rsid w:val="00994AFC"/>
    <w:rsid w:val="00994BE4"/>
    <w:rsid w:val="00994CBC"/>
    <w:rsid w:val="00995130"/>
    <w:rsid w:val="0099514E"/>
    <w:rsid w:val="009951D2"/>
    <w:rsid w:val="0099528F"/>
    <w:rsid w:val="00995328"/>
    <w:rsid w:val="00995366"/>
    <w:rsid w:val="009953A0"/>
    <w:rsid w:val="009953F4"/>
    <w:rsid w:val="009954B2"/>
    <w:rsid w:val="00995590"/>
    <w:rsid w:val="00995655"/>
    <w:rsid w:val="00995739"/>
    <w:rsid w:val="009957D5"/>
    <w:rsid w:val="0099580F"/>
    <w:rsid w:val="00995901"/>
    <w:rsid w:val="009959E0"/>
    <w:rsid w:val="009959E3"/>
    <w:rsid w:val="00995A3C"/>
    <w:rsid w:val="00995A98"/>
    <w:rsid w:val="00995AE2"/>
    <w:rsid w:val="00995B37"/>
    <w:rsid w:val="00995B40"/>
    <w:rsid w:val="00995B63"/>
    <w:rsid w:val="00995BD6"/>
    <w:rsid w:val="00995DE3"/>
    <w:rsid w:val="00995E0A"/>
    <w:rsid w:val="00995E52"/>
    <w:rsid w:val="0099619C"/>
    <w:rsid w:val="0099624A"/>
    <w:rsid w:val="009963AB"/>
    <w:rsid w:val="0099641B"/>
    <w:rsid w:val="0099656B"/>
    <w:rsid w:val="009965BE"/>
    <w:rsid w:val="00996795"/>
    <w:rsid w:val="009969BD"/>
    <w:rsid w:val="009969C1"/>
    <w:rsid w:val="00996A16"/>
    <w:rsid w:val="00996CB9"/>
    <w:rsid w:val="00996D68"/>
    <w:rsid w:val="00996DFC"/>
    <w:rsid w:val="00996E42"/>
    <w:rsid w:val="00996FC4"/>
    <w:rsid w:val="00996FF2"/>
    <w:rsid w:val="0099708A"/>
    <w:rsid w:val="0099709E"/>
    <w:rsid w:val="0099723D"/>
    <w:rsid w:val="009972AD"/>
    <w:rsid w:val="00997360"/>
    <w:rsid w:val="0099741B"/>
    <w:rsid w:val="00997451"/>
    <w:rsid w:val="0099758D"/>
    <w:rsid w:val="00997602"/>
    <w:rsid w:val="0099768F"/>
    <w:rsid w:val="00997732"/>
    <w:rsid w:val="009977C7"/>
    <w:rsid w:val="00997823"/>
    <w:rsid w:val="009978E6"/>
    <w:rsid w:val="00997B6F"/>
    <w:rsid w:val="00997D1E"/>
    <w:rsid w:val="00997E26"/>
    <w:rsid w:val="00997E34"/>
    <w:rsid w:val="00997EDC"/>
    <w:rsid w:val="00997F00"/>
    <w:rsid w:val="00997F68"/>
    <w:rsid w:val="009A00E0"/>
    <w:rsid w:val="009A020E"/>
    <w:rsid w:val="009A0221"/>
    <w:rsid w:val="009A02BC"/>
    <w:rsid w:val="009A0402"/>
    <w:rsid w:val="009A04BF"/>
    <w:rsid w:val="009A0838"/>
    <w:rsid w:val="009A087A"/>
    <w:rsid w:val="009A0AB4"/>
    <w:rsid w:val="009A0AF6"/>
    <w:rsid w:val="009A0C3B"/>
    <w:rsid w:val="009A0D4B"/>
    <w:rsid w:val="009A0E17"/>
    <w:rsid w:val="009A0EC4"/>
    <w:rsid w:val="009A0F6C"/>
    <w:rsid w:val="009A0FB5"/>
    <w:rsid w:val="009A10F8"/>
    <w:rsid w:val="009A1171"/>
    <w:rsid w:val="009A11F5"/>
    <w:rsid w:val="009A12DA"/>
    <w:rsid w:val="009A1312"/>
    <w:rsid w:val="009A1497"/>
    <w:rsid w:val="009A14E2"/>
    <w:rsid w:val="009A152E"/>
    <w:rsid w:val="009A179E"/>
    <w:rsid w:val="009A17AE"/>
    <w:rsid w:val="009A17B4"/>
    <w:rsid w:val="009A1B46"/>
    <w:rsid w:val="009A1B50"/>
    <w:rsid w:val="009A1B84"/>
    <w:rsid w:val="009A1C05"/>
    <w:rsid w:val="009A1CB3"/>
    <w:rsid w:val="009A1E28"/>
    <w:rsid w:val="009A1EDD"/>
    <w:rsid w:val="009A1EF1"/>
    <w:rsid w:val="009A2182"/>
    <w:rsid w:val="009A22B1"/>
    <w:rsid w:val="009A23DE"/>
    <w:rsid w:val="009A266B"/>
    <w:rsid w:val="009A289A"/>
    <w:rsid w:val="009A28A6"/>
    <w:rsid w:val="009A2903"/>
    <w:rsid w:val="009A29AD"/>
    <w:rsid w:val="009A2A06"/>
    <w:rsid w:val="009A2A43"/>
    <w:rsid w:val="009A2B66"/>
    <w:rsid w:val="009A2B7E"/>
    <w:rsid w:val="009A2C58"/>
    <w:rsid w:val="009A2D05"/>
    <w:rsid w:val="009A2D33"/>
    <w:rsid w:val="009A2D8D"/>
    <w:rsid w:val="009A2E28"/>
    <w:rsid w:val="009A312D"/>
    <w:rsid w:val="009A319C"/>
    <w:rsid w:val="009A335A"/>
    <w:rsid w:val="009A344B"/>
    <w:rsid w:val="009A3758"/>
    <w:rsid w:val="009A383C"/>
    <w:rsid w:val="009A3AFB"/>
    <w:rsid w:val="009A3B3B"/>
    <w:rsid w:val="009A3BFC"/>
    <w:rsid w:val="009A40A5"/>
    <w:rsid w:val="009A41BB"/>
    <w:rsid w:val="009A4247"/>
    <w:rsid w:val="009A426E"/>
    <w:rsid w:val="009A42D4"/>
    <w:rsid w:val="009A431B"/>
    <w:rsid w:val="009A436D"/>
    <w:rsid w:val="009A43B7"/>
    <w:rsid w:val="009A43BD"/>
    <w:rsid w:val="009A4518"/>
    <w:rsid w:val="009A45F7"/>
    <w:rsid w:val="009A4601"/>
    <w:rsid w:val="009A4614"/>
    <w:rsid w:val="009A46C3"/>
    <w:rsid w:val="009A46EA"/>
    <w:rsid w:val="009A4871"/>
    <w:rsid w:val="009A48E7"/>
    <w:rsid w:val="009A48ED"/>
    <w:rsid w:val="009A498B"/>
    <w:rsid w:val="009A4A13"/>
    <w:rsid w:val="009A4A82"/>
    <w:rsid w:val="009A4AE2"/>
    <w:rsid w:val="009A4B2B"/>
    <w:rsid w:val="009A4C18"/>
    <w:rsid w:val="009A4C1F"/>
    <w:rsid w:val="009A4CFB"/>
    <w:rsid w:val="009A4D05"/>
    <w:rsid w:val="009A4DC2"/>
    <w:rsid w:val="009A4E11"/>
    <w:rsid w:val="009A4F24"/>
    <w:rsid w:val="009A4F55"/>
    <w:rsid w:val="009A4F5E"/>
    <w:rsid w:val="009A4FE6"/>
    <w:rsid w:val="009A5079"/>
    <w:rsid w:val="009A50E8"/>
    <w:rsid w:val="009A52A6"/>
    <w:rsid w:val="009A5411"/>
    <w:rsid w:val="009A55DD"/>
    <w:rsid w:val="009A5704"/>
    <w:rsid w:val="009A573A"/>
    <w:rsid w:val="009A5794"/>
    <w:rsid w:val="009A57E5"/>
    <w:rsid w:val="009A5976"/>
    <w:rsid w:val="009A59CA"/>
    <w:rsid w:val="009A5A90"/>
    <w:rsid w:val="009A5AB8"/>
    <w:rsid w:val="009A5ACE"/>
    <w:rsid w:val="009A5B88"/>
    <w:rsid w:val="009A5BE4"/>
    <w:rsid w:val="009A5BEB"/>
    <w:rsid w:val="009A5F42"/>
    <w:rsid w:val="009A5FB3"/>
    <w:rsid w:val="009A5FFB"/>
    <w:rsid w:val="009A6068"/>
    <w:rsid w:val="009A6121"/>
    <w:rsid w:val="009A61F8"/>
    <w:rsid w:val="009A629A"/>
    <w:rsid w:val="009A6497"/>
    <w:rsid w:val="009A64CC"/>
    <w:rsid w:val="009A6524"/>
    <w:rsid w:val="009A65BA"/>
    <w:rsid w:val="009A665F"/>
    <w:rsid w:val="009A673D"/>
    <w:rsid w:val="009A683C"/>
    <w:rsid w:val="009A6B3D"/>
    <w:rsid w:val="009A6B94"/>
    <w:rsid w:val="009A6CF2"/>
    <w:rsid w:val="009A6D00"/>
    <w:rsid w:val="009A6D51"/>
    <w:rsid w:val="009A6D6D"/>
    <w:rsid w:val="009A6EDA"/>
    <w:rsid w:val="009A7059"/>
    <w:rsid w:val="009A70D7"/>
    <w:rsid w:val="009A716E"/>
    <w:rsid w:val="009A7247"/>
    <w:rsid w:val="009A7332"/>
    <w:rsid w:val="009A7423"/>
    <w:rsid w:val="009A754C"/>
    <w:rsid w:val="009A7596"/>
    <w:rsid w:val="009A7654"/>
    <w:rsid w:val="009A7719"/>
    <w:rsid w:val="009A774B"/>
    <w:rsid w:val="009A77D7"/>
    <w:rsid w:val="009A7815"/>
    <w:rsid w:val="009A7832"/>
    <w:rsid w:val="009A7834"/>
    <w:rsid w:val="009A789D"/>
    <w:rsid w:val="009A78BB"/>
    <w:rsid w:val="009A78E0"/>
    <w:rsid w:val="009A7A5D"/>
    <w:rsid w:val="009A7B80"/>
    <w:rsid w:val="009A7BC0"/>
    <w:rsid w:val="009A7C51"/>
    <w:rsid w:val="009A7D67"/>
    <w:rsid w:val="009A7D69"/>
    <w:rsid w:val="009A7D6C"/>
    <w:rsid w:val="009A7E9D"/>
    <w:rsid w:val="009B004B"/>
    <w:rsid w:val="009B0088"/>
    <w:rsid w:val="009B010D"/>
    <w:rsid w:val="009B0131"/>
    <w:rsid w:val="009B016A"/>
    <w:rsid w:val="009B0300"/>
    <w:rsid w:val="009B030F"/>
    <w:rsid w:val="009B03AE"/>
    <w:rsid w:val="009B0431"/>
    <w:rsid w:val="009B0434"/>
    <w:rsid w:val="009B08D2"/>
    <w:rsid w:val="009B08E7"/>
    <w:rsid w:val="009B08F8"/>
    <w:rsid w:val="009B0933"/>
    <w:rsid w:val="009B0B96"/>
    <w:rsid w:val="009B0BA3"/>
    <w:rsid w:val="009B0D06"/>
    <w:rsid w:val="009B0D32"/>
    <w:rsid w:val="009B0D3F"/>
    <w:rsid w:val="009B0D93"/>
    <w:rsid w:val="009B0E12"/>
    <w:rsid w:val="009B0F3B"/>
    <w:rsid w:val="009B101E"/>
    <w:rsid w:val="009B1064"/>
    <w:rsid w:val="009B1184"/>
    <w:rsid w:val="009B11A4"/>
    <w:rsid w:val="009B11CC"/>
    <w:rsid w:val="009B12C2"/>
    <w:rsid w:val="009B1319"/>
    <w:rsid w:val="009B13F7"/>
    <w:rsid w:val="009B16E3"/>
    <w:rsid w:val="009B178B"/>
    <w:rsid w:val="009B180C"/>
    <w:rsid w:val="009B18B9"/>
    <w:rsid w:val="009B1946"/>
    <w:rsid w:val="009B1959"/>
    <w:rsid w:val="009B1977"/>
    <w:rsid w:val="009B19B2"/>
    <w:rsid w:val="009B1D84"/>
    <w:rsid w:val="009B1D8D"/>
    <w:rsid w:val="009B1E72"/>
    <w:rsid w:val="009B1F39"/>
    <w:rsid w:val="009B1F93"/>
    <w:rsid w:val="009B2012"/>
    <w:rsid w:val="009B2113"/>
    <w:rsid w:val="009B22FF"/>
    <w:rsid w:val="009B2319"/>
    <w:rsid w:val="009B23D9"/>
    <w:rsid w:val="009B243F"/>
    <w:rsid w:val="009B2464"/>
    <w:rsid w:val="009B2511"/>
    <w:rsid w:val="009B2610"/>
    <w:rsid w:val="009B2618"/>
    <w:rsid w:val="009B2619"/>
    <w:rsid w:val="009B27A9"/>
    <w:rsid w:val="009B2886"/>
    <w:rsid w:val="009B28CF"/>
    <w:rsid w:val="009B28DA"/>
    <w:rsid w:val="009B28F7"/>
    <w:rsid w:val="009B295D"/>
    <w:rsid w:val="009B296B"/>
    <w:rsid w:val="009B2A64"/>
    <w:rsid w:val="009B2AE7"/>
    <w:rsid w:val="009B2BDD"/>
    <w:rsid w:val="009B2BED"/>
    <w:rsid w:val="009B2C18"/>
    <w:rsid w:val="009B2C87"/>
    <w:rsid w:val="009B2D80"/>
    <w:rsid w:val="009B2DD0"/>
    <w:rsid w:val="009B2F8E"/>
    <w:rsid w:val="009B2F9C"/>
    <w:rsid w:val="009B2FC3"/>
    <w:rsid w:val="009B2FF8"/>
    <w:rsid w:val="009B333F"/>
    <w:rsid w:val="009B3352"/>
    <w:rsid w:val="009B337F"/>
    <w:rsid w:val="009B3590"/>
    <w:rsid w:val="009B35BD"/>
    <w:rsid w:val="009B35C9"/>
    <w:rsid w:val="009B35E3"/>
    <w:rsid w:val="009B366F"/>
    <w:rsid w:val="009B3887"/>
    <w:rsid w:val="009B392D"/>
    <w:rsid w:val="009B3DF5"/>
    <w:rsid w:val="009B3EB9"/>
    <w:rsid w:val="009B4027"/>
    <w:rsid w:val="009B40B2"/>
    <w:rsid w:val="009B4194"/>
    <w:rsid w:val="009B444D"/>
    <w:rsid w:val="009B4450"/>
    <w:rsid w:val="009B4669"/>
    <w:rsid w:val="009B46DF"/>
    <w:rsid w:val="009B4734"/>
    <w:rsid w:val="009B478C"/>
    <w:rsid w:val="009B4B3B"/>
    <w:rsid w:val="009B4D00"/>
    <w:rsid w:val="009B4D5E"/>
    <w:rsid w:val="009B4D91"/>
    <w:rsid w:val="009B4E18"/>
    <w:rsid w:val="009B4E41"/>
    <w:rsid w:val="009B4EE3"/>
    <w:rsid w:val="009B4FE5"/>
    <w:rsid w:val="009B50AC"/>
    <w:rsid w:val="009B511B"/>
    <w:rsid w:val="009B5128"/>
    <w:rsid w:val="009B5262"/>
    <w:rsid w:val="009B5287"/>
    <w:rsid w:val="009B5299"/>
    <w:rsid w:val="009B53E9"/>
    <w:rsid w:val="009B54E0"/>
    <w:rsid w:val="009B5657"/>
    <w:rsid w:val="009B5670"/>
    <w:rsid w:val="009B56C4"/>
    <w:rsid w:val="009B576F"/>
    <w:rsid w:val="009B585F"/>
    <w:rsid w:val="009B58E6"/>
    <w:rsid w:val="009B597A"/>
    <w:rsid w:val="009B5DDB"/>
    <w:rsid w:val="009B5E35"/>
    <w:rsid w:val="009B5EA2"/>
    <w:rsid w:val="009B604F"/>
    <w:rsid w:val="009B60BB"/>
    <w:rsid w:val="009B617D"/>
    <w:rsid w:val="009B61A5"/>
    <w:rsid w:val="009B61D1"/>
    <w:rsid w:val="009B61F7"/>
    <w:rsid w:val="009B6208"/>
    <w:rsid w:val="009B629A"/>
    <w:rsid w:val="009B6339"/>
    <w:rsid w:val="009B6397"/>
    <w:rsid w:val="009B647B"/>
    <w:rsid w:val="009B64F9"/>
    <w:rsid w:val="009B65B2"/>
    <w:rsid w:val="009B66F8"/>
    <w:rsid w:val="009B6A1F"/>
    <w:rsid w:val="009B6A94"/>
    <w:rsid w:val="009B6B42"/>
    <w:rsid w:val="009B6B6E"/>
    <w:rsid w:val="009B6C3F"/>
    <w:rsid w:val="009B6D63"/>
    <w:rsid w:val="009B6D87"/>
    <w:rsid w:val="009B6FA2"/>
    <w:rsid w:val="009B6FD6"/>
    <w:rsid w:val="009B7010"/>
    <w:rsid w:val="009B7017"/>
    <w:rsid w:val="009B7067"/>
    <w:rsid w:val="009B712A"/>
    <w:rsid w:val="009B7154"/>
    <w:rsid w:val="009B7437"/>
    <w:rsid w:val="009B747B"/>
    <w:rsid w:val="009B7500"/>
    <w:rsid w:val="009B750B"/>
    <w:rsid w:val="009B756C"/>
    <w:rsid w:val="009B7898"/>
    <w:rsid w:val="009B7936"/>
    <w:rsid w:val="009B7C4C"/>
    <w:rsid w:val="009B7DDF"/>
    <w:rsid w:val="009B7E40"/>
    <w:rsid w:val="009B7F5E"/>
    <w:rsid w:val="009B7FF8"/>
    <w:rsid w:val="009C0042"/>
    <w:rsid w:val="009C0080"/>
    <w:rsid w:val="009C0097"/>
    <w:rsid w:val="009C01BE"/>
    <w:rsid w:val="009C0280"/>
    <w:rsid w:val="009C0289"/>
    <w:rsid w:val="009C0495"/>
    <w:rsid w:val="009C06F3"/>
    <w:rsid w:val="009C07A8"/>
    <w:rsid w:val="009C07F3"/>
    <w:rsid w:val="009C0999"/>
    <w:rsid w:val="009C0A50"/>
    <w:rsid w:val="009C0AAE"/>
    <w:rsid w:val="009C0C93"/>
    <w:rsid w:val="009C0CBA"/>
    <w:rsid w:val="009C0DBD"/>
    <w:rsid w:val="009C0F2E"/>
    <w:rsid w:val="009C0FB6"/>
    <w:rsid w:val="009C0FBB"/>
    <w:rsid w:val="009C10FD"/>
    <w:rsid w:val="009C1121"/>
    <w:rsid w:val="009C134D"/>
    <w:rsid w:val="009C1394"/>
    <w:rsid w:val="009C1406"/>
    <w:rsid w:val="009C1422"/>
    <w:rsid w:val="009C14BD"/>
    <w:rsid w:val="009C1586"/>
    <w:rsid w:val="009C15C4"/>
    <w:rsid w:val="009C15E2"/>
    <w:rsid w:val="009C19F0"/>
    <w:rsid w:val="009C1A4C"/>
    <w:rsid w:val="009C1B5A"/>
    <w:rsid w:val="009C1C35"/>
    <w:rsid w:val="009C1C66"/>
    <w:rsid w:val="009C1D39"/>
    <w:rsid w:val="009C1D55"/>
    <w:rsid w:val="009C1DBA"/>
    <w:rsid w:val="009C1DC6"/>
    <w:rsid w:val="009C1E73"/>
    <w:rsid w:val="009C1E95"/>
    <w:rsid w:val="009C1F8A"/>
    <w:rsid w:val="009C204B"/>
    <w:rsid w:val="009C20E4"/>
    <w:rsid w:val="009C2149"/>
    <w:rsid w:val="009C216E"/>
    <w:rsid w:val="009C222B"/>
    <w:rsid w:val="009C2243"/>
    <w:rsid w:val="009C23A6"/>
    <w:rsid w:val="009C2412"/>
    <w:rsid w:val="009C246B"/>
    <w:rsid w:val="009C25AF"/>
    <w:rsid w:val="009C25B0"/>
    <w:rsid w:val="009C25F5"/>
    <w:rsid w:val="009C26A1"/>
    <w:rsid w:val="009C275E"/>
    <w:rsid w:val="009C277A"/>
    <w:rsid w:val="009C27F2"/>
    <w:rsid w:val="009C284F"/>
    <w:rsid w:val="009C28D2"/>
    <w:rsid w:val="009C2B78"/>
    <w:rsid w:val="009C2C91"/>
    <w:rsid w:val="009C2E4A"/>
    <w:rsid w:val="009C3029"/>
    <w:rsid w:val="009C305A"/>
    <w:rsid w:val="009C307E"/>
    <w:rsid w:val="009C3083"/>
    <w:rsid w:val="009C31D5"/>
    <w:rsid w:val="009C321C"/>
    <w:rsid w:val="009C3266"/>
    <w:rsid w:val="009C32A8"/>
    <w:rsid w:val="009C35A0"/>
    <w:rsid w:val="009C35CA"/>
    <w:rsid w:val="009C364E"/>
    <w:rsid w:val="009C36A1"/>
    <w:rsid w:val="009C36B9"/>
    <w:rsid w:val="009C3859"/>
    <w:rsid w:val="009C3935"/>
    <w:rsid w:val="009C3A92"/>
    <w:rsid w:val="009C3AEF"/>
    <w:rsid w:val="009C3B80"/>
    <w:rsid w:val="009C3C59"/>
    <w:rsid w:val="009C3DB6"/>
    <w:rsid w:val="009C3DF3"/>
    <w:rsid w:val="009C3E75"/>
    <w:rsid w:val="009C3F37"/>
    <w:rsid w:val="009C4106"/>
    <w:rsid w:val="009C4129"/>
    <w:rsid w:val="009C4163"/>
    <w:rsid w:val="009C455A"/>
    <w:rsid w:val="009C4561"/>
    <w:rsid w:val="009C45A8"/>
    <w:rsid w:val="009C46B1"/>
    <w:rsid w:val="009C46B4"/>
    <w:rsid w:val="009C48D8"/>
    <w:rsid w:val="009C499C"/>
    <w:rsid w:val="009C49A4"/>
    <w:rsid w:val="009C4D72"/>
    <w:rsid w:val="009C4F27"/>
    <w:rsid w:val="009C4FA6"/>
    <w:rsid w:val="009C51BC"/>
    <w:rsid w:val="009C51E8"/>
    <w:rsid w:val="009C5291"/>
    <w:rsid w:val="009C533D"/>
    <w:rsid w:val="009C5417"/>
    <w:rsid w:val="009C5495"/>
    <w:rsid w:val="009C54A3"/>
    <w:rsid w:val="009C54E6"/>
    <w:rsid w:val="009C561C"/>
    <w:rsid w:val="009C568B"/>
    <w:rsid w:val="009C56B1"/>
    <w:rsid w:val="009C56C6"/>
    <w:rsid w:val="009C5759"/>
    <w:rsid w:val="009C5778"/>
    <w:rsid w:val="009C578B"/>
    <w:rsid w:val="009C588C"/>
    <w:rsid w:val="009C5929"/>
    <w:rsid w:val="009C59FB"/>
    <w:rsid w:val="009C5AC5"/>
    <w:rsid w:val="009C5ACD"/>
    <w:rsid w:val="009C5B38"/>
    <w:rsid w:val="009C5BB6"/>
    <w:rsid w:val="009C5C55"/>
    <w:rsid w:val="009C5C60"/>
    <w:rsid w:val="009C5CBB"/>
    <w:rsid w:val="009C5CD5"/>
    <w:rsid w:val="009C5CF6"/>
    <w:rsid w:val="009C5E86"/>
    <w:rsid w:val="009C5EE2"/>
    <w:rsid w:val="009C6055"/>
    <w:rsid w:val="009C61C4"/>
    <w:rsid w:val="009C630C"/>
    <w:rsid w:val="009C6408"/>
    <w:rsid w:val="009C65FF"/>
    <w:rsid w:val="009C680F"/>
    <w:rsid w:val="009C68BD"/>
    <w:rsid w:val="009C6920"/>
    <w:rsid w:val="009C6A57"/>
    <w:rsid w:val="009C6C17"/>
    <w:rsid w:val="009C6C4B"/>
    <w:rsid w:val="009C6D17"/>
    <w:rsid w:val="009C6E09"/>
    <w:rsid w:val="009C6E68"/>
    <w:rsid w:val="009C7117"/>
    <w:rsid w:val="009C716D"/>
    <w:rsid w:val="009C7190"/>
    <w:rsid w:val="009C7277"/>
    <w:rsid w:val="009C7329"/>
    <w:rsid w:val="009C7417"/>
    <w:rsid w:val="009C749D"/>
    <w:rsid w:val="009C74A3"/>
    <w:rsid w:val="009C75D7"/>
    <w:rsid w:val="009C760E"/>
    <w:rsid w:val="009C7633"/>
    <w:rsid w:val="009C76AC"/>
    <w:rsid w:val="009C77D6"/>
    <w:rsid w:val="009C79A6"/>
    <w:rsid w:val="009C7BEE"/>
    <w:rsid w:val="009C7C8A"/>
    <w:rsid w:val="009C7D40"/>
    <w:rsid w:val="009C7D7E"/>
    <w:rsid w:val="009C7DD0"/>
    <w:rsid w:val="009C7F09"/>
    <w:rsid w:val="009C7F2E"/>
    <w:rsid w:val="009C7F7A"/>
    <w:rsid w:val="009D003E"/>
    <w:rsid w:val="009D0226"/>
    <w:rsid w:val="009D03C1"/>
    <w:rsid w:val="009D03E1"/>
    <w:rsid w:val="009D0408"/>
    <w:rsid w:val="009D0410"/>
    <w:rsid w:val="009D0492"/>
    <w:rsid w:val="009D0714"/>
    <w:rsid w:val="009D07B1"/>
    <w:rsid w:val="009D07E3"/>
    <w:rsid w:val="009D081B"/>
    <w:rsid w:val="009D08ED"/>
    <w:rsid w:val="009D095E"/>
    <w:rsid w:val="009D0B17"/>
    <w:rsid w:val="009D0CC7"/>
    <w:rsid w:val="009D0CCA"/>
    <w:rsid w:val="009D0E2C"/>
    <w:rsid w:val="009D0E9A"/>
    <w:rsid w:val="009D0F0B"/>
    <w:rsid w:val="009D0FC9"/>
    <w:rsid w:val="009D133E"/>
    <w:rsid w:val="009D1345"/>
    <w:rsid w:val="009D136B"/>
    <w:rsid w:val="009D13D2"/>
    <w:rsid w:val="009D149B"/>
    <w:rsid w:val="009D150F"/>
    <w:rsid w:val="009D1569"/>
    <w:rsid w:val="009D15FB"/>
    <w:rsid w:val="009D19FF"/>
    <w:rsid w:val="009D1A52"/>
    <w:rsid w:val="009D1BE5"/>
    <w:rsid w:val="009D1C89"/>
    <w:rsid w:val="009D1D30"/>
    <w:rsid w:val="009D1D89"/>
    <w:rsid w:val="009D1E5E"/>
    <w:rsid w:val="009D1EA8"/>
    <w:rsid w:val="009D1F47"/>
    <w:rsid w:val="009D2071"/>
    <w:rsid w:val="009D232B"/>
    <w:rsid w:val="009D2342"/>
    <w:rsid w:val="009D2372"/>
    <w:rsid w:val="009D2385"/>
    <w:rsid w:val="009D23C9"/>
    <w:rsid w:val="009D25CB"/>
    <w:rsid w:val="009D26E6"/>
    <w:rsid w:val="009D2732"/>
    <w:rsid w:val="009D2774"/>
    <w:rsid w:val="009D2841"/>
    <w:rsid w:val="009D2A4B"/>
    <w:rsid w:val="009D2A4E"/>
    <w:rsid w:val="009D2A7F"/>
    <w:rsid w:val="009D2B23"/>
    <w:rsid w:val="009D2BE5"/>
    <w:rsid w:val="009D2C0F"/>
    <w:rsid w:val="009D2C75"/>
    <w:rsid w:val="009D2D1F"/>
    <w:rsid w:val="009D2FE7"/>
    <w:rsid w:val="009D31B9"/>
    <w:rsid w:val="009D31E0"/>
    <w:rsid w:val="009D31FA"/>
    <w:rsid w:val="009D329F"/>
    <w:rsid w:val="009D32D4"/>
    <w:rsid w:val="009D33EA"/>
    <w:rsid w:val="009D34CE"/>
    <w:rsid w:val="009D3607"/>
    <w:rsid w:val="009D3665"/>
    <w:rsid w:val="009D36CE"/>
    <w:rsid w:val="009D389F"/>
    <w:rsid w:val="009D38D2"/>
    <w:rsid w:val="009D38ED"/>
    <w:rsid w:val="009D39EA"/>
    <w:rsid w:val="009D3B38"/>
    <w:rsid w:val="009D3BE8"/>
    <w:rsid w:val="009D3C1E"/>
    <w:rsid w:val="009D3C4B"/>
    <w:rsid w:val="009D3D5C"/>
    <w:rsid w:val="009D3DCB"/>
    <w:rsid w:val="009D3E92"/>
    <w:rsid w:val="009D3EA1"/>
    <w:rsid w:val="009D3FBF"/>
    <w:rsid w:val="009D40E8"/>
    <w:rsid w:val="009D40FA"/>
    <w:rsid w:val="009D4178"/>
    <w:rsid w:val="009D4280"/>
    <w:rsid w:val="009D42F3"/>
    <w:rsid w:val="009D42F9"/>
    <w:rsid w:val="009D4549"/>
    <w:rsid w:val="009D45A2"/>
    <w:rsid w:val="009D4619"/>
    <w:rsid w:val="009D46C7"/>
    <w:rsid w:val="009D46E3"/>
    <w:rsid w:val="009D46E7"/>
    <w:rsid w:val="009D46F7"/>
    <w:rsid w:val="009D4739"/>
    <w:rsid w:val="009D4760"/>
    <w:rsid w:val="009D47BD"/>
    <w:rsid w:val="009D483B"/>
    <w:rsid w:val="009D4852"/>
    <w:rsid w:val="009D4869"/>
    <w:rsid w:val="009D4898"/>
    <w:rsid w:val="009D49CD"/>
    <w:rsid w:val="009D4B3F"/>
    <w:rsid w:val="009D4B52"/>
    <w:rsid w:val="009D4D4A"/>
    <w:rsid w:val="009D4D50"/>
    <w:rsid w:val="009D4D71"/>
    <w:rsid w:val="009D4DA1"/>
    <w:rsid w:val="009D4DBE"/>
    <w:rsid w:val="009D4DE2"/>
    <w:rsid w:val="009D4E80"/>
    <w:rsid w:val="009D505A"/>
    <w:rsid w:val="009D5102"/>
    <w:rsid w:val="009D52BF"/>
    <w:rsid w:val="009D52EB"/>
    <w:rsid w:val="009D5399"/>
    <w:rsid w:val="009D53EF"/>
    <w:rsid w:val="009D541B"/>
    <w:rsid w:val="009D5482"/>
    <w:rsid w:val="009D54E1"/>
    <w:rsid w:val="009D5507"/>
    <w:rsid w:val="009D558E"/>
    <w:rsid w:val="009D5599"/>
    <w:rsid w:val="009D55D8"/>
    <w:rsid w:val="009D5600"/>
    <w:rsid w:val="009D57BB"/>
    <w:rsid w:val="009D5895"/>
    <w:rsid w:val="009D5A1C"/>
    <w:rsid w:val="009D5A4A"/>
    <w:rsid w:val="009D5AC9"/>
    <w:rsid w:val="009D5B7C"/>
    <w:rsid w:val="009D5BF4"/>
    <w:rsid w:val="009D5C5F"/>
    <w:rsid w:val="009D5D47"/>
    <w:rsid w:val="009D5DAF"/>
    <w:rsid w:val="009D5EAE"/>
    <w:rsid w:val="009D5F59"/>
    <w:rsid w:val="009D6066"/>
    <w:rsid w:val="009D609E"/>
    <w:rsid w:val="009D6158"/>
    <w:rsid w:val="009D616B"/>
    <w:rsid w:val="009D61BB"/>
    <w:rsid w:val="009D628F"/>
    <w:rsid w:val="009D62D4"/>
    <w:rsid w:val="009D6354"/>
    <w:rsid w:val="009D6370"/>
    <w:rsid w:val="009D63A6"/>
    <w:rsid w:val="009D6549"/>
    <w:rsid w:val="009D66F3"/>
    <w:rsid w:val="009D6720"/>
    <w:rsid w:val="009D6773"/>
    <w:rsid w:val="009D678C"/>
    <w:rsid w:val="009D67F2"/>
    <w:rsid w:val="009D6907"/>
    <w:rsid w:val="009D6936"/>
    <w:rsid w:val="009D69D2"/>
    <w:rsid w:val="009D6BAA"/>
    <w:rsid w:val="009D6C45"/>
    <w:rsid w:val="009D6C5E"/>
    <w:rsid w:val="009D6CE8"/>
    <w:rsid w:val="009D6DFD"/>
    <w:rsid w:val="009D6E04"/>
    <w:rsid w:val="009D6E34"/>
    <w:rsid w:val="009D6E37"/>
    <w:rsid w:val="009D6E7B"/>
    <w:rsid w:val="009D6FD6"/>
    <w:rsid w:val="009D7178"/>
    <w:rsid w:val="009D71EC"/>
    <w:rsid w:val="009D7282"/>
    <w:rsid w:val="009D739A"/>
    <w:rsid w:val="009D759A"/>
    <w:rsid w:val="009D75FD"/>
    <w:rsid w:val="009D7613"/>
    <w:rsid w:val="009D762E"/>
    <w:rsid w:val="009D7691"/>
    <w:rsid w:val="009D772C"/>
    <w:rsid w:val="009D7813"/>
    <w:rsid w:val="009D7932"/>
    <w:rsid w:val="009D7991"/>
    <w:rsid w:val="009D7A45"/>
    <w:rsid w:val="009D7AC2"/>
    <w:rsid w:val="009D7BA7"/>
    <w:rsid w:val="009D7C3B"/>
    <w:rsid w:val="009D7C40"/>
    <w:rsid w:val="009D7D34"/>
    <w:rsid w:val="009D7D9E"/>
    <w:rsid w:val="009D7DFE"/>
    <w:rsid w:val="009D7E54"/>
    <w:rsid w:val="009D7F32"/>
    <w:rsid w:val="009E0042"/>
    <w:rsid w:val="009E01FD"/>
    <w:rsid w:val="009E0277"/>
    <w:rsid w:val="009E02C9"/>
    <w:rsid w:val="009E036A"/>
    <w:rsid w:val="009E0444"/>
    <w:rsid w:val="009E0445"/>
    <w:rsid w:val="009E053E"/>
    <w:rsid w:val="009E05F0"/>
    <w:rsid w:val="009E068C"/>
    <w:rsid w:val="009E0801"/>
    <w:rsid w:val="009E0863"/>
    <w:rsid w:val="009E0892"/>
    <w:rsid w:val="009E08B7"/>
    <w:rsid w:val="009E0BAD"/>
    <w:rsid w:val="009E0E21"/>
    <w:rsid w:val="009E1018"/>
    <w:rsid w:val="009E1092"/>
    <w:rsid w:val="009E10BA"/>
    <w:rsid w:val="009E10F9"/>
    <w:rsid w:val="009E124E"/>
    <w:rsid w:val="009E1386"/>
    <w:rsid w:val="009E13A6"/>
    <w:rsid w:val="009E1468"/>
    <w:rsid w:val="009E15A3"/>
    <w:rsid w:val="009E15F3"/>
    <w:rsid w:val="009E16AA"/>
    <w:rsid w:val="009E1743"/>
    <w:rsid w:val="009E17E4"/>
    <w:rsid w:val="009E18EA"/>
    <w:rsid w:val="009E198E"/>
    <w:rsid w:val="009E1B50"/>
    <w:rsid w:val="009E1C5A"/>
    <w:rsid w:val="009E1CD6"/>
    <w:rsid w:val="009E1D04"/>
    <w:rsid w:val="009E1D12"/>
    <w:rsid w:val="009E1DCC"/>
    <w:rsid w:val="009E1E9B"/>
    <w:rsid w:val="009E1F25"/>
    <w:rsid w:val="009E1F80"/>
    <w:rsid w:val="009E230E"/>
    <w:rsid w:val="009E24B9"/>
    <w:rsid w:val="009E26BC"/>
    <w:rsid w:val="009E2742"/>
    <w:rsid w:val="009E2755"/>
    <w:rsid w:val="009E281F"/>
    <w:rsid w:val="009E2AD0"/>
    <w:rsid w:val="009E2C03"/>
    <w:rsid w:val="009E2CC7"/>
    <w:rsid w:val="009E2D73"/>
    <w:rsid w:val="009E2ECC"/>
    <w:rsid w:val="009E3037"/>
    <w:rsid w:val="009E3076"/>
    <w:rsid w:val="009E30D0"/>
    <w:rsid w:val="009E30E4"/>
    <w:rsid w:val="009E3111"/>
    <w:rsid w:val="009E314A"/>
    <w:rsid w:val="009E32D6"/>
    <w:rsid w:val="009E3416"/>
    <w:rsid w:val="009E3454"/>
    <w:rsid w:val="009E34E5"/>
    <w:rsid w:val="009E357F"/>
    <w:rsid w:val="009E35B6"/>
    <w:rsid w:val="009E35EC"/>
    <w:rsid w:val="009E3711"/>
    <w:rsid w:val="009E3870"/>
    <w:rsid w:val="009E38A2"/>
    <w:rsid w:val="009E38D4"/>
    <w:rsid w:val="009E3A27"/>
    <w:rsid w:val="009E3A76"/>
    <w:rsid w:val="009E3E28"/>
    <w:rsid w:val="009E3E83"/>
    <w:rsid w:val="009E3F9C"/>
    <w:rsid w:val="009E3FA9"/>
    <w:rsid w:val="009E40C9"/>
    <w:rsid w:val="009E40DB"/>
    <w:rsid w:val="009E415A"/>
    <w:rsid w:val="009E42C2"/>
    <w:rsid w:val="009E4419"/>
    <w:rsid w:val="009E44D9"/>
    <w:rsid w:val="009E455F"/>
    <w:rsid w:val="009E4641"/>
    <w:rsid w:val="009E467A"/>
    <w:rsid w:val="009E4723"/>
    <w:rsid w:val="009E476C"/>
    <w:rsid w:val="009E47A2"/>
    <w:rsid w:val="009E4823"/>
    <w:rsid w:val="009E482F"/>
    <w:rsid w:val="009E48AB"/>
    <w:rsid w:val="009E4BD6"/>
    <w:rsid w:val="009E4D92"/>
    <w:rsid w:val="009E4F37"/>
    <w:rsid w:val="009E4F39"/>
    <w:rsid w:val="009E4F65"/>
    <w:rsid w:val="009E4F98"/>
    <w:rsid w:val="009E51B0"/>
    <w:rsid w:val="009E520A"/>
    <w:rsid w:val="009E5294"/>
    <w:rsid w:val="009E5309"/>
    <w:rsid w:val="009E5403"/>
    <w:rsid w:val="009E545A"/>
    <w:rsid w:val="009E545E"/>
    <w:rsid w:val="009E5523"/>
    <w:rsid w:val="009E55D0"/>
    <w:rsid w:val="009E563F"/>
    <w:rsid w:val="009E5722"/>
    <w:rsid w:val="009E5817"/>
    <w:rsid w:val="009E581C"/>
    <w:rsid w:val="009E582A"/>
    <w:rsid w:val="009E59FF"/>
    <w:rsid w:val="009E5BF7"/>
    <w:rsid w:val="009E5CA9"/>
    <w:rsid w:val="009E5CC7"/>
    <w:rsid w:val="009E5CCD"/>
    <w:rsid w:val="009E5D50"/>
    <w:rsid w:val="009E5D54"/>
    <w:rsid w:val="009E5E70"/>
    <w:rsid w:val="009E5F4B"/>
    <w:rsid w:val="009E5FBD"/>
    <w:rsid w:val="009E6007"/>
    <w:rsid w:val="009E60AF"/>
    <w:rsid w:val="009E60C8"/>
    <w:rsid w:val="009E62A7"/>
    <w:rsid w:val="009E6376"/>
    <w:rsid w:val="009E63AE"/>
    <w:rsid w:val="009E64C8"/>
    <w:rsid w:val="009E655E"/>
    <w:rsid w:val="009E6571"/>
    <w:rsid w:val="009E66C0"/>
    <w:rsid w:val="009E66C9"/>
    <w:rsid w:val="009E671C"/>
    <w:rsid w:val="009E69BB"/>
    <w:rsid w:val="009E6C5D"/>
    <w:rsid w:val="009E6C5E"/>
    <w:rsid w:val="009E6E53"/>
    <w:rsid w:val="009E7063"/>
    <w:rsid w:val="009E71A9"/>
    <w:rsid w:val="009E736F"/>
    <w:rsid w:val="009E73DC"/>
    <w:rsid w:val="009E745D"/>
    <w:rsid w:val="009E791A"/>
    <w:rsid w:val="009E79A8"/>
    <w:rsid w:val="009E7A7A"/>
    <w:rsid w:val="009E7AE5"/>
    <w:rsid w:val="009E7AF7"/>
    <w:rsid w:val="009E7BF3"/>
    <w:rsid w:val="009E7C4E"/>
    <w:rsid w:val="009E7E69"/>
    <w:rsid w:val="009E7E91"/>
    <w:rsid w:val="009E7FCC"/>
    <w:rsid w:val="009F0149"/>
    <w:rsid w:val="009F0155"/>
    <w:rsid w:val="009F0237"/>
    <w:rsid w:val="009F02A1"/>
    <w:rsid w:val="009F0372"/>
    <w:rsid w:val="009F04E1"/>
    <w:rsid w:val="009F04E4"/>
    <w:rsid w:val="009F0541"/>
    <w:rsid w:val="009F05A6"/>
    <w:rsid w:val="009F060E"/>
    <w:rsid w:val="009F078F"/>
    <w:rsid w:val="009F07F9"/>
    <w:rsid w:val="009F091F"/>
    <w:rsid w:val="009F0A36"/>
    <w:rsid w:val="009F0A80"/>
    <w:rsid w:val="009F0B4F"/>
    <w:rsid w:val="009F0B5C"/>
    <w:rsid w:val="009F0BB4"/>
    <w:rsid w:val="009F0C0D"/>
    <w:rsid w:val="009F0C40"/>
    <w:rsid w:val="009F0C51"/>
    <w:rsid w:val="009F0C6B"/>
    <w:rsid w:val="009F0CFE"/>
    <w:rsid w:val="009F0D05"/>
    <w:rsid w:val="009F0D3E"/>
    <w:rsid w:val="009F0F41"/>
    <w:rsid w:val="009F0FA2"/>
    <w:rsid w:val="009F12F0"/>
    <w:rsid w:val="009F1325"/>
    <w:rsid w:val="009F1339"/>
    <w:rsid w:val="009F139C"/>
    <w:rsid w:val="009F14A1"/>
    <w:rsid w:val="009F15D8"/>
    <w:rsid w:val="009F1604"/>
    <w:rsid w:val="009F1654"/>
    <w:rsid w:val="009F179B"/>
    <w:rsid w:val="009F18C6"/>
    <w:rsid w:val="009F1934"/>
    <w:rsid w:val="009F194B"/>
    <w:rsid w:val="009F1A74"/>
    <w:rsid w:val="009F1ACC"/>
    <w:rsid w:val="009F1AF6"/>
    <w:rsid w:val="009F1C11"/>
    <w:rsid w:val="009F1E33"/>
    <w:rsid w:val="009F1F7A"/>
    <w:rsid w:val="009F2049"/>
    <w:rsid w:val="009F20DF"/>
    <w:rsid w:val="009F215E"/>
    <w:rsid w:val="009F21BA"/>
    <w:rsid w:val="009F2236"/>
    <w:rsid w:val="009F2242"/>
    <w:rsid w:val="009F2602"/>
    <w:rsid w:val="009F270E"/>
    <w:rsid w:val="009F2896"/>
    <w:rsid w:val="009F28DA"/>
    <w:rsid w:val="009F28ED"/>
    <w:rsid w:val="009F2927"/>
    <w:rsid w:val="009F29A4"/>
    <w:rsid w:val="009F2A7C"/>
    <w:rsid w:val="009F2B8E"/>
    <w:rsid w:val="009F2BCF"/>
    <w:rsid w:val="009F2CE2"/>
    <w:rsid w:val="009F2CF0"/>
    <w:rsid w:val="009F2D99"/>
    <w:rsid w:val="009F2E57"/>
    <w:rsid w:val="009F2F28"/>
    <w:rsid w:val="009F2F7C"/>
    <w:rsid w:val="009F2FC9"/>
    <w:rsid w:val="009F30E3"/>
    <w:rsid w:val="009F31C8"/>
    <w:rsid w:val="009F31CC"/>
    <w:rsid w:val="009F322C"/>
    <w:rsid w:val="009F328B"/>
    <w:rsid w:val="009F3477"/>
    <w:rsid w:val="009F34FE"/>
    <w:rsid w:val="009F35F0"/>
    <w:rsid w:val="009F3690"/>
    <w:rsid w:val="009F36AD"/>
    <w:rsid w:val="009F3882"/>
    <w:rsid w:val="009F388F"/>
    <w:rsid w:val="009F391E"/>
    <w:rsid w:val="009F39E7"/>
    <w:rsid w:val="009F39EC"/>
    <w:rsid w:val="009F3A6B"/>
    <w:rsid w:val="009F3B69"/>
    <w:rsid w:val="009F3B8B"/>
    <w:rsid w:val="009F3CB9"/>
    <w:rsid w:val="009F3DBE"/>
    <w:rsid w:val="009F3E13"/>
    <w:rsid w:val="009F3EA7"/>
    <w:rsid w:val="009F3EC0"/>
    <w:rsid w:val="009F41A8"/>
    <w:rsid w:val="009F43C1"/>
    <w:rsid w:val="009F43E4"/>
    <w:rsid w:val="009F44C4"/>
    <w:rsid w:val="009F44F6"/>
    <w:rsid w:val="009F451E"/>
    <w:rsid w:val="009F4597"/>
    <w:rsid w:val="009F47DB"/>
    <w:rsid w:val="009F48AC"/>
    <w:rsid w:val="009F48D3"/>
    <w:rsid w:val="009F491D"/>
    <w:rsid w:val="009F49C3"/>
    <w:rsid w:val="009F4A4A"/>
    <w:rsid w:val="009F4D17"/>
    <w:rsid w:val="009F4D26"/>
    <w:rsid w:val="009F4D39"/>
    <w:rsid w:val="009F4E5A"/>
    <w:rsid w:val="009F4EEA"/>
    <w:rsid w:val="009F4F32"/>
    <w:rsid w:val="009F511B"/>
    <w:rsid w:val="009F53C3"/>
    <w:rsid w:val="009F5491"/>
    <w:rsid w:val="009F55C3"/>
    <w:rsid w:val="009F5683"/>
    <w:rsid w:val="009F56EC"/>
    <w:rsid w:val="009F5707"/>
    <w:rsid w:val="009F5838"/>
    <w:rsid w:val="009F583D"/>
    <w:rsid w:val="009F58E6"/>
    <w:rsid w:val="009F590E"/>
    <w:rsid w:val="009F59C7"/>
    <w:rsid w:val="009F5A3C"/>
    <w:rsid w:val="009F5A42"/>
    <w:rsid w:val="009F5B29"/>
    <w:rsid w:val="009F5BD3"/>
    <w:rsid w:val="009F5CC0"/>
    <w:rsid w:val="009F5D03"/>
    <w:rsid w:val="009F5D78"/>
    <w:rsid w:val="009F5DE7"/>
    <w:rsid w:val="009F605B"/>
    <w:rsid w:val="009F6065"/>
    <w:rsid w:val="009F60D1"/>
    <w:rsid w:val="009F612E"/>
    <w:rsid w:val="009F61CF"/>
    <w:rsid w:val="009F620F"/>
    <w:rsid w:val="009F6272"/>
    <w:rsid w:val="009F6455"/>
    <w:rsid w:val="009F64A9"/>
    <w:rsid w:val="009F6542"/>
    <w:rsid w:val="009F65B0"/>
    <w:rsid w:val="009F67CE"/>
    <w:rsid w:val="009F68C5"/>
    <w:rsid w:val="009F6A17"/>
    <w:rsid w:val="009F6A37"/>
    <w:rsid w:val="009F6A62"/>
    <w:rsid w:val="009F6BA2"/>
    <w:rsid w:val="009F6BC7"/>
    <w:rsid w:val="009F6C31"/>
    <w:rsid w:val="009F6DF0"/>
    <w:rsid w:val="009F6E90"/>
    <w:rsid w:val="009F6EAC"/>
    <w:rsid w:val="009F6EBB"/>
    <w:rsid w:val="009F6FA4"/>
    <w:rsid w:val="009F6FE8"/>
    <w:rsid w:val="009F701B"/>
    <w:rsid w:val="009F70C7"/>
    <w:rsid w:val="009F70F3"/>
    <w:rsid w:val="009F7240"/>
    <w:rsid w:val="009F73AF"/>
    <w:rsid w:val="009F73F5"/>
    <w:rsid w:val="009F7403"/>
    <w:rsid w:val="009F7464"/>
    <w:rsid w:val="009F750C"/>
    <w:rsid w:val="009F765B"/>
    <w:rsid w:val="009F77C3"/>
    <w:rsid w:val="009F7806"/>
    <w:rsid w:val="009F7880"/>
    <w:rsid w:val="009F7889"/>
    <w:rsid w:val="009F79BB"/>
    <w:rsid w:val="009F79CB"/>
    <w:rsid w:val="009F7A03"/>
    <w:rsid w:val="009F7C69"/>
    <w:rsid w:val="009F7CD9"/>
    <w:rsid w:val="009F7CDF"/>
    <w:rsid w:val="00A00059"/>
    <w:rsid w:val="00A00060"/>
    <w:rsid w:val="00A000A7"/>
    <w:rsid w:val="00A0015B"/>
    <w:rsid w:val="00A00161"/>
    <w:rsid w:val="00A0035D"/>
    <w:rsid w:val="00A00403"/>
    <w:rsid w:val="00A00422"/>
    <w:rsid w:val="00A004A4"/>
    <w:rsid w:val="00A00532"/>
    <w:rsid w:val="00A0064E"/>
    <w:rsid w:val="00A0069F"/>
    <w:rsid w:val="00A00763"/>
    <w:rsid w:val="00A00873"/>
    <w:rsid w:val="00A008B9"/>
    <w:rsid w:val="00A0092F"/>
    <w:rsid w:val="00A00984"/>
    <w:rsid w:val="00A009AB"/>
    <w:rsid w:val="00A00ACA"/>
    <w:rsid w:val="00A00B35"/>
    <w:rsid w:val="00A00BDA"/>
    <w:rsid w:val="00A00CC6"/>
    <w:rsid w:val="00A00D8A"/>
    <w:rsid w:val="00A00FC3"/>
    <w:rsid w:val="00A0114A"/>
    <w:rsid w:val="00A01173"/>
    <w:rsid w:val="00A01237"/>
    <w:rsid w:val="00A012A0"/>
    <w:rsid w:val="00A012F4"/>
    <w:rsid w:val="00A01356"/>
    <w:rsid w:val="00A01375"/>
    <w:rsid w:val="00A01536"/>
    <w:rsid w:val="00A0158E"/>
    <w:rsid w:val="00A015F0"/>
    <w:rsid w:val="00A01692"/>
    <w:rsid w:val="00A017D7"/>
    <w:rsid w:val="00A01925"/>
    <w:rsid w:val="00A019A2"/>
    <w:rsid w:val="00A019FF"/>
    <w:rsid w:val="00A01B1B"/>
    <w:rsid w:val="00A01DCA"/>
    <w:rsid w:val="00A01E1C"/>
    <w:rsid w:val="00A01F42"/>
    <w:rsid w:val="00A02007"/>
    <w:rsid w:val="00A02046"/>
    <w:rsid w:val="00A0207E"/>
    <w:rsid w:val="00A02193"/>
    <w:rsid w:val="00A022B6"/>
    <w:rsid w:val="00A0239A"/>
    <w:rsid w:val="00A02464"/>
    <w:rsid w:val="00A024C9"/>
    <w:rsid w:val="00A024DD"/>
    <w:rsid w:val="00A02657"/>
    <w:rsid w:val="00A027AA"/>
    <w:rsid w:val="00A02802"/>
    <w:rsid w:val="00A02B05"/>
    <w:rsid w:val="00A02B52"/>
    <w:rsid w:val="00A02B57"/>
    <w:rsid w:val="00A02C2E"/>
    <w:rsid w:val="00A02C68"/>
    <w:rsid w:val="00A02DFB"/>
    <w:rsid w:val="00A02E1B"/>
    <w:rsid w:val="00A03003"/>
    <w:rsid w:val="00A03076"/>
    <w:rsid w:val="00A03101"/>
    <w:rsid w:val="00A03171"/>
    <w:rsid w:val="00A03178"/>
    <w:rsid w:val="00A0346D"/>
    <w:rsid w:val="00A03502"/>
    <w:rsid w:val="00A03677"/>
    <w:rsid w:val="00A03724"/>
    <w:rsid w:val="00A03818"/>
    <w:rsid w:val="00A03889"/>
    <w:rsid w:val="00A03965"/>
    <w:rsid w:val="00A03A05"/>
    <w:rsid w:val="00A03A61"/>
    <w:rsid w:val="00A03B98"/>
    <w:rsid w:val="00A03CB7"/>
    <w:rsid w:val="00A03D28"/>
    <w:rsid w:val="00A03DC8"/>
    <w:rsid w:val="00A03E59"/>
    <w:rsid w:val="00A03EB1"/>
    <w:rsid w:val="00A03F5E"/>
    <w:rsid w:val="00A040B1"/>
    <w:rsid w:val="00A040E3"/>
    <w:rsid w:val="00A0424B"/>
    <w:rsid w:val="00A04299"/>
    <w:rsid w:val="00A0433B"/>
    <w:rsid w:val="00A04367"/>
    <w:rsid w:val="00A043B7"/>
    <w:rsid w:val="00A04452"/>
    <w:rsid w:val="00A0448F"/>
    <w:rsid w:val="00A044D3"/>
    <w:rsid w:val="00A04579"/>
    <w:rsid w:val="00A045D0"/>
    <w:rsid w:val="00A045FA"/>
    <w:rsid w:val="00A0486A"/>
    <w:rsid w:val="00A04870"/>
    <w:rsid w:val="00A048C4"/>
    <w:rsid w:val="00A049B1"/>
    <w:rsid w:val="00A049F4"/>
    <w:rsid w:val="00A04A35"/>
    <w:rsid w:val="00A04AF4"/>
    <w:rsid w:val="00A04AFB"/>
    <w:rsid w:val="00A04C31"/>
    <w:rsid w:val="00A04D24"/>
    <w:rsid w:val="00A04DB9"/>
    <w:rsid w:val="00A04E26"/>
    <w:rsid w:val="00A04E58"/>
    <w:rsid w:val="00A04E69"/>
    <w:rsid w:val="00A04FE2"/>
    <w:rsid w:val="00A05009"/>
    <w:rsid w:val="00A053CD"/>
    <w:rsid w:val="00A053F5"/>
    <w:rsid w:val="00A055D8"/>
    <w:rsid w:val="00A0561E"/>
    <w:rsid w:val="00A0566A"/>
    <w:rsid w:val="00A056DA"/>
    <w:rsid w:val="00A056E0"/>
    <w:rsid w:val="00A0571E"/>
    <w:rsid w:val="00A05775"/>
    <w:rsid w:val="00A057E4"/>
    <w:rsid w:val="00A05874"/>
    <w:rsid w:val="00A0592C"/>
    <w:rsid w:val="00A059F6"/>
    <w:rsid w:val="00A05A69"/>
    <w:rsid w:val="00A05B77"/>
    <w:rsid w:val="00A05C4A"/>
    <w:rsid w:val="00A05C61"/>
    <w:rsid w:val="00A05CFA"/>
    <w:rsid w:val="00A05F34"/>
    <w:rsid w:val="00A06078"/>
    <w:rsid w:val="00A0627E"/>
    <w:rsid w:val="00A06346"/>
    <w:rsid w:val="00A063F6"/>
    <w:rsid w:val="00A06478"/>
    <w:rsid w:val="00A06611"/>
    <w:rsid w:val="00A06756"/>
    <w:rsid w:val="00A06766"/>
    <w:rsid w:val="00A067ED"/>
    <w:rsid w:val="00A06940"/>
    <w:rsid w:val="00A06A13"/>
    <w:rsid w:val="00A06B2B"/>
    <w:rsid w:val="00A06CBC"/>
    <w:rsid w:val="00A06D0D"/>
    <w:rsid w:val="00A06ED2"/>
    <w:rsid w:val="00A06F75"/>
    <w:rsid w:val="00A06FAB"/>
    <w:rsid w:val="00A06FFF"/>
    <w:rsid w:val="00A07095"/>
    <w:rsid w:val="00A070ED"/>
    <w:rsid w:val="00A0710F"/>
    <w:rsid w:val="00A071B3"/>
    <w:rsid w:val="00A07212"/>
    <w:rsid w:val="00A0735B"/>
    <w:rsid w:val="00A074AA"/>
    <w:rsid w:val="00A074FB"/>
    <w:rsid w:val="00A07508"/>
    <w:rsid w:val="00A07566"/>
    <w:rsid w:val="00A075A3"/>
    <w:rsid w:val="00A075B5"/>
    <w:rsid w:val="00A077F2"/>
    <w:rsid w:val="00A07839"/>
    <w:rsid w:val="00A078FF"/>
    <w:rsid w:val="00A07973"/>
    <w:rsid w:val="00A079B7"/>
    <w:rsid w:val="00A079D1"/>
    <w:rsid w:val="00A07A3A"/>
    <w:rsid w:val="00A07C7D"/>
    <w:rsid w:val="00A07CEC"/>
    <w:rsid w:val="00A07E11"/>
    <w:rsid w:val="00A07E69"/>
    <w:rsid w:val="00A07E82"/>
    <w:rsid w:val="00A07F19"/>
    <w:rsid w:val="00A07F83"/>
    <w:rsid w:val="00A10106"/>
    <w:rsid w:val="00A10133"/>
    <w:rsid w:val="00A101CF"/>
    <w:rsid w:val="00A103C3"/>
    <w:rsid w:val="00A103D8"/>
    <w:rsid w:val="00A10471"/>
    <w:rsid w:val="00A10485"/>
    <w:rsid w:val="00A105B8"/>
    <w:rsid w:val="00A10751"/>
    <w:rsid w:val="00A10873"/>
    <w:rsid w:val="00A1093C"/>
    <w:rsid w:val="00A10A2B"/>
    <w:rsid w:val="00A10AA9"/>
    <w:rsid w:val="00A10AF8"/>
    <w:rsid w:val="00A10BA6"/>
    <w:rsid w:val="00A10BB4"/>
    <w:rsid w:val="00A10BC0"/>
    <w:rsid w:val="00A10C95"/>
    <w:rsid w:val="00A10CE4"/>
    <w:rsid w:val="00A10DB5"/>
    <w:rsid w:val="00A10F1A"/>
    <w:rsid w:val="00A1105C"/>
    <w:rsid w:val="00A1109E"/>
    <w:rsid w:val="00A1116D"/>
    <w:rsid w:val="00A11255"/>
    <w:rsid w:val="00A112C9"/>
    <w:rsid w:val="00A112FE"/>
    <w:rsid w:val="00A1157B"/>
    <w:rsid w:val="00A116DB"/>
    <w:rsid w:val="00A1172D"/>
    <w:rsid w:val="00A117A0"/>
    <w:rsid w:val="00A117FE"/>
    <w:rsid w:val="00A118B3"/>
    <w:rsid w:val="00A119D2"/>
    <w:rsid w:val="00A11A82"/>
    <w:rsid w:val="00A11AA2"/>
    <w:rsid w:val="00A11AE7"/>
    <w:rsid w:val="00A11B5F"/>
    <w:rsid w:val="00A11C57"/>
    <w:rsid w:val="00A11E13"/>
    <w:rsid w:val="00A11EB6"/>
    <w:rsid w:val="00A11F27"/>
    <w:rsid w:val="00A11F31"/>
    <w:rsid w:val="00A11F78"/>
    <w:rsid w:val="00A11F7D"/>
    <w:rsid w:val="00A12016"/>
    <w:rsid w:val="00A12082"/>
    <w:rsid w:val="00A120E3"/>
    <w:rsid w:val="00A1226C"/>
    <w:rsid w:val="00A123B2"/>
    <w:rsid w:val="00A124BC"/>
    <w:rsid w:val="00A12525"/>
    <w:rsid w:val="00A125A0"/>
    <w:rsid w:val="00A12625"/>
    <w:rsid w:val="00A126D4"/>
    <w:rsid w:val="00A128EF"/>
    <w:rsid w:val="00A129BF"/>
    <w:rsid w:val="00A12A22"/>
    <w:rsid w:val="00A12B1E"/>
    <w:rsid w:val="00A12BF5"/>
    <w:rsid w:val="00A12D1C"/>
    <w:rsid w:val="00A12D24"/>
    <w:rsid w:val="00A12E42"/>
    <w:rsid w:val="00A12ECB"/>
    <w:rsid w:val="00A12F5E"/>
    <w:rsid w:val="00A12F9E"/>
    <w:rsid w:val="00A1303B"/>
    <w:rsid w:val="00A13040"/>
    <w:rsid w:val="00A13067"/>
    <w:rsid w:val="00A13086"/>
    <w:rsid w:val="00A13320"/>
    <w:rsid w:val="00A1340C"/>
    <w:rsid w:val="00A13433"/>
    <w:rsid w:val="00A13492"/>
    <w:rsid w:val="00A13506"/>
    <w:rsid w:val="00A13515"/>
    <w:rsid w:val="00A136A9"/>
    <w:rsid w:val="00A137F1"/>
    <w:rsid w:val="00A138A6"/>
    <w:rsid w:val="00A138B0"/>
    <w:rsid w:val="00A13ADB"/>
    <w:rsid w:val="00A13AE5"/>
    <w:rsid w:val="00A13BF6"/>
    <w:rsid w:val="00A13C5F"/>
    <w:rsid w:val="00A13D29"/>
    <w:rsid w:val="00A13DB4"/>
    <w:rsid w:val="00A13FC6"/>
    <w:rsid w:val="00A13FE6"/>
    <w:rsid w:val="00A140AB"/>
    <w:rsid w:val="00A1411A"/>
    <w:rsid w:val="00A141E5"/>
    <w:rsid w:val="00A1422A"/>
    <w:rsid w:val="00A14264"/>
    <w:rsid w:val="00A14321"/>
    <w:rsid w:val="00A14361"/>
    <w:rsid w:val="00A1438C"/>
    <w:rsid w:val="00A143B7"/>
    <w:rsid w:val="00A14436"/>
    <w:rsid w:val="00A1443A"/>
    <w:rsid w:val="00A1443E"/>
    <w:rsid w:val="00A1445E"/>
    <w:rsid w:val="00A144F1"/>
    <w:rsid w:val="00A14612"/>
    <w:rsid w:val="00A14910"/>
    <w:rsid w:val="00A14935"/>
    <w:rsid w:val="00A14A43"/>
    <w:rsid w:val="00A14B76"/>
    <w:rsid w:val="00A14B7A"/>
    <w:rsid w:val="00A14C55"/>
    <w:rsid w:val="00A14C98"/>
    <w:rsid w:val="00A14E95"/>
    <w:rsid w:val="00A1506B"/>
    <w:rsid w:val="00A1532A"/>
    <w:rsid w:val="00A15354"/>
    <w:rsid w:val="00A153DD"/>
    <w:rsid w:val="00A1547A"/>
    <w:rsid w:val="00A1551B"/>
    <w:rsid w:val="00A15538"/>
    <w:rsid w:val="00A15629"/>
    <w:rsid w:val="00A1566D"/>
    <w:rsid w:val="00A156A4"/>
    <w:rsid w:val="00A156DE"/>
    <w:rsid w:val="00A156E3"/>
    <w:rsid w:val="00A15722"/>
    <w:rsid w:val="00A15794"/>
    <w:rsid w:val="00A157BD"/>
    <w:rsid w:val="00A1590E"/>
    <w:rsid w:val="00A15913"/>
    <w:rsid w:val="00A15917"/>
    <w:rsid w:val="00A15953"/>
    <w:rsid w:val="00A15A06"/>
    <w:rsid w:val="00A15D24"/>
    <w:rsid w:val="00A15D6D"/>
    <w:rsid w:val="00A15E01"/>
    <w:rsid w:val="00A15E25"/>
    <w:rsid w:val="00A15E31"/>
    <w:rsid w:val="00A15E59"/>
    <w:rsid w:val="00A15F46"/>
    <w:rsid w:val="00A15F50"/>
    <w:rsid w:val="00A15F8D"/>
    <w:rsid w:val="00A15F8E"/>
    <w:rsid w:val="00A15FB1"/>
    <w:rsid w:val="00A15FD6"/>
    <w:rsid w:val="00A15FF9"/>
    <w:rsid w:val="00A160BB"/>
    <w:rsid w:val="00A16102"/>
    <w:rsid w:val="00A16204"/>
    <w:rsid w:val="00A16230"/>
    <w:rsid w:val="00A16244"/>
    <w:rsid w:val="00A16298"/>
    <w:rsid w:val="00A1658F"/>
    <w:rsid w:val="00A16608"/>
    <w:rsid w:val="00A16637"/>
    <w:rsid w:val="00A1669B"/>
    <w:rsid w:val="00A16741"/>
    <w:rsid w:val="00A167B6"/>
    <w:rsid w:val="00A168D8"/>
    <w:rsid w:val="00A169C8"/>
    <w:rsid w:val="00A16A16"/>
    <w:rsid w:val="00A16A48"/>
    <w:rsid w:val="00A16BDF"/>
    <w:rsid w:val="00A16D6C"/>
    <w:rsid w:val="00A16EBD"/>
    <w:rsid w:val="00A16EEA"/>
    <w:rsid w:val="00A16F68"/>
    <w:rsid w:val="00A16FC0"/>
    <w:rsid w:val="00A1701E"/>
    <w:rsid w:val="00A170C3"/>
    <w:rsid w:val="00A17115"/>
    <w:rsid w:val="00A17226"/>
    <w:rsid w:val="00A17275"/>
    <w:rsid w:val="00A17284"/>
    <w:rsid w:val="00A172A4"/>
    <w:rsid w:val="00A17448"/>
    <w:rsid w:val="00A174E5"/>
    <w:rsid w:val="00A1768F"/>
    <w:rsid w:val="00A1777C"/>
    <w:rsid w:val="00A177EA"/>
    <w:rsid w:val="00A178C5"/>
    <w:rsid w:val="00A17A22"/>
    <w:rsid w:val="00A17BBB"/>
    <w:rsid w:val="00A17BF3"/>
    <w:rsid w:val="00A17D7A"/>
    <w:rsid w:val="00A17F27"/>
    <w:rsid w:val="00A17F62"/>
    <w:rsid w:val="00A200D7"/>
    <w:rsid w:val="00A20143"/>
    <w:rsid w:val="00A201E3"/>
    <w:rsid w:val="00A20235"/>
    <w:rsid w:val="00A202C7"/>
    <w:rsid w:val="00A20328"/>
    <w:rsid w:val="00A2050F"/>
    <w:rsid w:val="00A2051D"/>
    <w:rsid w:val="00A20520"/>
    <w:rsid w:val="00A205CC"/>
    <w:rsid w:val="00A20608"/>
    <w:rsid w:val="00A2069D"/>
    <w:rsid w:val="00A206BC"/>
    <w:rsid w:val="00A20818"/>
    <w:rsid w:val="00A20927"/>
    <w:rsid w:val="00A20937"/>
    <w:rsid w:val="00A20994"/>
    <w:rsid w:val="00A20AEC"/>
    <w:rsid w:val="00A20BEF"/>
    <w:rsid w:val="00A20C63"/>
    <w:rsid w:val="00A20C83"/>
    <w:rsid w:val="00A20D31"/>
    <w:rsid w:val="00A20EC8"/>
    <w:rsid w:val="00A20EF4"/>
    <w:rsid w:val="00A20FD6"/>
    <w:rsid w:val="00A2119A"/>
    <w:rsid w:val="00A21294"/>
    <w:rsid w:val="00A213FB"/>
    <w:rsid w:val="00A214A1"/>
    <w:rsid w:val="00A215BB"/>
    <w:rsid w:val="00A215E3"/>
    <w:rsid w:val="00A215FF"/>
    <w:rsid w:val="00A2168E"/>
    <w:rsid w:val="00A216D8"/>
    <w:rsid w:val="00A21752"/>
    <w:rsid w:val="00A21767"/>
    <w:rsid w:val="00A217A4"/>
    <w:rsid w:val="00A217DC"/>
    <w:rsid w:val="00A2183E"/>
    <w:rsid w:val="00A2190F"/>
    <w:rsid w:val="00A219F7"/>
    <w:rsid w:val="00A21A55"/>
    <w:rsid w:val="00A21AD4"/>
    <w:rsid w:val="00A21B1A"/>
    <w:rsid w:val="00A21BBA"/>
    <w:rsid w:val="00A21BE6"/>
    <w:rsid w:val="00A21BEE"/>
    <w:rsid w:val="00A21D35"/>
    <w:rsid w:val="00A21F7D"/>
    <w:rsid w:val="00A22178"/>
    <w:rsid w:val="00A2227E"/>
    <w:rsid w:val="00A222BB"/>
    <w:rsid w:val="00A223FD"/>
    <w:rsid w:val="00A224F6"/>
    <w:rsid w:val="00A225B8"/>
    <w:rsid w:val="00A22613"/>
    <w:rsid w:val="00A227CF"/>
    <w:rsid w:val="00A22825"/>
    <w:rsid w:val="00A22A3C"/>
    <w:rsid w:val="00A22BA9"/>
    <w:rsid w:val="00A22BC8"/>
    <w:rsid w:val="00A22BCC"/>
    <w:rsid w:val="00A22D0A"/>
    <w:rsid w:val="00A22D50"/>
    <w:rsid w:val="00A22D82"/>
    <w:rsid w:val="00A22DF3"/>
    <w:rsid w:val="00A22EDA"/>
    <w:rsid w:val="00A22F7C"/>
    <w:rsid w:val="00A22FA8"/>
    <w:rsid w:val="00A23070"/>
    <w:rsid w:val="00A2342B"/>
    <w:rsid w:val="00A2363C"/>
    <w:rsid w:val="00A2366F"/>
    <w:rsid w:val="00A23674"/>
    <w:rsid w:val="00A23689"/>
    <w:rsid w:val="00A2368C"/>
    <w:rsid w:val="00A2368F"/>
    <w:rsid w:val="00A237CD"/>
    <w:rsid w:val="00A238D0"/>
    <w:rsid w:val="00A239A0"/>
    <w:rsid w:val="00A23B3B"/>
    <w:rsid w:val="00A23B69"/>
    <w:rsid w:val="00A23D67"/>
    <w:rsid w:val="00A23DAD"/>
    <w:rsid w:val="00A23F68"/>
    <w:rsid w:val="00A23F81"/>
    <w:rsid w:val="00A24062"/>
    <w:rsid w:val="00A241F3"/>
    <w:rsid w:val="00A242B0"/>
    <w:rsid w:val="00A24340"/>
    <w:rsid w:val="00A24601"/>
    <w:rsid w:val="00A246E0"/>
    <w:rsid w:val="00A24705"/>
    <w:rsid w:val="00A24769"/>
    <w:rsid w:val="00A247FB"/>
    <w:rsid w:val="00A248B2"/>
    <w:rsid w:val="00A24997"/>
    <w:rsid w:val="00A24AD5"/>
    <w:rsid w:val="00A24B24"/>
    <w:rsid w:val="00A24C7B"/>
    <w:rsid w:val="00A24D57"/>
    <w:rsid w:val="00A24D6B"/>
    <w:rsid w:val="00A24E39"/>
    <w:rsid w:val="00A24E56"/>
    <w:rsid w:val="00A24FFA"/>
    <w:rsid w:val="00A2509B"/>
    <w:rsid w:val="00A251C9"/>
    <w:rsid w:val="00A255CD"/>
    <w:rsid w:val="00A2563E"/>
    <w:rsid w:val="00A256DC"/>
    <w:rsid w:val="00A257B4"/>
    <w:rsid w:val="00A2581A"/>
    <w:rsid w:val="00A2588C"/>
    <w:rsid w:val="00A25A00"/>
    <w:rsid w:val="00A25D65"/>
    <w:rsid w:val="00A25EB9"/>
    <w:rsid w:val="00A26122"/>
    <w:rsid w:val="00A2615F"/>
    <w:rsid w:val="00A262B4"/>
    <w:rsid w:val="00A26417"/>
    <w:rsid w:val="00A26434"/>
    <w:rsid w:val="00A264B4"/>
    <w:rsid w:val="00A26588"/>
    <w:rsid w:val="00A2665B"/>
    <w:rsid w:val="00A26677"/>
    <w:rsid w:val="00A268BB"/>
    <w:rsid w:val="00A2690D"/>
    <w:rsid w:val="00A2696E"/>
    <w:rsid w:val="00A26A26"/>
    <w:rsid w:val="00A26ADF"/>
    <w:rsid w:val="00A26B2F"/>
    <w:rsid w:val="00A26B8E"/>
    <w:rsid w:val="00A26B9D"/>
    <w:rsid w:val="00A26BA6"/>
    <w:rsid w:val="00A26C35"/>
    <w:rsid w:val="00A26CB9"/>
    <w:rsid w:val="00A26CEB"/>
    <w:rsid w:val="00A26D70"/>
    <w:rsid w:val="00A26DF6"/>
    <w:rsid w:val="00A26E08"/>
    <w:rsid w:val="00A26E2E"/>
    <w:rsid w:val="00A26EC6"/>
    <w:rsid w:val="00A26ECF"/>
    <w:rsid w:val="00A26ED8"/>
    <w:rsid w:val="00A26F3A"/>
    <w:rsid w:val="00A26F50"/>
    <w:rsid w:val="00A26FE4"/>
    <w:rsid w:val="00A27081"/>
    <w:rsid w:val="00A2723B"/>
    <w:rsid w:val="00A272D8"/>
    <w:rsid w:val="00A27381"/>
    <w:rsid w:val="00A273DA"/>
    <w:rsid w:val="00A273E6"/>
    <w:rsid w:val="00A2746F"/>
    <w:rsid w:val="00A274CC"/>
    <w:rsid w:val="00A274DE"/>
    <w:rsid w:val="00A274E7"/>
    <w:rsid w:val="00A275CA"/>
    <w:rsid w:val="00A275FF"/>
    <w:rsid w:val="00A27676"/>
    <w:rsid w:val="00A27835"/>
    <w:rsid w:val="00A27922"/>
    <w:rsid w:val="00A27944"/>
    <w:rsid w:val="00A27C88"/>
    <w:rsid w:val="00A27C9C"/>
    <w:rsid w:val="00A27D4C"/>
    <w:rsid w:val="00A27E75"/>
    <w:rsid w:val="00A27EF2"/>
    <w:rsid w:val="00A27FD8"/>
    <w:rsid w:val="00A30064"/>
    <w:rsid w:val="00A300DB"/>
    <w:rsid w:val="00A301E5"/>
    <w:rsid w:val="00A301F2"/>
    <w:rsid w:val="00A3024D"/>
    <w:rsid w:val="00A3031E"/>
    <w:rsid w:val="00A303F0"/>
    <w:rsid w:val="00A3054A"/>
    <w:rsid w:val="00A30711"/>
    <w:rsid w:val="00A30712"/>
    <w:rsid w:val="00A3071A"/>
    <w:rsid w:val="00A30833"/>
    <w:rsid w:val="00A30847"/>
    <w:rsid w:val="00A30949"/>
    <w:rsid w:val="00A30A4F"/>
    <w:rsid w:val="00A30A8C"/>
    <w:rsid w:val="00A30AFA"/>
    <w:rsid w:val="00A30B09"/>
    <w:rsid w:val="00A30B4D"/>
    <w:rsid w:val="00A30B86"/>
    <w:rsid w:val="00A30BD1"/>
    <w:rsid w:val="00A30C07"/>
    <w:rsid w:val="00A30C55"/>
    <w:rsid w:val="00A30D7D"/>
    <w:rsid w:val="00A30DB2"/>
    <w:rsid w:val="00A30F00"/>
    <w:rsid w:val="00A30F03"/>
    <w:rsid w:val="00A3141F"/>
    <w:rsid w:val="00A315EF"/>
    <w:rsid w:val="00A31733"/>
    <w:rsid w:val="00A31799"/>
    <w:rsid w:val="00A317E1"/>
    <w:rsid w:val="00A31871"/>
    <w:rsid w:val="00A319A4"/>
    <w:rsid w:val="00A31BC6"/>
    <w:rsid w:val="00A31C83"/>
    <w:rsid w:val="00A31D55"/>
    <w:rsid w:val="00A31D60"/>
    <w:rsid w:val="00A31DD9"/>
    <w:rsid w:val="00A31DDE"/>
    <w:rsid w:val="00A31E8C"/>
    <w:rsid w:val="00A32039"/>
    <w:rsid w:val="00A32185"/>
    <w:rsid w:val="00A321CC"/>
    <w:rsid w:val="00A323BC"/>
    <w:rsid w:val="00A324D7"/>
    <w:rsid w:val="00A326BE"/>
    <w:rsid w:val="00A32967"/>
    <w:rsid w:val="00A32A94"/>
    <w:rsid w:val="00A32ACD"/>
    <w:rsid w:val="00A32B81"/>
    <w:rsid w:val="00A32C1F"/>
    <w:rsid w:val="00A32C21"/>
    <w:rsid w:val="00A32C75"/>
    <w:rsid w:val="00A32CF5"/>
    <w:rsid w:val="00A32D78"/>
    <w:rsid w:val="00A32ED4"/>
    <w:rsid w:val="00A32F04"/>
    <w:rsid w:val="00A33024"/>
    <w:rsid w:val="00A330B8"/>
    <w:rsid w:val="00A33295"/>
    <w:rsid w:val="00A3341A"/>
    <w:rsid w:val="00A33472"/>
    <w:rsid w:val="00A33489"/>
    <w:rsid w:val="00A334BD"/>
    <w:rsid w:val="00A335C6"/>
    <w:rsid w:val="00A335F6"/>
    <w:rsid w:val="00A3361E"/>
    <w:rsid w:val="00A33687"/>
    <w:rsid w:val="00A33693"/>
    <w:rsid w:val="00A336C5"/>
    <w:rsid w:val="00A33713"/>
    <w:rsid w:val="00A339B2"/>
    <w:rsid w:val="00A339F1"/>
    <w:rsid w:val="00A33A7F"/>
    <w:rsid w:val="00A33BE1"/>
    <w:rsid w:val="00A33D9A"/>
    <w:rsid w:val="00A33DFC"/>
    <w:rsid w:val="00A33E21"/>
    <w:rsid w:val="00A33E7F"/>
    <w:rsid w:val="00A33F31"/>
    <w:rsid w:val="00A33FC5"/>
    <w:rsid w:val="00A33FCA"/>
    <w:rsid w:val="00A33FD9"/>
    <w:rsid w:val="00A340CE"/>
    <w:rsid w:val="00A341B6"/>
    <w:rsid w:val="00A34269"/>
    <w:rsid w:val="00A342D2"/>
    <w:rsid w:val="00A34372"/>
    <w:rsid w:val="00A343AE"/>
    <w:rsid w:val="00A34514"/>
    <w:rsid w:val="00A3455F"/>
    <w:rsid w:val="00A3458E"/>
    <w:rsid w:val="00A3472F"/>
    <w:rsid w:val="00A34848"/>
    <w:rsid w:val="00A34929"/>
    <w:rsid w:val="00A3495A"/>
    <w:rsid w:val="00A349B1"/>
    <w:rsid w:val="00A349D4"/>
    <w:rsid w:val="00A34A03"/>
    <w:rsid w:val="00A34A3C"/>
    <w:rsid w:val="00A34AEF"/>
    <w:rsid w:val="00A34B3F"/>
    <w:rsid w:val="00A34CA7"/>
    <w:rsid w:val="00A34D86"/>
    <w:rsid w:val="00A34F14"/>
    <w:rsid w:val="00A351AF"/>
    <w:rsid w:val="00A35292"/>
    <w:rsid w:val="00A353E9"/>
    <w:rsid w:val="00A35402"/>
    <w:rsid w:val="00A354DD"/>
    <w:rsid w:val="00A355FF"/>
    <w:rsid w:val="00A357C0"/>
    <w:rsid w:val="00A357E6"/>
    <w:rsid w:val="00A35879"/>
    <w:rsid w:val="00A35974"/>
    <w:rsid w:val="00A35983"/>
    <w:rsid w:val="00A359B9"/>
    <w:rsid w:val="00A359BA"/>
    <w:rsid w:val="00A35A1D"/>
    <w:rsid w:val="00A35A8E"/>
    <w:rsid w:val="00A35D84"/>
    <w:rsid w:val="00A35DB8"/>
    <w:rsid w:val="00A35E11"/>
    <w:rsid w:val="00A35E24"/>
    <w:rsid w:val="00A35F7A"/>
    <w:rsid w:val="00A3603D"/>
    <w:rsid w:val="00A360A5"/>
    <w:rsid w:val="00A360EC"/>
    <w:rsid w:val="00A3610E"/>
    <w:rsid w:val="00A3621E"/>
    <w:rsid w:val="00A363CF"/>
    <w:rsid w:val="00A3644A"/>
    <w:rsid w:val="00A3645D"/>
    <w:rsid w:val="00A3654C"/>
    <w:rsid w:val="00A365B7"/>
    <w:rsid w:val="00A3664C"/>
    <w:rsid w:val="00A366C2"/>
    <w:rsid w:val="00A366F3"/>
    <w:rsid w:val="00A3670D"/>
    <w:rsid w:val="00A36741"/>
    <w:rsid w:val="00A36762"/>
    <w:rsid w:val="00A367A5"/>
    <w:rsid w:val="00A36831"/>
    <w:rsid w:val="00A36A37"/>
    <w:rsid w:val="00A36A63"/>
    <w:rsid w:val="00A36B3C"/>
    <w:rsid w:val="00A36B45"/>
    <w:rsid w:val="00A36B56"/>
    <w:rsid w:val="00A36B7A"/>
    <w:rsid w:val="00A36BCE"/>
    <w:rsid w:val="00A36C0F"/>
    <w:rsid w:val="00A36CAF"/>
    <w:rsid w:val="00A36F47"/>
    <w:rsid w:val="00A36F90"/>
    <w:rsid w:val="00A36FDF"/>
    <w:rsid w:val="00A37007"/>
    <w:rsid w:val="00A37038"/>
    <w:rsid w:val="00A37143"/>
    <w:rsid w:val="00A3716A"/>
    <w:rsid w:val="00A37202"/>
    <w:rsid w:val="00A37235"/>
    <w:rsid w:val="00A37330"/>
    <w:rsid w:val="00A37352"/>
    <w:rsid w:val="00A37532"/>
    <w:rsid w:val="00A3762F"/>
    <w:rsid w:val="00A376C7"/>
    <w:rsid w:val="00A378CF"/>
    <w:rsid w:val="00A37945"/>
    <w:rsid w:val="00A379D6"/>
    <w:rsid w:val="00A37A90"/>
    <w:rsid w:val="00A37B60"/>
    <w:rsid w:val="00A37B72"/>
    <w:rsid w:val="00A37C41"/>
    <w:rsid w:val="00A37C67"/>
    <w:rsid w:val="00A37DA2"/>
    <w:rsid w:val="00A37E79"/>
    <w:rsid w:val="00A37F1D"/>
    <w:rsid w:val="00A37F9D"/>
    <w:rsid w:val="00A37FBD"/>
    <w:rsid w:val="00A4001C"/>
    <w:rsid w:val="00A400E3"/>
    <w:rsid w:val="00A4010F"/>
    <w:rsid w:val="00A401BD"/>
    <w:rsid w:val="00A40235"/>
    <w:rsid w:val="00A403F6"/>
    <w:rsid w:val="00A4045A"/>
    <w:rsid w:val="00A40645"/>
    <w:rsid w:val="00A407C6"/>
    <w:rsid w:val="00A4085D"/>
    <w:rsid w:val="00A40899"/>
    <w:rsid w:val="00A4092A"/>
    <w:rsid w:val="00A40961"/>
    <w:rsid w:val="00A40A89"/>
    <w:rsid w:val="00A40AC3"/>
    <w:rsid w:val="00A40AE0"/>
    <w:rsid w:val="00A40B65"/>
    <w:rsid w:val="00A40BB9"/>
    <w:rsid w:val="00A40C4D"/>
    <w:rsid w:val="00A40D71"/>
    <w:rsid w:val="00A40E4E"/>
    <w:rsid w:val="00A40EA6"/>
    <w:rsid w:val="00A40F89"/>
    <w:rsid w:val="00A40FFD"/>
    <w:rsid w:val="00A41095"/>
    <w:rsid w:val="00A41276"/>
    <w:rsid w:val="00A412A5"/>
    <w:rsid w:val="00A41360"/>
    <w:rsid w:val="00A413EC"/>
    <w:rsid w:val="00A41442"/>
    <w:rsid w:val="00A4157F"/>
    <w:rsid w:val="00A415CA"/>
    <w:rsid w:val="00A416AA"/>
    <w:rsid w:val="00A416C4"/>
    <w:rsid w:val="00A418A3"/>
    <w:rsid w:val="00A41948"/>
    <w:rsid w:val="00A41B29"/>
    <w:rsid w:val="00A41BD8"/>
    <w:rsid w:val="00A41C06"/>
    <w:rsid w:val="00A41C09"/>
    <w:rsid w:val="00A41D69"/>
    <w:rsid w:val="00A41DCE"/>
    <w:rsid w:val="00A41DF6"/>
    <w:rsid w:val="00A41E09"/>
    <w:rsid w:val="00A41F4E"/>
    <w:rsid w:val="00A41FEE"/>
    <w:rsid w:val="00A4221F"/>
    <w:rsid w:val="00A4235F"/>
    <w:rsid w:val="00A424DC"/>
    <w:rsid w:val="00A42547"/>
    <w:rsid w:val="00A42677"/>
    <w:rsid w:val="00A42732"/>
    <w:rsid w:val="00A42790"/>
    <w:rsid w:val="00A427E9"/>
    <w:rsid w:val="00A4290B"/>
    <w:rsid w:val="00A42A54"/>
    <w:rsid w:val="00A42A73"/>
    <w:rsid w:val="00A42B85"/>
    <w:rsid w:val="00A42C5A"/>
    <w:rsid w:val="00A42D6D"/>
    <w:rsid w:val="00A42D7A"/>
    <w:rsid w:val="00A42EF4"/>
    <w:rsid w:val="00A42F39"/>
    <w:rsid w:val="00A43034"/>
    <w:rsid w:val="00A43039"/>
    <w:rsid w:val="00A431C5"/>
    <w:rsid w:val="00A4320B"/>
    <w:rsid w:val="00A43227"/>
    <w:rsid w:val="00A43240"/>
    <w:rsid w:val="00A4332A"/>
    <w:rsid w:val="00A4338C"/>
    <w:rsid w:val="00A433A3"/>
    <w:rsid w:val="00A434D2"/>
    <w:rsid w:val="00A43565"/>
    <w:rsid w:val="00A43872"/>
    <w:rsid w:val="00A4387E"/>
    <w:rsid w:val="00A43898"/>
    <w:rsid w:val="00A43B31"/>
    <w:rsid w:val="00A43B6F"/>
    <w:rsid w:val="00A43B7E"/>
    <w:rsid w:val="00A43B95"/>
    <w:rsid w:val="00A43BDC"/>
    <w:rsid w:val="00A43BF0"/>
    <w:rsid w:val="00A43D17"/>
    <w:rsid w:val="00A43D30"/>
    <w:rsid w:val="00A43D70"/>
    <w:rsid w:val="00A43E14"/>
    <w:rsid w:val="00A43F3F"/>
    <w:rsid w:val="00A43F68"/>
    <w:rsid w:val="00A44014"/>
    <w:rsid w:val="00A440EA"/>
    <w:rsid w:val="00A4415A"/>
    <w:rsid w:val="00A4434E"/>
    <w:rsid w:val="00A44377"/>
    <w:rsid w:val="00A4456C"/>
    <w:rsid w:val="00A4462F"/>
    <w:rsid w:val="00A44660"/>
    <w:rsid w:val="00A446E8"/>
    <w:rsid w:val="00A44708"/>
    <w:rsid w:val="00A44709"/>
    <w:rsid w:val="00A44772"/>
    <w:rsid w:val="00A4482C"/>
    <w:rsid w:val="00A44875"/>
    <w:rsid w:val="00A44983"/>
    <w:rsid w:val="00A44A9C"/>
    <w:rsid w:val="00A44AB2"/>
    <w:rsid w:val="00A44B34"/>
    <w:rsid w:val="00A44EE3"/>
    <w:rsid w:val="00A44F26"/>
    <w:rsid w:val="00A45041"/>
    <w:rsid w:val="00A45137"/>
    <w:rsid w:val="00A45389"/>
    <w:rsid w:val="00A453A8"/>
    <w:rsid w:val="00A4546B"/>
    <w:rsid w:val="00A455EF"/>
    <w:rsid w:val="00A456BF"/>
    <w:rsid w:val="00A45744"/>
    <w:rsid w:val="00A4574C"/>
    <w:rsid w:val="00A457EC"/>
    <w:rsid w:val="00A4596B"/>
    <w:rsid w:val="00A45A27"/>
    <w:rsid w:val="00A45B53"/>
    <w:rsid w:val="00A45BB8"/>
    <w:rsid w:val="00A45D37"/>
    <w:rsid w:val="00A45D6B"/>
    <w:rsid w:val="00A45DC6"/>
    <w:rsid w:val="00A45E8C"/>
    <w:rsid w:val="00A45E94"/>
    <w:rsid w:val="00A45F4E"/>
    <w:rsid w:val="00A45F78"/>
    <w:rsid w:val="00A45F99"/>
    <w:rsid w:val="00A4603D"/>
    <w:rsid w:val="00A46127"/>
    <w:rsid w:val="00A46136"/>
    <w:rsid w:val="00A4617E"/>
    <w:rsid w:val="00A46193"/>
    <w:rsid w:val="00A4625B"/>
    <w:rsid w:val="00A4626D"/>
    <w:rsid w:val="00A463F2"/>
    <w:rsid w:val="00A4643A"/>
    <w:rsid w:val="00A4644B"/>
    <w:rsid w:val="00A464D4"/>
    <w:rsid w:val="00A4663A"/>
    <w:rsid w:val="00A46803"/>
    <w:rsid w:val="00A46813"/>
    <w:rsid w:val="00A46BF0"/>
    <w:rsid w:val="00A46C4F"/>
    <w:rsid w:val="00A46C7C"/>
    <w:rsid w:val="00A46D48"/>
    <w:rsid w:val="00A46E8E"/>
    <w:rsid w:val="00A46FBB"/>
    <w:rsid w:val="00A47120"/>
    <w:rsid w:val="00A47122"/>
    <w:rsid w:val="00A471B4"/>
    <w:rsid w:val="00A47368"/>
    <w:rsid w:val="00A473C0"/>
    <w:rsid w:val="00A4746F"/>
    <w:rsid w:val="00A4751C"/>
    <w:rsid w:val="00A476C6"/>
    <w:rsid w:val="00A47778"/>
    <w:rsid w:val="00A47897"/>
    <w:rsid w:val="00A478FE"/>
    <w:rsid w:val="00A47910"/>
    <w:rsid w:val="00A47A51"/>
    <w:rsid w:val="00A47A5C"/>
    <w:rsid w:val="00A47B31"/>
    <w:rsid w:val="00A47B5B"/>
    <w:rsid w:val="00A47BAD"/>
    <w:rsid w:val="00A47CAD"/>
    <w:rsid w:val="00A47CBB"/>
    <w:rsid w:val="00A47D02"/>
    <w:rsid w:val="00A47D78"/>
    <w:rsid w:val="00A47EC2"/>
    <w:rsid w:val="00A47ECF"/>
    <w:rsid w:val="00A47F21"/>
    <w:rsid w:val="00A47F77"/>
    <w:rsid w:val="00A47F83"/>
    <w:rsid w:val="00A47FFE"/>
    <w:rsid w:val="00A50125"/>
    <w:rsid w:val="00A50148"/>
    <w:rsid w:val="00A501D3"/>
    <w:rsid w:val="00A502E7"/>
    <w:rsid w:val="00A503CD"/>
    <w:rsid w:val="00A50542"/>
    <w:rsid w:val="00A5071F"/>
    <w:rsid w:val="00A50836"/>
    <w:rsid w:val="00A508CA"/>
    <w:rsid w:val="00A508F3"/>
    <w:rsid w:val="00A5093B"/>
    <w:rsid w:val="00A509F5"/>
    <w:rsid w:val="00A50AFE"/>
    <w:rsid w:val="00A50BCC"/>
    <w:rsid w:val="00A50BD8"/>
    <w:rsid w:val="00A50C2F"/>
    <w:rsid w:val="00A50D42"/>
    <w:rsid w:val="00A50D61"/>
    <w:rsid w:val="00A50DF4"/>
    <w:rsid w:val="00A50F82"/>
    <w:rsid w:val="00A50FD0"/>
    <w:rsid w:val="00A510AA"/>
    <w:rsid w:val="00A51269"/>
    <w:rsid w:val="00A514D1"/>
    <w:rsid w:val="00A516DA"/>
    <w:rsid w:val="00A5178E"/>
    <w:rsid w:val="00A517D5"/>
    <w:rsid w:val="00A51A3C"/>
    <w:rsid w:val="00A51A7F"/>
    <w:rsid w:val="00A51D0F"/>
    <w:rsid w:val="00A51E99"/>
    <w:rsid w:val="00A51EF9"/>
    <w:rsid w:val="00A51F6D"/>
    <w:rsid w:val="00A51FAD"/>
    <w:rsid w:val="00A51FB2"/>
    <w:rsid w:val="00A52191"/>
    <w:rsid w:val="00A521A6"/>
    <w:rsid w:val="00A521CC"/>
    <w:rsid w:val="00A5225C"/>
    <w:rsid w:val="00A52288"/>
    <w:rsid w:val="00A5232C"/>
    <w:rsid w:val="00A52388"/>
    <w:rsid w:val="00A5243D"/>
    <w:rsid w:val="00A524BA"/>
    <w:rsid w:val="00A5260C"/>
    <w:rsid w:val="00A526BE"/>
    <w:rsid w:val="00A526F5"/>
    <w:rsid w:val="00A52750"/>
    <w:rsid w:val="00A527A9"/>
    <w:rsid w:val="00A52915"/>
    <w:rsid w:val="00A5293B"/>
    <w:rsid w:val="00A52B5C"/>
    <w:rsid w:val="00A52B7A"/>
    <w:rsid w:val="00A52C2A"/>
    <w:rsid w:val="00A52C85"/>
    <w:rsid w:val="00A52CED"/>
    <w:rsid w:val="00A52E95"/>
    <w:rsid w:val="00A52F09"/>
    <w:rsid w:val="00A52F81"/>
    <w:rsid w:val="00A52F88"/>
    <w:rsid w:val="00A52FE4"/>
    <w:rsid w:val="00A52FEB"/>
    <w:rsid w:val="00A53040"/>
    <w:rsid w:val="00A5315D"/>
    <w:rsid w:val="00A532F4"/>
    <w:rsid w:val="00A533D7"/>
    <w:rsid w:val="00A534F9"/>
    <w:rsid w:val="00A53620"/>
    <w:rsid w:val="00A53646"/>
    <w:rsid w:val="00A53744"/>
    <w:rsid w:val="00A537AA"/>
    <w:rsid w:val="00A5380C"/>
    <w:rsid w:val="00A53836"/>
    <w:rsid w:val="00A53B03"/>
    <w:rsid w:val="00A53B92"/>
    <w:rsid w:val="00A53BE5"/>
    <w:rsid w:val="00A53C36"/>
    <w:rsid w:val="00A53DA7"/>
    <w:rsid w:val="00A5400F"/>
    <w:rsid w:val="00A5404A"/>
    <w:rsid w:val="00A54083"/>
    <w:rsid w:val="00A540D6"/>
    <w:rsid w:val="00A54129"/>
    <w:rsid w:val="00A541C2"/>
    <w:rsid w:val="00A541C8"/>
    <w:rsid w:val="00A5422B"/>
    <w:rsid w:val="00A5473D"/>
    <w:rsid w:val="00A5473E"/>
    <w:rsid w:val="00A54827"/>
    <w:rsid w:val="00A548D8"/>
    <w:rsid w:val="00A54988"/>
    <w:rsid w:val="00A54A37"/>
    <w:rsid w:val="00A54AC5"/>
    <w:rsid w:val="00A54CC9"/>
    <w:rsid w:val="00A54CE5"/>
    <w:rsid w:val="00A54D9F"/>
    <w:rsid w:val="00A54E1A"/>
    <w:rsid w:val="00A55100"/>
    <w:rsid w:val="00A55168"/>
    <w:rsid w:val="00A55232"/>
    <w:rsid w:val="00A55290"/>
    <w:rsid w:val="00A5532B"/>
    <w:rsid w:val="00A5535E"/>
    <w:rsid w:val="00A5536F"/>
    <w:rsid w:val="00A55389"/>
    <w:rsid w:val="00A5539A"/>
    <w:rsid w:val="00A5549B"/>
    <w:rsid w:val="00A55525"/>
    <w:rsid w:val="00A55530"/>
    <w:rsid w:val="00A5556C"/>
    <w:rsid w:val="00A55653"/>
    <w:rsid w:val="00A5572B"/>
    <w:rsid w:val="00A557DA"/>
    <w:rsid w:val="00A5584B"/>
    <w:rsid w:val="00A5587C"/>
    <w:rsid w:val="00A55964"/>
    <w:rsid w:val="00A559C9"/>
    <w:rsid w:val="00A55B3C"/>
    <w:rsid w:val="00A55B3F"/>
    <w:rsid w:val="00A55BA8"/>
    <w:rsid w:val="00A55CAB"/>
    <w:rsid w:val="00A55D40"/>
    <w:rsid w:val="00A55D4E"/>
    <w:rsid w:val="00A55E39"/>
    <w:rsid w:val="00A55F71"/>
    <w:rsid w:val="00A55FEE"/>
    <w:rsid w:val="00A56084"/>
    <w:rsid w:val="00A56141"/>
    <w:rsid w:val="00A562D7"/>
    <w:rsid w:val="00A56354"/>
    <w:rsid w:val="00A563A4"/>
    <w:rsid w:val="00A56407"/>
    <w:rsid w:val="00A56468"/>
    <w:rsid w:val="00A566AE"/>
    <w:rsid w:val="00A567D1"/>
    <w:rsid w:val="00A56A47"/>
    <w:rsid w:val="00A56A5C"/>
    <w:rsid w:val="00A56ACA"/>
    <w:rsid w:val="00A56B73"/>
    <w:rsid w:val="00A56C08"/>
    <w:rsid w:val="00A56D2C"/>
    <w:rsid w:val="00A56F6A"/>
    <w:rsid w:val="00A56F7E"/>
    <w:rsid w:val="00A56FE9"/>
    <w:rsid w:val="00A57011"/>
    <w:rsid w:val="00A57071"/>
    <w:rsid w:val="00A570BC"/>
    <w:rsid w:val="00A571EB"/>
    <w:rsid w:val="00A5724E"/>
    <w:rsid w:val="00A572EB"/>
    <w:rsid w:val="00A574CB"/>
    <w:rsid w:val="00A575BC"/>
    <w:rsid w:val="00A576B4"/>
    <w:rsid w:val="00A5770E"/>
    <w:rsid w:val="00A5773B"/>
    <w:rsid w:val="00A57908"/>
    <w:rsid w:val="00A57A13"/>
    <w:rsid w:val="00A57A7F"/>
    <w:rsid w:val="00A57B43"/>
    <w:rsid w:val="00A57C3F"/>
    <w:rsid w:val="00A57C4E"/>
    <w:rsid w:val="00A57CC4"/>
    <w:rsid w:val="00A57D98"/>
    <w:rsid w:val="00A57E5D"/>
    <w:rsid w:val="00A57EC1"/>
    <w:rsid w:val="00A57FCB"/>
    <w:rsid w:val="00A60309"/>
    <w:rsid w:val="00A60408"/>
    <w:rsid w:val="00A60445"/>
    <w:rsid w:val="00A60540"/>
    <w:rsid w:val="00A60636"/>
    <w:rsid w:val="00A606A3"/>
    <w:rsid w:val="00A606C9"/>
    <w:rsid w:val="00A60746"/>
    <w:rsid w:val="00A60818"/>
    <w:rsid w:val="00A6082E"/>
    <w:rsid w:val="00A6087B"/>
    <w:rsid w:val="00A60903"/>
    <w:rsid w:val="00A6090E"/>
    <w:rsid w:val="00A60A94"/>
    <w:rsid w:val="00A60ABD"/>
    <w:rsid w:val="00A60C92"/>
    <w:rsid w:val="00A60D0C"/>
    <w:rsid w:val="00A60DD2"/>
    <w:rsid w:val="00A60EB9"/>
    <w:rsid w:val="00A60F5D"/>
    <w:rsid w:val="00A6100E"/>
    <w:rsid w:val="00A6101D"/>
    <w:rsid w:val="00A611E1"/>
    <w:rsid w:val="00A611F7"/>
    <w:rsid w:val="00A612C5"/>
    <w:rsid w:val="00A613C3"/>
    <w:rsid w:val="00A6164F"/>
    <w:rsid w:val="00A616A4"/>
    <w:rsid w:val="00A61765"/>
    <w:rsid w:val="00A61822"/>
    <w:rsid w:val="00A61893"/>
    <w:rsid w:val="00A61968"/>
    <w:rsid w:val="00A61A78"/>
    <w:rsid w:val="00A61ABC"/>
    <w:rsid w:val="00A61C02"/>
    <w:rsid w:val="00A61C67"/>
    <w:rsid w:val="00A61D1A"/>
    <w:rsid w:val="00A61DAF"/>
    <w:rsid w:val="00A61DEE"/>
    <w:rsid w:val="00A61FAC"/>
    <w:rsid w:val="00A620AE"/>
    <w:rsid w:val="00A620F4"/>
    <w:rsid w:val="00A621F1"/>
    <w:rsid w:val="00A62294"/>
    <w:rsid w:val="00A622F0"/>
    <w:rsid w:val="00A62583"/>
    <w:rsid w:val="00A6264A"/>
    <w:rsid w:val="00A627C0"/>
    <w:rsid w:val="00A6286B"/>
    <w:rsid w:val="00A629AB"/>
    <w:rsid w:val="00A62B15"/>
    <w:rsid w:val="00A62B6F"/>
    <w:rsid w:val="00A62BA4"/>
    <w:rsid w:val="00A62C26"/>
    <w:rsid w:val="00A62CE4"/>
    <w:rsid w:val="00A62D83"/>
    <w:rsid w:val="00A62E50"/>
    <w:rsid w:val="00A62EB6"/>
    <w:rsid w:val="00A631F6"/>
    <w:rsid w:val="00A632B5"/>
    <w:rsid w:val="00A632B8"/>
    <w:rsid w:val="00A63337"/>
    <w:rsid w:val="00A6362D"/>
    <w:rsid w:val="00A636A3"/>
    <w:rsid w:val="00A636E0"/>
    <w:rsid w:val="00A6374E"/>
    <w:rsid w:val="00A6398A"/>
    <w:rsid w:val="00A63B79"/>
    <w:rsid w:val="00A63BB4"/>
    <w:rsid w:val="00A63BFA"/>
    <w:rsid w:val="00A63D3A"/>
    <w:rsid w:val="00A63D69"/>
    <w:rsid w:val="00A63DCC"/>
    <w:rsid w:val="00A64154"/>
    <w:rsid w:val="00A641FB"/>
    <w:rsid w:val="00A64269"/>
    <w:rsid w:val="00A642BE"/>
    <w:rsid w:val="00A64454"/>
    <w:rsid w:val="00A647F3"/>
    <w:rsid w:val="00A648E5"/>
    <w:rsid w:val="00A6490E"/>
    <w:rsid w:val="00A64C54"/>
    <w:rsid w:val="00A64CE8"/>
    <w:rsid w:val="00A64E97"/>
    <w:rsid w:val="00A64F47"/>
    <w:rsid w:val="00A64FC5"/>
    <w:rsid w:val="00A65088"/>
    <w:rsid w:val="00A65103"/>
    <w:rsid w:val="00A65129"/>
    <w:rsid w:val="00A65198"/>
    <w:rsid w:val="00A65216"/>
    <w:rsid w:val="00A65274"/>
    <w:rsid w:val="00A6528C"/>
    <w:rsid w:val="00A6536E"/>
    <w:rsid w:val="00A6545A"/>
    <w:rsid w:val="00A6547E"/>
    <w:rsid w:val="00A654C1"/>
    <w:rsid w:val="00A65554"/>
    <w:rsid w:val="00A65637"/>
    <w:rsid w:val="00A6577A"/>
    <w:rsid w:val="00A65897"/>
    <w:rsid w:val="00A658C2"/>
    <w:rsid w:val="00A65AC8"/>
    <w:rsid w:val="00A65B42"/>
    <w:rsid w:val="00A65B90"/>
    <w:rsid w:val="00A65C5F"/>
    <w:rsid w:val="00A65CE0"/>
    <w:rsid w:val="00A65D2C"/>
    <w:rsid w:val="00A65D46"/>
    <w:rsid w:val="00A65F83"/>
    <w:rsid w:val="00A6613C"/>
    <w:rsid w:val="00A66171"/>
    <w:rsid w:val="00A661B1"/>
    <w:rsid w:val="00A661E1"/>
    <w:rsid w:val="00A6627E"/>
    <w:rsid w:val="00A662AB"/>
    <w:rsid w:val="00A662C7"/>
    <w:rsid w:val="00A662EF"/>
    <w:rsid w:val="00A66351"/>
    <w:rsid w:val="00A663B3"/>
    <w:rsid w:val="00A66442"/>
    <w:rsid w:val="00A66756"/>
    <w:rsid w:val="00A667F5"/>
    <w:rsid w:val="00A66868"/>
    <w:rsid w:val="00A669BA"/>
    <w:rsid w:val="00A669C5"/>
    <w:rsid w:val="00A66A3A"/>
    <w:rsid w:val="00A66B57"/>
    <w:rsid w:val="00A66B75"/>
    <w:rsid w:val="00A66B7A"/>
    <w:rsid w:val="00A66BE7"/>
    <w:rsid w:val="00A66E6B"/>
    <w:rsid w:val="00A66EA1"/>
    <w:rsid w:val="00A66ECA"/>
    <w:rsid w:val="00A66EDC"/>
    <w:rsid w:val="00A66EED"/>
    <w:rsid w:val="00A66FD8"/>
    <w:rsid w:val="00A6701A"/>
    <w:rsid w:val="00A6703D"/>
    <w:rsid w:val="00A6705C"/>
    <w:rsid w:val="00A670AF"/>
    <w:rsid w:val="00A6710C"/>
    <w:rsid w:val="00A676E9"/>
    <w:rsid w:val="00A67998"/>
    <w:rsid w:val="00A679F1"/>
    <w:rsid w:val="00A67A8C"/>
    <w:rsid w:val="00A67A97"/>
    <w:rsid w:val="00A67AF4"/>
    <w:rsid w:val="00A67B58"/>
    <w:rsid w:val="00A67B91"/>
    <w:rsid w:val="00A67C6A"/>
    <w:rsid w:val="00A67E28"/>
    <w:rsid w:val="00A67FD6"/>
    <w:rsid w:val="00A700BC"/>
    <w:rsid w:val="00A70279"/>
    <w:rsid w:val="00A7032E"/>
    <w:rsid w:val="00A704A8"/>
    <w:rsid w:val="00A70654"/>
    <w:rsid w:val="00A70672"/>
    <w:rsid w:val="00A7076E"/>
    <w:rsid w:val="00A70AC1"/>
    <w:rsid w:val="00A70B78"/>
    <w:rsid w:val="00A70C2D"/>
    <w:rsid w:val="00A70C97"/>
    <w:rsid w:val="00A70EFD"/>
    <w:rsid w:val="00A70F09"/>
    <w:rsid w:val="00A70FB4"/>
    <w:rsid w:val="00A70FC0"/>
    <w:rsid w:val="00A71115"/>
    <w:rsid w:val="00A71143"/>
    <w:rsid w:val="00A7128B"/>
    <w:rsid w:val="00A714F8"/>
    <w:rsid w:val="00A7151D"/>
    <w:rsid w:val="00A7164C"/>
    <w:rsid w:val="00A716E0"/>
    <w:rsid w:val="00A717E9"/>
    <w:rsid w:val="00A71822"/>
    <w:rsid w:val="00A718D2"/>
    <w:rsid w:val="00A718E8"/>
    <w:rsid w:val="00A7192E"/>
    <w:rsid w:val="00A71994"/>
    <w:rsid w:val="00A71BB6"/>
    <w:rsid w:val="00A71CBB"/>
    <w:rsid w:val="00A71F01"/>
    <w:rsid w:val="00A72099"/>
    <w:rsid w:val="00A720AA"/>
    <w:rsid w:val="00A72116"/>
    <w:rsid w:val="00A7211A"/>
    <w:rsid w:val="00A721A4"/>
    <w:rsid w:val="00A72229"/>
    <w:rsid w:val="00A72297"/>
    <w:rsid w:val="00A722AC"/>
    <w:rsid w:val="00A72325"/>
    <w:rsid w:val="00A7232C"/>
    <w:rsid w:val="00A724D0"/>
    <w:rsid w:val="00A72634"/>
    <w:rsid w:val="00A7272E"/>
    <w:rsid w:val="00A727EC"/>
    <w:rsid w:val="00A7283D"/>
    <w:rsid w:val="00A72896"/>
    <w:rsid w:val="00A729E0"/>
    <w:rsid w:val="00A72A95"/>
    <w:rsid w:val="00A72ADD"/>
    <w:rsid w:val="00A72C20"/>
    <w:rsid w:val="00A72C49"/>
    <w:rsid w:val="00A72D99"/>
    <w:rsid w:val="00A72E2F"/>
    <w:rsid w:val="00A72EFB"/>
    <w:rsid w:val="00A72F12"/>
    <w:rsid w:val="00A7303C"/>
    <w:rsid w:val="00A73121"/>
    <w:rsid w:val="00A732E3"/>
    <w:rsid w:val="00A73359"/>
    <w:rsid w:val="00A733D1"/>
    <w:rsid w:val="00A73616"/>
    <w:rsid w:val="00A7363A"/>
    <w:rsid w:val="00A7364F"/>
    <w:rsid w:val="00A73682"/>
    <w:rsid w:val="00A73789"/>
    <w:rsid w:val="00A73AFE"/>
    <w:rsid w:val="00A73B29"/>
    <w:rsid w:val="00A73CE2"/>
    <w:rsid w:val="00A73F5E"/>
    <w:rsid w:val="00A73F70"/>
    <w:rsid w:val="00A73F97"/>
    <w:rsid w:val="00A7401D"/>
    <w:rsid w:val="00A74307"/>
    <w:rsid w:val="00A74395"/>
    <w:rsid w:val="00A74559"/>
    <w:rsid w:val="00A74621"/>
    <w:rsid w:val="00A74731"/>
    <w:rsid w:val="00A74836"/>
    <w:rsid w:val="00A748C3"/>
    <w:rsid w:val="00A74ACE"/>
    <w:rsid w:val="00A74B87"/>
    <w:rsid w:val="00A74D2E"/>
    <w:rsid w:val="00A74D80"/>
    <w:rsid w:val="00A74D8F"/>
    <w:rsid w:val="00A74E23"/>
    <w:rsid w:val="00A74FA9"/>
    <w:rsid w:val="00A7504C"/>
    <w:rsid w:val="00A750C0"/>
    <w:rsid w:val="00A750D9"/>
    <w:rsid w:val="00A750F2"/>
    <w:rsid w:val="00A75128"/>
    <w:rsid w:val="00A75143"/>
    <w:rsid w:val="00A75183"/>
    <w:rsid w:val="00A751E4"/>
    <w:rsid w:val="00A75270"/>
    <w:rsid w:val="00A75279"/>
    <w:rsid w:val="00A752BC"/>
    <w:rsid w:val="00A75418"/>
    <w:rsid w:val="00A754AF"/>
    <w:rsid w:val="00A75520"/>
    <w:rsid w:val="00A75790"/>
    <w:rsid w:val="00A757B9"/>
    <w:rsid w:val="00A757BE"/>
    <w:rsid w:val="00A758AB"/>
    <w:rsid w:val="00A75949"/>
    <w:rsid w:val="00A75A20"/>
    <w:rsid w:val="00A75A3A"/>
    <w:rsid w:val="00A75A67"/>
    <w:rsid w:val="00A75A96"/>
    <w:rsid w:val="00A75AD2"/>
    <w:rsid w:val="00A75AE5"/>
    <w:rsid w:val="00A75B7A"/>
    <w:rsid w:val="00A75B94"/>
    <w:rsid w:val="00A75CFE"/>
    <w:rsid w:val="00A75ECC"/>
    <w:rsid w:val="00A75EE2"/>
    <w:rsid w:val="00A75F11"/>
    <w:rsid w:val="00A76004"/>
    <w:rsid w:val="00A76154"/>
    <w:rsid w:val="00A76323"/>
    <w:rsid w:val="00A76348"/>
    <w:rsid w:val="00A7642D"/>
    <w:rsid w:val="00A7643A"/>
    <w:rsid w:val="00A76447"/>
    <w:rsid w:val="00A765CC"/>
    <w:rsid w:val="00A76697"/>
    <w:rsid w:val="00A76744"/>
    <w:rsid w:val="00A76789"/>
    <w:rsid w:val="00A769CD"/>
    <w:rsid w:val="00A769DB"/>
    <w:rsid w:val="00A769ED"/>
    <w:rsid w:val="00A76B18"/>
    <w:rsid w:val="00A76C85"/>
    <w:rsid w:val="00A76CC2"/>
    <w:rsid w:val="00A76D1F"/>
    <w:rsid w:val="00A76E22"/>
    <w:rsid w:val="00A76E39"/>
    <w:rsid w:val="00A76E91"/>
    <w:rsid w:val="00A76F15"/>
    <w:rsid w:val="00A76F5E"/>
    <w:rsid w:val="00A77011"/>
    <w:rsid w:val="00A770B9"/>
    <w:rsid w:val="00A7714B"/>
    <w:rsid w:val="00A77231"/>
    <w:rsid w:val="00A77249"/>
    <w:rsid w:val="00A77756"/>
    <w:rsid w:val="00A77799"/>
    <w:rsid w:val="00A7780B"/>
    <w:rsid w:val="00A77B74"/>
    <w:rsid w:val="00A77B8F"/>
    <w:rsid w:val="00A77BD8"/>
    <w:rsid w:val="00A77DAF"/>
    <w:rsid w:val="00A77EAC"/>
    <w:rsid w:val="00A77EF0"/>
    <w:rsid w:val="00A77FAC"/>
    <w:rsid w:val="00A77FC9"/>
    <w:rsid w:val="00A8002C"/>
    <w:rsid w:val="00A80086"/>
    <w:rsid w:val="00A800B7"/>
    <w:rsid w:val="00A801E3"/>
    <w:rsid w:val="00A801EA"/>
    <w:rsid w:val="00A80299"/>
    <w:rsid w:val="00A802D0"/>
    <w:rsid w:val="00A802D7"/>
    <w:rsid w:val="00A8031E"/>
    <w:rsid w:val="00A803BB"/>
    <w:rsid w:val="00A807C0"/>
    <w:rsid w:val="00A807C7"/>
    <w:rsid w:val="00A8086D"/>
    <w:rsid w:val="00A808A1"/>
    <w:rsid w:val="00A808A9"/>
    <w:rsid w:val="00A80930"/>
    <w:rsid w:val="00A8097A"/>
    <w:rsid w:val="00A80AA7"/>
    <w:rsid w:val="00A80AB2"/>
    <w:rsid w:val="00A80C2E"/>
    <w:rsid w:val="00A80C86"/>
    <w:rsid w:val="00A80DC6"/>
    <w:rsid w:val="00A80E0A"/>
    <w:rsid w:val="00A80F08"/>
    <w:rsid w:val="00A80FF8"/>
    <w:rsid w:val="00A81029"/>
    <w:rsid w:val="00A810E9"/>
    <w:rsid w:val="00A81119"/>
    <w:rsid w:val="00A8112D"/>
    <w:rsid w:val="00A814BC"/>
    <w:rsid w:val="00A816EE"/>
    <w:rsid w:val="00A81710"/>
    <w:rsid w:val="00A81715"/>
    <w:rsid w:val="00A81991"/>
    <w:rsid w:val="00A81A33"/>
    <w:rsid w:val="00A81A44"/>
    <w:rsid w:val="00A81A57"/>
    <w:rsid w:val="00A81A68"/>
    <w:rsid w:val="00A81B1B"/>
    <w:rsid w:val="00A81B4A"/>
    <w:rsid w:val="00A81BBA"/>
    <w:rsid w:val="00A81C4A"/>
    <w:rsid w:val="00A81D4E"/>
    <w:rsid w:val="00A81F65"/>
    <w:rsid w:val="00A81F79"/>
    <w:rsid w:val="00A82083"/>
    <w:rsid w:val="00A824B2"/>
    <w:rsid w:val="00A82577"/>
    <w:rsid w:val="00A82657"/>
    <w:rsid w:val="00A82683"/>
    <w:rsid w:val="00A82697"/>
    <w:rsid w:val="00A82722"/>
    <w:rsid w:val="00A827F0"/>
    <w:rsid w:val="00A82846"/>
    <w:rsid w:val="00A8297C"/>
    <w:rsid w:val="00A82989"/>
    <w:rsid w:val="00A829DE"/>
    <w:rsid w:val="00A82A15"/>
    <w:rsid w:val="00A82B1F"/>
    <w:rsid w:val="00A82B5F"/>
    <w:rsid w:val="00A82B6B"/>
    <w:rsid w:val="00A82C3E"/>
    <w:rsid w:val="00A82CB1"/>
    <w:rsid w:val="00A82D4A"/>
    <w:rsid w:val="00A82E7F"/>
    <w:rsid w:val="00A83073"/>
    <w:rsid w:val="00A8324A"/>
    <w:rsid w:val="00A834C0"/>
    <w:rsid w:val="00A834F3"/>
    <w:rsid w:val="00A835F8"/>
    <w:rsid w:val="00A83645"/>
    <w:rsid w:val="00A836B5"/>
    <w:rsid w:val="00A836DD"/>
    <w:rsid w:val="00A83704"/>
    <w:rsid w:val="00A83716"/>
    <w:rsid w:val="00A8371B"/>
    <w:rsid w:val="00A837FF"/>
    <w:rsid w:val="00A83891"/>
    <w:rsid w:val="00A83945"/>
    <w:rsid w:val="00A83987"/>
    <w:rsid w:val="00A839A7"/>
    <w:rsid w:val="00A83A5E"/>
    <w:rsid w:val="00A83B14"/>
    <w:rsid w:val="00A83BDC"/>
    <w:rsid w:val="00A83C6E"/>
    <w:rsid w:val="00A83C87"/>
    <w:rsid w:val="00A83EAC"/>
    <w:rsid w:val="00A83EF0"/>
    <w:rsid w:val="00A8406F"/>
    <w:rsid w:val="00A84100"/>
    <w:rsid w:val="00A8417D"/>
    <w:rsid w:val="00A842AD"/>
    <w:rsid w:val="00A842C4"/>
    <w:rsid w:val="00A84337"/>
    <w:rsid w:val="00A84528"/>
    <w:rsid w:val="00A8475A"/>
    <w:rsid w:val="00A847C4"/>
    <w:rsid w:val="00A8487D"/>
    <w:rsid w:val="00A848BA"/>
    <w:rsid w:val="00A84982"/>
    <w:rsid w:val="00A849E9"/>
    <w:rsid w:val="00A84BD4"/>
    <w:rsid w:val="00A84C17"/>
    <w:rsid w:val="00A84C5C"/>
    <w:rsid w:val="00A84CE5"/>
    <w:rsid w:val="00A84CF2"/>
    <w:rsid w:val="00A84CF6"/>
    <w:rsid w:val="00A84D30"/>
    <w:rsid w:val="00A84F6E"/>
    <w:rsid w:val="00A850C8"/>
    <w:rsid w:val="00A850E6"/>
    <w:rsid w:val="00A850EF"/>
    <w:rsid w:val="00A85122"/>
    <w:rsid w:val="00A85150"/>
    <w:rsid w:val="00A85172"/>
    <w:rsid w:val="00A85195"/>
    <w:rsid w:val="00A85210"/>
    <w:rsid w:val="00A8552B"/>
    <w:rsid w:val="00A85718"/>
    <w:rsid w:val="00A8579A"/>
    <w:rsid w:val="00A857C7"/>
    <w:rsid w:val="00A858D2"/>
    <w:rsid w:val="00A8594D"/>
    <w:rsid w:val="00A85951"/>
    <w:rsid w:val="00A85A02"/>
    <w:rsid w:val="00A85B8F"/>
    <w:rsid w:val="00A85C83"/>
    <w:rsid w:val="00A85C89"/>
    <w:rsid w:val="00A85E11"/>
    <w:rsid w:val="00A860F3"/>
    <w:rsid w:val="00A860F8"/>
    <w:rsid w:val="00A8610E"/>
    <w:rsid w:val="00A862B1"/>
    <w:rsid w:val="00A8639F"/>
    <w:rsid w:val="00A863D9"/>
    <w:rsid w:val="00A863F9"/>
    <w:rsid w:val="00A86458"/>
    <w:rsid w:val="00A8667E"/>
    <w:rsid w:val="00A866CD"/>
    <w:rsid w:val="00A8687A"/>
    <w:rsid w:val="00A86B89"/>
    <w:rsid w:val="00A86B9F"/>
    <w:rsid w:val="00A86C1A"/>
    <w:rsid w:val="00A86C45"/>
    <w:rsid w:val="00A86C93"/>
    <w:rsid w:val="00A86CE4"/>
    <w:rsid w:val="00A86E2F"/>
    <w:rsid w:val="00A86E73"/>
    <w:rsid w:val="00A86EAA"/>
    <w:rsid w:val="00A86EEB"/>
    <w:rsid w:val="00A86FC6"/>
    <w:rsid w:val="00A86FD8"/>
    <w:rsid w:val="00A86FF8"/>
    <w:rsid w:val="00A87013"/>
    <w:rsid w:val="00A8720F"/>
    <w:rsid w:val="00A8727B"/>
    <w:rsid w:val="00A87323"/>
    <w:rsid w:val="00A87356"/>
    <w:rsid w:val="00A873A4"/>
    <w:rsid w:val="00A873C0"/>
    <w:rsid w:val="00A87567"/>
    <w:rsid w:val="00A8759C"/>
    <w:rsid w:val="00A87736"/>
    <w:rsid w:val="00A8787C"/>
    <w:rsid w:val="00A87B9C"/>
    <w:rsid w:val="00A87BBD"/>
    <w:rsid w:val="00A87D7E"/>
    <w:rsid w:val="00A87FAB"/>
    <w:rsid w:val="00A9013B"/>
    <w:rsid w:val="00A90142"/>
    <w:rsid w:val="00A90188"/>
    <w:rsid w:val="00A90212"/>
    <w:rsid w:val="00A9035C"/>
    <w:rsid w:val="00A90393"/>
    <w:rsid w:val="00A90397"/>
    <w:rsid w:val="00A903D9"/>
    <w:rsid w:val="00A904E8"/>
    <w:rsid w:val="00A905EB"/>
    <w:rsid w:val="00A9065F"/>
    <w:rsid w:val="00A9066B"/>
    <w:rsid w:val="00A9069B"/>
    <w:rsid w:val="00A9074C"/>
    <w:rsid w:val="00A907CB"/>
    <w:rsid w:val="00A907D1"/>
    <w:rsid w:val="00A907F5"/>
    <w:rsid w:val="00A909B9"/>
    <w:rsid w:val="00A909E3"/>
    <w:rsid w:val="00A90B4C"/>
    <w:rsid w:val="00A90B51"/>
    <w:rsid w:val="00A90B62"/>
    <w:rsid w:val="00A90B80"/>
    <w:rsid w:val="00A90D36"/>
    <w:rsid w:val="00A90D6D"/>
    <w:rsid w:val="00A90DD1"/>
    <w:rsid w:val="00A90EAB"/>
    <w:rsid w:val="00A91130"/>
    <w:rsid w:val="00A91160"/>
    <w:rsid w:val="00A91181"/>
    <w:rsid w:val="00A91197"/>
    <w:rsid w:val="00A9127A"/>
    <w:rsid w:val="00A9128E"/>
    <w:rsid w:val="00A912AA"/>
    <w:rsid w:val="00A91524"/>
    <w:rsid w:val="00A91622"/>
    <w:rsid w:val="00A9163F"/>
    <w:rsid w:val="00A9168C"/>
    <w:rsid w:val="00A91710"/>
    <w:rsid w:val="00A917AA"/>
    <w:rsid w:val="00A919FC"/>
    <w:rsid w:val="00A91A32"/>
    <w:rsid w:val="00A91AEC"/>
    <w:rsid w:val="00A91B1A"/>
    <w:rsid w:val="00A91CC0"/>
    <w:rsid w:val="00A91E4B"/>
    <w:rsid w:val="00A91E7B"/>
    <w:rsid w:val="00A9203E"/>
    <w:rsid w:val="00A92396"/>
    <w:rsid w:val="00A923A1"/>
    <w:rsid w:val="00A92421"/>
    <w:rsid w:val="00A92619"/>
    <w:rsid w:val="00A9265B"/>
    <w:rsid w:val="00A92686"/>
    <w:rsid w:val="00A92834"/>
    <w:rsid w:val="00A92972"/>
    <w:rsid w:val="00A92AC6"/>
    <w:rsid w:val="00A92B07"/>
    <w:rsid w:val="00A92CE7"/>
    <w:rsid w:val="00A92DBA"/>
    <w:rsid w:val="00A92E97"/>
    <w:rsid w:val="00A92F10"/>
    <w:rsid w:val="00A92FA9"/>
    <w:rsid w:val="00A93125"/>
    <w:rsid w:val="00A93171"/>
    <w:rsid w:val="00A9336E"/>
    <w:rsid w:val="00A9337E"/>
    <w:rsid w:val="00A933AE"/>
    <w:rsid w:val="00A933B6"/>
    <w:rsid w:val="00A933FC"/>
    <w:rsid w:val="00A93488"/>
    <w:rsid w:val="00A934F8"/>
    <w:rsid w:val="00A9351A"/>
    <w:rsid w:val="00A936B6"/>
    <w:rsid w:val="00A9384B"/>
    <w:rsid w:val="00A93D89"/>
    <w:rsid w:val="00A93E98"/>
    <w:rsid w:val="00A93EB5"/>
    <w:rsid w:val="00A93FE5"/>
    <w:rsid w:val="00A94065"/>
    <w:rsid w:val="00A940BE"/>
    <w:rsid w:val="00A940F0"/>
    <w:rsid w:val="00A94127"/>
    <w:rsid w:val="00A94147"/>
    <w:rsid w:val="00A94231"/>
    <w:rsid w:val="00A94269"/>
    <w:rsid w:val="00A942ED"/>
    <w:rsid w:val="00A94390"/>
    <w:rsid w:val="00A943A3"/>
    <w:rsid w:val="00A9443E"/>
    <w:rsid w:val="00A94590"/>
    <w:rsid w:val="00A945AF"/>
    <w:rsid w:val="00A94661"/>
    <w:rsid w:val="00A946E9"/>
    <w:rsid w:val="00A94739"/>
    <w:rsid w:val="00A947AA"/>
    <w:rsid w:val="00A9489D"/>
    <w:rsid w:val="00A94965"/>
    <w:rsid w:val="00A94A0B"/>
    <w:rsid w:val="00A94A67"/>
    <w:rsid w:val="00A94A72"/>
    <w:rsid w:val="00A94ADB"/>
    <w:rsid w:val="00A94B10"/>
    <w:rsid w:val="00A94C0E"/>
    <w:rsid w:val="00A94C32"/>
    <w:rsid w:val="00A94E83"/>
    <w:rsid w:val="00A94ED5"/>
    <w:rsid w:val="00A94F3A"/>
    <w:rsid w:val="00A950C3"/>
    <w:rsid w:val="00A950F6"/>
    <w:rsid w:val="00A9523B"/>
    <w:rsid w:val="00A95291"/>
    <w:rsid w:val="00A95292"/>
    <w:rsid w:val="00A952D8"/>
    <w:rsid w:val="00A952FA"/>
    <w:rsid w:val="00A95306"/>
    <w:rsid w:val="00A95416"/>
    <w:rsid w:val="00A95571"/>
    <w:rsid w:val="00A956FA"/>
    <w:rsid w:val="00A95815"/>
    <w:rsid w:val="00A95855"/>
    <w:rsid w:val="00A9589B"/>
    <w:rsid w:val="00A958A8"/>
    <w:rsid w:val="00A959D3"/>
    <w:rsid w:val="00A95A2D"/>
    <w:rsid w:val="00A95A63"/>
    <w:rsid w:val="00A95A68"/>
    <w:rsid w:val="00A95B2C"/>
    <w:rsid w:val="00A95BCD"/>
    <w:rsid w:val="00A95D1B"/>
    <w:rsid w:val="00A95D52"/>
    <w:rsid w:val="00A95E78"/>
    <w:rsid w:val="00A95FD0"/>
    <w:rsid w:val="00A9607F"/>
    <w:rsid w:val="00A960F2"/>
    <w:rsid w:val="00A9615A"/>
    <w:rsid w:val="00A9616B"/>
    <w:rsid w:val="00A96179"/>
    <w:rsid w:val="00A961AA"/>
    <w:rsid w:val="00A961C5"/>
    <w:rsid w:val="00A9634B"/>
    <w:rsid w:val="00A964CB"/>
    <w:rsid w:val="00A9668E"/>
    <w:rsid w:val="00A9680A"/>
    <w:rsid w:val="00A96877"/>
    <w:rsid w:val="00A969CD"/>
    <w:rsid w:val="00A96BD1"/>
    <w:rsid w:val="00A96C3A"/>
    <w:rsid w:val="00A96CA6"/>
    <w:rsid w:val="00A96CE8"/>
    <w:rsid w:val="00A96D4C"/>
    <w:rsid w:val="00A96F4C"/>
    <w:rsid w:val="00A96F80"/>
    <w:rsid w:val="00A96FCC"/>
    <w:rsid w:val="00A9702C"/>
    <w:rsid w:val="00A97036"/>
    <w:rsid w:val="00A970B5"/>
    <w:rsid w:val="00A971BA"/>
    <w:rsid w:val="00A971E4"/>
    <w:rsid w:val="00A971EA"/>
    <w:rsid w:val="00A9735D"/>
    <w:rsid w:val="00A973F2"/>
    <w:rsid w:val="00A974DF"/>
    <w:rsid w:val="00A974F7"/>
    <w:rsid w:val="00A9761E"/>
    <w:rsid w:val="00A9777A"/>
    <w:rsid w:val="00A9784C"/>
    <w:rsid w:val="00A9791C"/>
    <w:rsid w:val="00A97A5C"/>
    <w:rsid w:val="00A97A79"/>
    <w:rsid w:val="00A97A99"/>
    <w:rsid w:val="00A97BE0"/>
    <w:rsid w:val="00A97D22"/>
    <w:rsid w:val="00A97D49"/>
    <w:rsid w:val="00A97D66"/>
    <w:rsid w:val="00A97E14"/>
    <w:rsid w:val="00A97E74"/>
    <w:rsid w:val="00A97F47"/>
    <w:rsid w:val="00A97FE2"/>
    <w:rsid w:val="00AA010B"/>
    <w:rsid w:val="00AA012F"/>
    <w:rsid w:val="00AA01F5"/>
    <w:rsid w:val="00AA0200"/>
    <w:rsid w:val="00AA0203"/>
    <w:rsid w:val="00AA0252"/>
    <w:rsid w:val="00AA02C9"/>
    <w:rsid w:val="00AA03D6"/>
    <w:rsid w:val="00AA0456"/>
    <w:rsid w:val="00AA04A0"/>
    <w:rsid w:val="00AA04A9"/>
    <w:rsid w:val="00AA0656"/>
    <w:rsid w:val="00AA06B9"/>
    <w:rsid w:val="00AA0706"/>
    <w:rsid w:val="00AA0846"/>
    <w:rsid w:val="00AA0889"/>
    <w:rsid w:val="00AA08C4"/>
    <w:rsid w:val="00AA08EA"/>
    <w:rsid w:val="00AA09F4"/>
    <w:rsid w:val="00AA0A2D"/>
    <w:rsid w:val="00AA0AA1"/>
    <w:rsid w:val="00AA0B12"/>
    <w:rsid w:val="00AA0D12"/>
    <w:rsid w:val="00AA0D13"/>
    <w:rsid w:val="00AA0DB9"/>
    <w:rsid w:val="00AA0E32"/>
    <w:rsid w:val="00AA0E76"/>
    <w:rsid w:val="00AA0EC5"/>
    <w:rsid w:val="00AA0EE7"/>
    <w:rsid w:val="00AA0F72"/>
    <w:rsid w:val="00AA10E3"/>
    <w:rsid w:val="00AA131C"/>
    <w:rsid w:val="00AA133E"/>
    <w:rsid w:val="00AA138B"/>
    <w:rsid w:val="00AA1434"/>
    <w:rsid w:val="00AA14D1"/>
    <w:rsid w:val="00AA1558"/>
    <w:rsid w:val="00AA1685"/>
    <w:rsid w:val="00AA175E"/>
    <w:rsid w:val="00AA179A"/>
    <w:rsid w:val="00AA1812"/>
    <w:rsid w:val="00AA19C4"/>
    <w:rsid w:val="00AA1B60"/>
    <w:rsid w:val="00AA1BEF"/>
    <w:rsid w:val="00AA1C04"/>
    <w:rsid w:val="00AA1C08"/>
    <w:rsid w:val="00AA1C33"/>
    <w:rsid w:val="00AA1C7D"/>
    <w:rsid w:val="00AA1C88"/>
    <w:rsid w:val="00AA1CD1"/>
    <w:rsid w:val="00AA1E0B"/>
    <w:rsid w:val="00AA1E41"/>
    <w:rsid w:val="00AA1EC0"/>
    <w:rsid w:val="00AA1F78"/>
    <w:rsid w:val="00AA21D3"/>
    <w:rsid w:val="00AA2325"/>
    <w:rsid w:val="00AA2454"/>
    <w:rsid w:val="00AA263B"/>
    <w:rsid w:val="00AA263F"/>
    <w:rsid w:val="00AA2681"/>
    <w:rsid w:val="00AA2828"/>
    <w:rsid w:val="00AA28B9"/>
    <w:rsid w:val="00AA28D8"/>
    <w:rsid w:val="00AA29C7"/>
    <w:rsid w:val="00AA2ADA"/>
    <w:rsid w:val="00AA2B89"/>
    <w:rsid w:val="00AA2B9B"/>
    <w:rsid w:val="00AA2D15"/>
    <w:rsid w:val="00AA2FFC"/>
    <w:rsid w:val="00AA300A"/>
    <w:rsid w:val="00AA3144"/>
    <w:rsid w:val="00AA3274"/>
    <w:rsid w:val="00AA328A"/>
    <w:rsid w:val="00AA32E9"/>
    <w:rsid w:val="00AA34EB"/>
    <w:rsid w:val="00AA3552"/>
    <w:rsid w:val="00AA355D"/>
    <w:rsid w:val="00AA35F1"/>
    <w:rsid w:val="00AA364E"/>
    <w:rsid w:val="00AA3742"/>
    <w:rsid w:val="00AA37A1"/>
    <w:rsid w:val="00AA385A"/>
    <w:rsid w:val="00AA389D"/>
    <w:rsid w:val="00AA3943"/>
    <w:rsid w:val="00AA3946"/>
    <w:rsid w:val="00AA3AD6"/>
    <w:rsid w:val="00AA3AF6"/>
    <w:rsid w:val="00AA3B17"/>
    <w:rsid w:val="00AA3B7C"/>
    <w:rsid w:val="00AA3C1F"/>
    <w:rsid w:val="00AA3D80"/>
    <w:rsid w:val="00AA3E23"/>
    <w:rsid w:val="00AA3E52"/>
    <w:rsid w:val="00AA3F42"/>
    <w:rsid w:val="00AA41CA"/>
    <w:rsid w:val="00AA4240"/>
    <w:rsid w:val="00AA4473"/>
    <w:rsid w:val="00AA44F5"/>
    <w:rsid w:val="00AA44F8"/>
    <w:rsid w:val="00AA45AF"/>
    <w:rsid w:val="00AA4765"/>
    <w:rsid w:val="00AA48F7"/>
    <w:rsid w:val="00AA493D"/>
    <w:rsid w:val="00AA49F2"/>
    <w:rsid w:val="00AA4A7B"/>
    <w:rsid w:val="00AA4BEE"/>
    <w:rsid w:val="00AA4C24"/>
    <w:rsid w:val="00AA4C67"/>
    <w:rsid w:val="00AA4CD7"/>
    <w:rsid w:val="00AA4CED"/>
    <w:rsid w:val="00AA4DA4"/>
    <w:rsid w:val="00AA4EFC"/>
    <w:rsid w:val="00AA4F10"/>
    <w:rsid w:val="00AA509D"/>
    <w:rsid w:val="00AA52C5"/>
    <w:rsid w:val="00AA52CF"/>
    <w:rsid w:val="00AA54DC"/>
    <w:rsid w:val="00AA553E"/>
    <w:rsid w:val="00AA55AB"/>
    <w:rsid w:val="00AA567D"/>
    <w:rsid w:val="00AA5700"/>
    <w:rsid w:val="00AA571B"/>
    <w:rsid w:val="00AA5747"/>
    <w:rsid w:val="00AA5789"/>
    <w:rsid w:val="00AA5A9C"/>
    <w:rsid w:val="00AA5B1E"/>
    <w:rsid w:val="00AA5CBB"/>
    <w:rsid w:val="00AA5D46"/>
    <w:rsid w:val="00AA5DBD"/>
    <w:rsid w:val="00AA5E63"/>
    <w:rsid w:val="00AA5F2E"/>
    <w:rsid w:val="00AA6182"/>
    <w:rsid w:val="00AA61AF"/>
    <w:rsid w:val="00AA622E"/>
    <w:rsid w:val="00AA6267"/>
    <w:rsid w:val="00AA626F"/>
    <w:rsid w:val="00AA658F"/>
    <w:rsid w:val="00AA6628"/>
    <w:rsid w:val="00AA6793"/>
    <w:rsid w:val="00AA67A6"/>
    <w:rsid w:val="00AA67B3"/>
    <w:rsid w:val="00AA6819"/>
    <w:rsid w:val="00AA682E"/>
    <w:rsid w:val="00AA6968"/>
    <w:rsid w:val="00AA69FC"/>
    <w:rsid w:val="00AA6A1E"/>
    <w:rsid w:val="00AA6ABD"/>
    <w:rsid w:val="00AA6C99"/>
    <w:rsid w:val="00AA6C9B"/>
    <w:rsid w:val="00AA6D03"/>
    <w:rsid w:val="00AA6EC9"/>
    <w:rsid w:val="00AA6F78"/>
    <w:rsid w:val="00AA7007"/>
    <w:rsid w:val="00AA7125"/>
    <w:rsid w:val="00AA7173"/>
    <w:rsid w:val="00AA71DE"/>
    <w:rsid w:val="00AA7262"/>
    <w:rsid w:val="00AA7273"/>
    <w:rsid w:val="00AA730A"/>
    <w:rsid w:val="00AA73D6"/>
    <w:rsid w:val="00AA7566"/>
    <w:rsid w:val="00AA7592"/>
    <w:rsid w:val="00AA75DE"/>
    <w:rsid w:val="00AA75EA"/>
    <w:rsid w:val="00AA7665"/>
    <w:rsid w:val="00AA7676"/>
    <w:rsid w:val="00AA78C0"/>
    <w:rsid w:val="00AA7921"/>
    <w:rsid w:val="00AA7A36"/>
    <w:rsid w:val="00AA7A83"/>
    <w:rsid w:val="00AA7AC6"/>
    <w:rsid w:val="00AA7B95"/>
    <w:rsid w:val="00AA7C61"/>
    <w:rsid w:val="00AA7DF2"/>
    <w:rsid w:val="00AA7F98"/>
    <w:rsid w:val="00AB010D"/>
    <w:rsid w:val="00AB01CF"/>
    <w:rsid w:val="00AB0221"/>
    <w:rsid w:val="00AB0284"/>
    <w:rsid w:val="00AB0362"/>
    <w:rsid w:val="00AB052A"/>
    <w:rsid w:val="00AB0774"/>
    <w:rsid w:val="00AB079E"/>
    <w:rsid w:val="00AB07C9"/>
    <w:rsid w:val="00AB095A"/>
    <w:rsid w:val="00AB09F0"/>
    <w:rsid w:val="00AB0A23"/>
    <w:rsid w:val="00AB0A44"/>
    <w:rsid w:val="00AB0C2E"/>
    <w:rsid w:val="00AB0CB8"/>
    <w:rsid w:val="00AB0DEA"/>
    <w:rsid w:val="00AB0E62"/>
    <w:rsid w:val="00AB0FB3"/>
    <w:rsid w:val="00AB10A4"/>
    <w:rsid w:val="00AB10D2"/>
    <w:rsid w:val="00AB1214"/>
    <w:rsid w:val="00AB131A"/>
    <w:rsid w:val="00AB13C8"/>
    <w:rsid w:val="00AB13D7"/>
    <w:rsid w:val="00AB13EF"/>
    <w:rsid w:val="00AB141A"/>
    <w:rsid w:val="00AB142D"/>
    <w:rsid w:val="00AB1477"/>
    <w:rsid w:val="00AB1490"/>
    <w:rsid w:val="00AB14EA"/>
    <w:rsid w:val="00AB14FF"/>
    <w:rsid w:val="00AB17A9"/>
    <w:rsid w:val="00AB17C2"/>
    <w:rsid w:val="00AB1B14"/>
    <w:rsid w:val="00AB1B22"/>
    <w:rsid w:val="00AB1C34"/>
    <w:rsid w:val="00AB1D16"/>
    <w:rsid w:val="00AB1D68"/>
    <w:rsid w:val="00AB1D79"/>
    <w:rsid w:val="00AB1D90"/>
    <w:rsid w:val="00AB1DA3"/>
    <w:rsid w:val="00AB1EF1"/>
    <w:rsid w:val="00AB1F45"/>
    <w:rsid w:val="00AB2034"/>
    <w:rsid w:val="00AB2068"/>
    <w:rsid w:val="00AB2083"/>
    <w:rsid w:val="00AB20D5"/>
    <w:rsid w:val="00AB214E"/>
    <w:rsid w:val="00AB2156"/>
    <w:rsid w:val="00AB219F"/>
    <w:rsid w:val="00AB21DC"/>
    <w:rsid w:val="00AB250E"/>
    <w:rsid w:val="00AB2698"/>
    <w:rsid w:val="00AB26CA"/>
    <w:rsid w:val="00AB285A"/>
    <w:rsid w:val="00AB291C"/>
    <w:rsid w:val="00AB2B65"/>
    <w:rsid w:val="00AB2F2D"/>
    <w:rsid w:val="00AB2F8F"/>
    <w:rsid w:val="00AB2FDC"/>
    <w:rsid w:val="00AB3001"/>
    <w:rsid w:val="00AB3076"/>
    <w:rsid w:val="00AB30EC"/>
    <w:rsid w:val="00AB30FA"/>
    <w:rsid w:val="00AB328C"/>
    <w:rsid w:val="00AB32B9"/>
    <w:rsid w:val="00AB3373"/>
    <w:rsid w:val="00AB33E0"/>
    <w:rsid w:val="00AB3426"/>
    <w:rsid w:val="00AB3445"/>
    <w:rsid w:val="00AB349A"/>
    <w:rsid w:val="00AB3605"/>
    <w:rsid w:val="00AB36BB"/>
    <w:rsid w:val="00AB3715"/>
    <w:rsid w:val="00AB37F5"/>
    <w:rsid w:val="00AB39D3"/>
    <w:rsid w:val="00AB39EE"/>
    <w:rsid w:val="00AB3AB3"/>
    <w:rsid w:val="00AB3C28"/>
    <w:rsid w:val="00AB3CA5"/>
    <w:rsid w:val="00AB3CA8"/>
    <w:rsid w:val="00AB3D06"/>
    <w:rsid w:val="00AB3D30"/>
    <w:rsid w:val="00AB4089"/>
    <w:rsid w:val="00AB40CD"/>
    <w:rsid w:val="00AB40EE"/>
    <w:rsid w:val="00AB40F5"/>
    <w:rsid w:val="00AB4170"/>
    <w:rsid w:val="00AB4212"/>
    <w:rsid w:val="00AB434F"/>
    <w:rsid w:val="00AB4362"/>
    <w:rsid w:val="00AB4390"/>
    <w:rsid w:val="00AB43A3"/>
    <w:rsid w:val="00AB44EE"/>
    <w:rsid w:val="00AB4572"/>
    <w:rsid w:val="00AB466F"/>
    <w:rsid w:val="00AB4730"/>
    <w:rsid w:val="00AB4909"/>
    <w:rsid w:val="00AB49D3"/>
    <w:rsid w:val="00AB49D6"/>
    <w:rsid w:val="00AB4A62"/>
    <w:rsid w:val="00AB4B39"/>
    <w:rsid w:val="00AB4D08"/>
    <w:rsid w:val="00AB4DE0"/>
    <w:rsid w:val="00AB4E06"/>
    <w:rsid w:val="00AB4E26"/>
    <w:rsid w:val="00AB4F2F"/>
    <w:rsid w:val="00AB50BF"/>
    <w:rsid w:val="00AB5216"/>
    <w:rsid w:val="00AB52D8"/>
    <w:rsid w:val="00AB532A"/>
    <w:rsid w:val="00AB53B2"/>
    <w:rsid w:val="00AB5557"/>
    <w:rsid w:val="00AB5591"/>
    <w:rsid w:val="00AB55CB"/>
    <w:rsid w:val="00AB5650"/>
    <w:rsid w:val="00AB5657"/>
    <w:rsid w:val="00AB5726"/>
    <w:rsid w:val="00AB5781"/>
    <w:rsid w:val="00AB57F5"/>
    <w:rsid w:val="00AB584C"/>
    <w:rsid w:val="00AB596D"/>
    <w:rsid w:val="00AB5A11"/>
    <w:rsid w:val="00AB5AB3"/>
    <w:rsid w:val="00AB5BF6"/>
    <w:rsid w:val="00AB5C67"/>
    <w:rsid w:val="00AB5CAD"/>
    <w:rsid w:val="00AB5CBB"/>
    <w:rsid w:val="00AB5CD2"/>
    <w:rsid w:val="00AB5CFC"/>
    <w:rsid w:val="00AB5D57"/>
    <w:rsid w:val="00AB5DBA"/>
    <w:rsid w:val="00AB5DF9"/>
    <w:rsid w:val="00AB5E3E"/>
    <w:rsid w:val="00AB5F4B"/>
    <w:rsid w:val="00AB5FA4"/>
    <w:rsid w:val="00AB5FEA"/>
    <w:rsid w:val="00AB6057"/>
    <w:rsid w:val="00AB60CD"/>
    <w:rsid w:val="00AB61D3"/>
    <w:rsid w:val="00AB62E1"/>
    <w:rsid w:val="00AB634A"/>
    <w:rsid w:val="00AB6373"/>
    <w:rsid w:val="00AB637F"/>
    <w:rsid w:val="00AB6465"/>
    <w:rsid w:val="00AB64BD"/>
    <w:rsid w:val="00AB6520"/>
    <w:rsid w:val="00AB65F6"/>
    <w:rsid w:val="00AB675D"/>
    <w:rsid w:val="00AB6852"/>
    <w:rsid w:val="00AB695C"/>
    <w:rsid w:val="00AB6964"/>
    <w:rsid w:val="00AB69E3"/>
    <w:rsid w:val="00AB69ED"/>
    <w:rsid w:val="00AB6C30"/>
    <w:rsid w:val="00AB6C88"/>
    <w:rsid w:val="00AB6CF9"/>
    <w:rsid w:val="00AB6D30"/>
    <w:rsid w:val="00AB6D4A"/>
    <w:rsid w:val="00AB6D6F"/>
    <w:rsid w:val="00AB6D85"/>
    <w:rsid w:val="00AB6D96"/>
    <w:rsid w:val="00AB6DB3"/>
    <w:rsid w:val="00AB6E0E"/>
    <w:rsid w:val="00AB6E5C"/>
    <w:rsid w:val="00AB6F57"/>
    <w:rsid w:val="00AB70AD"/>
    <w:rsid w:val="00AB70BE"/>
    <w:rsid w:val="00AB70D0"/>
    <w:rsid w:val="00AB7111"/>
    <w:rsid w:val="00AB71E0"/>
    <w:rsid w:val="00AB7236"/>
    <w:rsid w:val="00AB729A"/>
    <w:rsid w:val="00AB7309"/>
    <w:rsid w:val="00AB736F"/>
    <w:rsid w:val="00AB73A1"/>
    <w:rsid w:val="00AB7421"/>
    <w:rsid w:val="00AB744B"/>
    <w:rsid w:val="00AB75DD"/>
    <w:rsid w:val="00AB7642"/>
    <w:rsid w:val="00AB78B8"/>
    <w:rsid w:val="00AB7907"/>
    <w:rsid w:val="00AB7940"/>
    <w:rsid w:val="00AB7996"/>
    <w:rsid w:val="00AB7A9E"/>
    <w:rsid w:val="00AB7BA4"/>
    <w:rsid w:val="00AB7C4D"/>
    <w:rsid w:val="00AB7E62"/>
    <w:rsid w:val="00AB7FB2"/>
    <w:rsid w:val="00AB7FB6"/>
    <w:rsid w:val="00AC0017"/>
    <w:rsid w:val="00AC0024"/>
    <w:rsid w:val="00AC0053"/>
    <w:rsid w:val="00AC00C1"/>
    <w:rsid w:val="00AC00E9"/>
    <w:rsid w:val="00AC02D9"/>
    <w:rsid w:val="00AC0315"/>
    <w:rsid w:val="00AC0645"/>
    <w:rsid w:val="00AC0750"/>
    <w:rsid w:val="00AC076A"/>
    <w:rsid w:val="00AC0836"/>
    <w:rsid w:val="00AC086A"/>
    <w:rsid w:val="00AC08C1"/>
    <w:rsid w:val="00AC08C6"/>
    <w:rsid w:val="00AC0925"/>
    <w:rsid w:val="00AC09F9"/>
    <w:rsid w:val="00AC0A6F"/>
    <w:rsid w:val="00AC0B25"/>
    <w:rsid w:val="00AC0B5F"/>
    <w:rsid w:val="00AC0C02"/>
    <w:rsid w:val="00AC0D85"/>
    <w:rsid w:val="00AC0D9B"/>
    <w:rsid w:val="00AC0EBF"/>
    <w:rsid w:val="00AC100F"/>
    <w:rsid w:val="00AC1055"/>
    <w:rsid w:val="00AC10B4"/>
    <w:rsid w:val="00AC110D"/>
    <w:rsid w:val="00AC1136"/>
    <w:rsid w:val="00AC1222"/>
    <w:rsid w:val="00AC127D"/>
    <w:rsid w:val="00AC13CF"/>
    <w:rsid w:val="00AC1497"/>
    <w:rsid w:val="00AC14AA"/>
    <w:rsid w:val="00AC14BE"/>
    <w:rsid w:val="00AC14E7"/>
    <w:rsid w:val="00AC174D"/>
    <w:rsid w:val="00AC1F07"/>
    <w:rsid w:val="00AC1F29"/>
    <w:rsid w:val="00AC1F86"/>
    <w:rsid w:val="00AC21C2"/>
    <w:rsid w:val="00AC21D9"/>
    <w:rsid w:val="00AC230F"/>
    <w:rsid w:val="00AC23CC"/>
    <w:rsid w:val="00AC2461"/>
    <w:rsid w:val="00AC2483"/>
    <w:rsid w:val="00AC248D"/>
    <w:rsid w:val="00AC25E5"/>
    <w:rsid w:val="00AC2807"/>
    <w:rsid w:val="00AC2887"/>
    <w:rsid w:val="00AC28FF"/>
    <w:rsid w:val="00AC291A"/>
    <w:rsid w:val="00AC29E7"/>
    <w:rsid w:val="00AC2B67"/>
    <w:rsid w:val="00AC2BBC"/>
    <w:rsid w:val="00AC2BF8"/>
    <w:rsid w:val="00AC2D86"/>
    <w:rsid w:val="00AC2DA1"/>
    <w:rsid w:val="00AC2FAC"/>
    <w:rsid w:val="00AC2FC6"/>
    <w:rsid w:val="00AC3111"/>
    <w:rsid w:val="00AC3159"/>
    <w:rsid w:val="00AC3181"/>
    <w:rsid w:val="00AC31DA"/>
    <w:rsid w:val="00AC324B"/>
    <w:rsid w:val="00AC33D1"/>
    <w:rsid w:val="00AC3495"/>
    <w:rsid w:val="00AC3624"/>
    <w:rsid w:val="00AC3696"/>
    <w:rsid w:val="00AC370E"/>
    <w:rsid w:val="00AC3796"/>
    <w:rsid w:val="00AC39B4"/>
    <w:rsid w:val="00AC3B5B"/>
    <w:rsid w:val="00AC3BD3"/>
    <w:rsid w:val="00AC3C36"/>
    <w:rsid w:val="00AC3C47"/>
    <w:rsid w:val="00AC3C68"/>
    <w:rsid w:val="00AC3CE9"/>
    <w:rsid w:val="00AC3D54"/>
    <w:rsid w:val="00AC3DF2"/>
    <w:rsid w:val="00AC3E4B"/>
    <w:rsid w:val="00AC3EB6"/>
    <w:rsid w:val="00AC3EC4"/>
    <w:rsid w:val="00AC3EE7"/>
    <w:rsid w:val="00AC3EFA"/>
    <w:rsid w:val="00AC3F1A"/>
    <w:rsid w:val="00AC3F5A"/>
    <w:rsid w:val="00AC40CE"/>
    <w:rsid w:val="00AC410E"/>
    <w:rsid w:val="00AC4181"/>
    <w:rsid w:val="00AC4255"/>
    <w:rsid w:val="00AC4433"/>
    <w:rsid w:val="00AC4515"/>
    <w:rsid w:val="00AC453A"/>
    <w:rsid w:val="00AC455D"/>
    <w:rsid w:val="00AC456B"/>
    <w:rsid w:val="00AC4642"/>
    <w:rsid w:val="00AC4711"/>
    <w:rsid w:val="00AC4714"/>
    <w:rsid w:val="00AC482F"/>
    <w:rsid w:val="00AC4841"/>
    <w:rsid w:val="00AC48BD"/>
    <w:rsid w:val="00AC49B1"/>
    <w:rsid w:val="00AC49C2"/>
    <w:rsid w:val="00AC4A6D"/>
    <w:rsid w:val="00AC4A73"/>
    <w:rsid w:val="00AC4A98"/>
    <w:rsid w:val="00AC4AE4"/>
    <w:rsid w:val="00AC4C6B"/>
    <w:rsid w:val="00AC4CC3"/>
    <w:rsid w:val="00AC4D0E"/>
    <w:rsid w:val="00AC4DB5"/>
    <w:rsid w:val="00AC4DD2"/>
    <w:rsid w:val="00AC4ECD"/>
    <w:rsid w:val="00AC4ED3"/>
    <w:rsid w:val="00AC4EF7"/>
    <w:rsid w:val="00AC5070"/>
    <w:rsid w:val="00AC5074"/>
    <w:rsid w:val="00AC50D6"/>
    <w:rsid w:val="00AC50DF"/>
    <w:rsid w:val="00AC5167"/>
    <w:rsid w:val="00AC529C"/>
    <w:rsid w:val="00AC53C3"/>
    <w:rsid w:val="00AC549F"/>
    <w:rsid w:val="00AC54B4"/>
    <w:rsid w:val="00AC557D"/>
    <w:rsid w:val="00AC55CE"/>
    <w:rsid w:val="00AC576B"/>
    <w:rsid w:val="00AC580C"/>
    <w:rsid w:val="00AC589E"/>
    <w:rsid w:val="00AC5ABB"/>
    <w:rsid w:val="00AC5B0D"/>
    <w:rsid w:val="00AC5B32"/>
    <w:rsid w:val="00AC5B86"/>
    <w:rsid w:val="00AC5BCA"/>
    <w:rsid w:val="00AC5C84"/>
    <w:rsid w:val="00AC5F22"/>
    <w:rsid w:val="00AC624B"/>
    <w:rsid w:val="00AC6307"/>
    <w:rsid w:val="00AC6326"/>
    <w:rsid w:val="00AC6335"/>
    <w:rsid w:val="00AC6443"/>
    <w:rsid w:val="00AC64D6"/>
    <w:rsid w:val="00AC6548"/>
    <w:rsid w:val="00AC6644"/>
    <w:rsid w:val="00AC66ED"/>
    <w:rsid w:val="00AC6741"/>
    <w:rsid w:val="00AC679F"/>
    <w:rsid w:val="00AC67B6"/>
    <w:rsid w:val="00AC6956"/>
    <w:rsid w:val="00AC69E0"/>
    <w:rsid w:val="00AC69E7"/>
    <w:rsid w:val="00AC6A4C"/>
    <w:rsid w:val="00AC6AA9"/>
    <w:rsid w:val="00AC6B53"/>
    <w:rsid w:val="00AC6C48"/>
    <w:rsid w:val="00AC6C66"/>
    <w:rsid w:val="00AC6D9D"/>
    <w:rsid w:val="00AC6DE2"/>
    <w:rsid w:val="00AC6E88"/>
    <w:rsid w:val="00AC6E8C"/>
    <w:rsid w:val="00AC6F3B"/>
    <w:rsid w:val="00AC7011"/>
    <w:rsid w:val="00AC7020"/>
    <w:rsid w:val="00AC705D"/>
    <w:rsid w:val="00AC70BF"/>
    <w:rsid w:val="00AC71AF"/>
    <w:rsid w:val="00AC72C2"/>
    <w:rsid w:val="00AC732B"/>
    <w:rsid w:val="00AC76C7"/>
    <w:rsid w:val="00AC77C0"/>
    <w:rsid w:val="00AC77C6"/>
    <w:rsid w:val="00AC794C"/>
    <w:rsid w:val="00AC7ABA"/>
    <w:rsid w:val="00AC7AE1"/>
    <w:rsid w:val="00AC7BCA"/>
    <w:rsid w:val="00AC7CA9"/>
    <w:rsid w:val="00AC7DA1"/>
    <w:rsid w:val="00AC7DD2"/>
    <w:rsid w:val="00AC7E8F"/>
    <w:rsid w:val="00AC7F2D"/>
    <w:rsid w:val="00AC7F99"/>
    <w:rsid w:val="00AC7FC1"/>
    <w:rsid w:val="00AD009A"/>
    <w:rsid w:val="00AD0253"/>
    <w:rsid w:val="00AD0316"/>
    <w:rsid w:val="00AD0364"/>
    <w:rsid w:val="00AD04C1"/>
    <w:rsid w:val="00AD04C5"/>
    <w:rsid w:val="00AD04F5"/>
    <w:rsid w:val="00AD053D"/>
    <w:rsid w:val="00AD0704"/>
    <w:rsid w:val="00AD0744"/>
    <w:rsid w:val="00AD0807"/>
    <w:rsid w:val="00AD09C4"/>
    <w:rsid w:val="00AD0C53"/>
    <w:rsid w:val="00AD0CE4"/>
    <w:rsid w:val="00AD0D3E"/>
    <w:rsid w:val="00AD0E2F"/>
    <w:rsid w:val="00AD0FC5"/>
    <w:rsid w:val="00AD0FEE"/>
    <w:rsid w:val="00AD11D4"/>
    <w:rsid w:val="00AD1298"/>
    <w:rsid w:val="00AD13F8"/>
    <w:rsid w:val="00AD1431"/>
    <w:rsid w:val="00AD1543"/>
    <w:rsid w:val="00AD16E5"/>
    <w:rsid w:val="00AD1706"/>
    <w:rsid w:val="00AD18B7"/>
    <w:rsid w:val="00AD18CC"/>
    <w:rsid w:val="00AD1984"/>
    <w:rsid w:val="00AD1AB3"/>
    <w:rsid w:val="00AD1B15"/>
    <w:rsid w:val="00AD1B18"/>
    <w:rsid w:val="00AD1D5D"/>
    <w:rsid w:val="00AD1F0C"/>
    <w:rsid w:val="00AD1F28"/>
    <w:rsid w:val="00AD20FB"/>
    <w:rsid w:val="00AD21EA"/>
    <w:rsid w:val="00AD228D"/>
    <w:rsid w:val="00AD22A0"/>
    <w:rsid w:val="00AD22FF"/>
    <w:rsid w:val="00AD23A3"/>
    <w:rsid w:val="00AD23BC"/>
    <w:rsid w:val="00AD242F"/>
    <w:rsid w:val="00AD2513"/>
    <w:rsid w:val="00AD252B"/>
    <w:rsid w:val="00AD2608"/>
    <w:rsid w:val="00AD26AC"/>
    <w:rsid w:val="00AD26B9"/>
    <w:rsid w:val="00AD272E"/>
    <w:rsid w:val="00AD27C0"/>
    <w:rsid w:val="00AD28B5"/>
    <w:rsid w:val="00AD28BE"/>
    <w:rsid w:val="00AD2A0B"/>
    <w:rsid w:val="00AD2ABE"/>
    <w:rsid w:val="00AD2B13"/>
    <w:rsid w:val="00AD2B40"/>
    <w:rsid w:val="00AD2B5B"/>
    <w:rsid w:val="00AD2C46"/>
    <w:rsid w:val="00AD2CD9"/>
    <w:rsid w:val="00AD2CED"/>
    <w:rsid w:val="00AD2D52"/>
    <w:rsid w:val="00AD2D73"/>
    <w:rsid w:val="00AD2DE0"/>
    <w:rsid w:val="00AD2DED"/>
    <w:rsid w:val="00AD2E9C"/>
    <w:rsid w:val="00AD30CF"/>
    <w:rsid w:val="00AD30E5"/>
    <w:rsid w:val="00AD3166"/>
    <w:rsid w:val="00AD3206"/>
    <w:rsid w:val="00AD3246"/>
    <w:rsid w:val="00AD3288"/>
    <w:rsid w:val="00AD32DF"/>
    <w:rsid w:val="00AD3353"/>
    <w:rsid w:val="00AD3364"/>
    <w:rsid w:val="00AD3590"/>
    <w:rsid w:val="00AD35A1"/>
    <w:rsid w:val="00AD35C5"/>
    <w:rsid w:val="00AD36B9"/>
    <w:rsid w:val="00AD36D4"/>
    <w:rsid w:val="00AD37EF"/>
    <w:rsid w:val="00AD38AE"/>
    <w:rsid w:val="00AD38AF"/>
    <w:rsid w:val="00AD391F"/>
    <w:rsid w:val="00AD3952"/>
    <w:rsid w:val="00AD39C5"/>
    <w:rsid w:val="00AD3ADD"/>
    <w:rsid w:val="00AD3B95"/>
    <w:rsid w:val="00AD3BFA"/>
    <w:rsid w:val="00AD3C62"/>
    <w:rsid w:val="00AD401A"/>
    <w:rsid w:val="00AD4044"/>
    <w:rsid w:val="00AD40C5"/>
    <w:rsid w:val="00AD40F6"/>
    <w:rsid w:val="00AD4174"/>
    <w:rsid w:val="00AD42C6"/>
    <w:rsid w:val="00AD4448"/>
    <w:rsid w:val="00AD455A"/>
    <w:rsid w:val="00AD4666"/>
    <w:rsid w:val="00AD469A"/>
    <w:rsid w:val="00AD46FE"/>
    <w:rsid w:val="00AD49BE"/>
    <w:rsid w:val="00AD4AAF"/>
    <w:rsid w:val="00AD4C41"/>
    <w:rsid w:val="00AD4C78"/>
    <w:rsid w:val="00AD4F9F"/>
    <w:rsid w:val="00AD4FFB"/>
    <w:rsid w:val="00AD5042"/>
    <w:rsid w:val="00AD50C2"/>
    <w:rsid w:val="00AD50E3"/>
    <w:rsid w:val="00AD50E6"/>
    <w:rsid w:val="00AD54AF"/>
    <w:rsid w:val="00AD560C"/>
    <w:rsid w:val="00AD5642"/>
    <w:rsid w:val="00AD5682"/>
    <w:rsid w:val="00AD5805"/>
    <w:rsid w:val="00AD5911"/>
    <w:rsid w:val="00AD5943"/>
    <w:rsid w:val="00AD5A51"/>
    <w:rsid w:val="00AD5C03"/>
    <w:rsid w:val="00AD5C4D"/>
    <w:rsid w:val="00AD5DA8"/>
    <w:rsid w:val="00AD5E3F"/>
    <w:rsid w:val="00AD5E52"/>
    <w:rsid w:val="00AD5EB3"/>
    <w:rsid w:val="00AD5F91"/>
    <w:rsid w:val="00AD60E5"/>
    <w:rsid w:val="00AD61BF"/>
    <w:rsid w:val="00AD637C"/>
    <w:rsid w:val="00AD64A2"/>
    <w:rsid w:val="00AD64D5"/>
    <w:rsid w:val="00AD650C"/>
    <w:rsid w:val="00AD6532"/>
    <w:rsid w:val="00AD65E3"/>
    <w:rsid w:val="00AD65EA"/>
    <w:rsid w:val="00AD6729"/>
    <w:rsid w:val="00AD686E"/>
    <w:rsid w:val="00AD68DD"/>
    <w:rsid w:val="00AD6A51"/>
    <w:rsid w:val="00AD6B8D"/>
    <w:rsid w:val="00AD6C26"/>
    <w:rsid w:val="00AD6C63"/>
    <w:rsid w:val="00AD6CE8"/>
    <w:rsid w:val="00AD6D76"/>
    <w:rsid w:val="00AD6DCD"/>
    <w:rsid w:val="00AD6DE2"/>
    <w:rsid w:val="00AD7153"/>
    <w:rsid w:val="00AD717D"/>
    <w:rsid w:val="00AD7193"/>
    <w:rsid w:val="00AD719D"/>
    <w:rsid w:val="00AD722F"/>
    <w:rsid w:val="00AD7274"/>
    <w:rsid w:val="00AD72E8"/>
    <w:rsid w:val="00AD7314"/>
    <w:rsid w:val="00AD74ED"/>
    <w:rsid w:val="00AD770F"/>
    <w:rsid w:val="00AD77AB"/>
    <w:rsid w:val="00AD7923"/>
    <w:rsid w:val="00AD7932"/>
    <w:rsid w:val="00AD7949"/>
    <w:rsid w:val="00AD7979"/>
    <w:rsid w:val="00AD797B"/>
    <w:rsid w:val="00AD7997"/>
    <w:rsid w:val="00AD79B2"/>
    <w:rsid w:val="00AD79D0"/>
    <w:rsid w:val="00AD7A72"/>
    <w:rsid w:val="00AD7B4E"/>
    <w:rsid w:val="00AD7B8F"/>
    <w:rsid w:val="00AD7B91"/>
    <w:rsid w:val="00AD7C72"/>
    <w:rsid w:val="00AD7D6A"/>
    <w:rsid w:val="00AD7DB2"/>
    <w:rsid w:val="00AD7DC5"/>
    <w:rsid w:val="00AD7E9C"/>
    <w:rsid w:val="00AD7EE3"/>
    <w:rsid w:val="00AE001E"/>
    <w:rsid w:val="00AE0113"/>
    <w:rsid w:val="00AE015E"/>
    <w:rsid w:val="00AE016F"/>
    <w:rsid w:val="00AE0178"/>
    <w:rsid w:val="00AE04BD"/>
    <w:rsid w:val="00AE04C1"/>
    <w:rsid w:val="00AE06DA"/>
    <w:rsid w:val="00AE0725"/>
    <w:rsid w:val="00AE0764"/>
    <w:rsid w:val="00AE07DB"/>
    <w:rsid w:val="00AE0989"/>
    <w:rsid w:val="00AE0B70"/>
    <w:rsid w:val="00AE0B8C"/>
    <w:rsid w:val="00AE0C10"/>
    <w:rsid w:val="00AE0F6B"/>
    <w:rsid w:val="00AE104D"/>
    <w:rsid w:val="00AE10CB"/>
    <w:rsid w:val="00AE10EA"/>
    <w:rsid w:val="00AE1287"/>
    <w:rsid w:val="00AE136A"/>
    <w:rsid w:val="00AE14C0"/>
    <w:rsid w:val="00AE1581"/>
    <w:rsid w:val="00AE1591"/>
    <w:rsid w:val="00AE15A4"/>
    <w:rsid w:val="00AE15CE"/>
    <w:rsid w:val="00AE16CE"/>
    <w:rsid w:val="00AE17C9"/>
    <w:rsid w:val="00AE196E"/>
    <w:rsid w:val="00AE1C33"/>
    <w:rsid w:val="00AE1C3B"/>
    <w:rsid w:val="00AE1F5F"/>
    <w:rsid w:val="00AE2108"/>
    <w:rsid w:val="00AE2248"/>
    <w:rsid w:val="00AE2290"/>
    <w:rsid w:val="00AE2478"/>
    <w:rsid w:val="00AE2526"/>
    <w:rsid w:val="00AE258E"/>
    <w:rsid w:val="00AE2654"/>
    <w:rsid w:val="00AE273B"/>
    <w:rsid w:val="00AE2780"/>
    <w:rsid w:val="00AE27B6"/>
    <w:rsid w:val="00AE28DD"/>
    <w:rsid w:val="00AE2959"/>
    <w:rsid w:val="00AE29FD"/>
    <w:rsid w:val="00AE2AEB"/>
    <w:rsid w:val="00AE2B4C"/>
    <w:rsid w:val="00AE2BCB"/>
    <w:rsid w:val="00AE2CC3"/>
    <w:rsid w:val="00AE2CE4"/>
    <w:rsid w:val="00AE2FBD"/>
    <w:rsid w:val="00AE312A"/>
    <w:rsid w:val="00AE338A"/>
    <w:rsid w:val="00AE3397"/>
    <w:rsid w:val="00AE3410"/>
    <w:rsid w:val="00AE34D8"/>
    <w:rsid w:val="00AE356D"/>
    <w:rsid w:val="00AE367C"/>
    <w:rsid w:val="00AE3683"/>
    <w:rsid w:val="00AE3688"/>
    <w:rsid w:val="00AE3697"/>
    <w:rsid w:val="00AE373B"/>
    <w:rsid w:val="00AE37A1"/>
    <w:rsid w:val="00AE38A0"/>
    <w:rsid w:val="00AE398B"/>
    <w:rsid w:val="00AE39C6"/>
    <w:rsid w:val="00AE3BDE"/>
    <w:rsid w:val="00AE3C75"/>
    <w:rsid w:val="00AE3CE6"/>
    <w:rsid w:val="00AE3D0B"/>
    <w:rsid w:val="00AE3DBD"/>
    <w:rsid w:val="00AE3E57"/>
    <w:rsid w:val="00AE408E"/>
    <w:rsid w:val="00AE41A9"/>
    <w:rsid w:val="00AE42CB"/>
    <w:rsid w:val="00AE4311"/>
    <w:rsid w:val="00AE4382"/>
    <w:rsid w:val="00AE44F8"/>
    <w:rsid w:val="00AE4525"/>
    <w:rsid w:val="00AE453A"/>
    <w:rsid w:val="00AE47C6"/>
    <w:rsid w:val="00AE488B"/>
    <w:rsid w:val="00AE48E8"/>
    <w:rsid w:val="00AE490F"/>
    <w:rsid w:val="00AE4B86"/>
    <w:rsid w:val="00AE4C4A"/>
    <w:rsid w:val="00AE4DD8"/>
    <w:rsid w:val="00AE4EC9"/>
    <w:rsid w:val="00AE4FD0"/>
    <w:rsid w:val="00AE517E"/>
    <w:rsid w:val="00AE51DA"/>
    <w:rsid w:val="00AE5257"/>
    <w:rsid w:val="00AE52C4"/>
    <w:rsid w:val="00AE52CD"/>
    <w:rsid w:val="00AE5352"/>
    <w:rsid w:val="00AE536F"/>
    <w:rsid w:val="00AE537C"/>
    <w:rsid w:val="00AE5422"/>
    <w:rsid w:val="00AE542C"/>
    <w:rsid w:val="00AE5441"/>
    <w:rsid w:val="00AE5557"/>
    <w:rsid w:val="00AE55DF"/>
    <w:rsid w:val="00AE560F"/>
    <w:rsid w:val="00AE5680"/>
    <w:rsid w:val="00AE56D4"/>
    <w:rsid w:val="00AE56E7"/>
    <w:rsid w:val="00AE570D"/>
    <w:rsid w:val="00AE5785"/>
    <w:rsid w:val="00AE57EB"/>
    <w:rsid w:val="00AE5994"/>
    <w:rsid w:val="00AE5AE5"/>
    <w:rsid w:val="00AE5B0F"/>
    <w:rsid w:val="00AE5B2B"/>
    <w:rsid w:val="00AE5BA4"/>
    <w:rsid w:val="00AE5CA3"/>
    <w:rsid w:val="00AE5CAD"/>
    <w:rsid w:val="00AE5DD5"/>
    <w:rsid w:val="00AE5DE4"/>
    <w:rsid w:val="00AE5E85"/>
    <w:rsid w:val="00AE5EF7"/>
    <w:rsid w:val="00AE5F51"/>
    <w:rsid w:val="00AE5F88"/>
    <w:rsid w:val="00AE5FA9"/>
    <w:rsid w:val="00AE60AE"/>
    <w:rsid w:val="00AE60B5"/>
    <w:rsid w:val="00AE6190"/>
    <w:rsid w:val="00AE6197"/>
    <w:rsid w:val="00AE61CE"/>
    <w:rsid w:val="00AE6247"/>
    <w:rsid w:val="00AE62C3"/>
    <w:rsid w:val="00AE64FB"/>
    <w:rsid w:val="00AE6548"/>
    <w:rsid w:val="00AE654E"/>
    <w:rsid w:val="00AE65BC"/>
    <w:rsid w:val="00AE6743"/>
    <w:rsid w:val="00AE6816"/>
    <w:rsid w:val="00AE68B2"/>
    <w:rsid w:val="00AE6A9A"/>
    <w:rsid w:val="00AE6B60"/>
    <w:rsid w:val="00AE6B88"/>
    <w:rsid w:val="00AE6BA1"/>
    <w:rsid w:val="00AE6CBE"/>
    <w:rsid w:val="00AE6DCC"/>
    <w:rsid w:val="00AE6F31"/>
    <w:rsid w:val="00AE6FEA"/>
    <w:rsid w:val="00AE6FEC"/>
    <w:rsid w:val="00AE708E"/>
    <w:rsid w:val="00AE71C5"/>
    <w:rsid w:val="00AE7596"/>
    <w:rsid w:val="00AE7599"/>
    <w:rsid w:val="00AE7654"/>
    <w:rsid w:val="00AE76C9"/>
    <w:rsid w:val="00AE773A"/>
    <w:rsid w:val="00AE785C"/>
    <w:rsid w:val="00AE7928"/>
    <w:rsid w:val="00AE7944"/>
    <w:rsid w:val="00AE7A3F"/>
    <w:rsid w:val="00AE7B99"/>
    <w:rsid w:val="00AE7D30"/>
    <w:rsid w:val="00AF005C"/>
    <w:rsid w:val="00AF009C"/>
    <w:rsid w:val="00AF0202"/>
    <w:rsid w:val="00AF02CD"/>
    <w:rsid w:val="00AF0336"/>
    <w:rsid w:val="00AF0374"/>
    <w:rsid w:val="00AF0398"/>
    <w:rsid w:val="00AF03B2"/>
    <w:rsid w:val="00AF03BA"/>
    <w:rsid w:val="00AF03D5"/>
    <w:rsid w:val="00AF03EC"/>
    <w:rsid w:val="00AF044B"/>
    <w:rsid w:val="00AF0488"/>
    <w:rsid w:val="00AF0543"/>
    <w:rsid w:val="00AF08C4"/>
    <w:rsid w:val="00AF0A28"/>
    <w:rsid w:val="00AF0C1F"/>
    <w:rsid w:val="00AF0CDD"/>
    <w:rsid w:val="00AF0D48"/>
    <w:rsid w:val="00AF0FB7"/>
    <w:rsid w:val="00AF10C9"/>
    <w:rsid w:val="00AF110E"/>
    <w:rsid w:val="00AF1178"/>
    <w:rsid w:val="00AF11FE"/>
    <w:rsid w:val="00AF15BE"/>
    <w:rsid w:val="00AF15D8"/>
    <w:rsid w:val="00AF15F2"/>
    <w:rsid w:val="00AF15FD"/>
    <w:rsid w:val="00AF16CE"/>
    <w:rsid w:val="00AF16D4"/>
    <w:rsid w:val="00AF1854"/>
    <w:rsid w:val="00AF190D"/>
    <w:rsid w:val="00AF1997"/>
    <w:rsid w:val="00AF1A3E"/>
    <w:rsid w:val="00AF1A6E"/>
    <w:rsid w:val="00AF1B61"/>
    <w:rsid w:val="00AF1B9A"/>
    <w:rsid w:val="00AF1CC3"/>
    <w:rsid w:val="00AF1ED2"/>
    <w:rsid w:val="00AF1F5B"/>
    <w:rsid w:val="00AF1F7B"/>
    <w:rsid w:val="00AF1F99"/>
    <w:rsid w:val="00AF20DE"/>
    <w:rsid w:val="00AF218D"/>
    <w:rsid w:val="00AF2257"/>
    <w:rsid w:val="00AF22C7"/>
    <w:rsid w:val="00AF231F"/>
    <w:rsid w:val="00AF233C"/>
    <w:rsid w:val="00AF23F1"/>
    <w:rsid w:val="00AF24CE"/>
    <w:rsid w:val="00AF267B"/>
    <w:rsid w:val="00AF2889"/>
    <w:rsid w:val="00AF28AF"/>
    <w:rsid w:val="00AF2904"/>
    <w:rsid w:val="00AF290F"/>
    <w:rsid w:val="00AF2971"/>
    <w:rsid w:val="00AF2989"/>
    <w:rsid w:val="00AF29A4"/>
    <w:rsid w:val="00AF29AD"/>
    <w:rsid w:val="00AF2C59"/>
    <w:rsid w:val="00AF2CBD"/>
    <w:rsid w:val="00AF2D83"/>
    <w:rsid w:val="00AF2DBA"/>
    <w:rsid w:val="00AF2E82"/>
    <w:rsid w:val="00AF2F12"/>
    <w:rsid w:val="00AF3079"/>
    <w:rsid w:val="00AF307B"/>
    <w:rsid w:val="00AF309B"/>
    <w:rsid w:val="00AF30A7"/>
    <w:rsid w:val="00AF31C7"/>
    <w:rsid w:val="00AF3559"/>
    <w:rsid w:val="00AF35AB"/>
    <w:rsid w:val="00AF35B8"/>
    <w:rsid w:val="00AF3644"/>
    <w:rsid w:val="00AF3651"/>
    <w:rsid w:val="00AF379D"/>
    <w:rsid w:val="00AF38E3"/>
    <w:rsid w:val="00AF3944"/>
    <w:rsid w:val="00AF3B7E"/>
    <w:rsid w:val="00AF3C9E"/>
    <w:rsid w:val="00AF3CDA"/>
    <w:rsid w:val="00AF3D39"/>
    <w:rsid w:val="00AF3E09"/>
    <w:rsid w:val="00AF3E5A"/>
    <w:rsid w:val="00AF3F66"/>
    <w:rsid w:val="00AF4009"/>
    <w:rsid w:val="00AF40F9"/>
    <w:rsid w:val="00AF4150"/>
    <w:rsid w:val="00AF41C5"/>
    <w:rsid w:val="00AF430B"/>
    <w:rsid w:val="00AF435C"/>
    <w:rsid w:val="00AF436F"/>
    <w:rsid w:val="00AF4558"/>
    <w:rsid w:val="00AF4561"/>
    <w:rsid w:val="00AF46D4"/>
    <w:rsid w:val="00AF4787"/>
    <w:rsid w:val="00AF4877"/>
    <w:rsid w:val="00AF48EC"/>
    <w:rsid w:val="00AF48F2"/>
    <w:rsid w:val="00AF493C"/>
    <w:rsid w:val="00AF4949"/>
    <w:rsid w:val="00AF4A53"/>
    <w:rsid w:val="00AF4A95"/>
    <w:rsid w:val="00AF4C62"/>
    <w:rsid w:val="00AF4DC7"/>
    <w:rsid w:val="00AF4F58"/>
    <w:rsid w:val="00AF5060"/>
    <w:rsid w:val="00AF5073"/>
    <w:rsid w:val="00AF50CE"/>
    <w:rsid w:val="00AF5102"/>
    <w:rsid w:val="00AF5125"/>
    <w:rsid w:val="00AF5176"/>
    <w:rsid w:val="00AF51BE"/>
    <w:rsid w:val="00AF528F"/>
    <w:rsid w:val="00AF5307"/>
    <w:rsid w:val="00AF5487"/>
    <w:rsid w:val="00AF54E6"/>
    <w:rsid w:val="00AF5606"/>
    <w:rsid w:val="00AF584D"/>
    <w:rsid w:val="00AF59C2"/>
    <w:rsid w:val="00AF5B3C"/>
    <w:rsid w:val="00AF5B77"/>
    <w:rsid w:val="00AF5B86"/>
    <w:rsid w:val="00AF5CA5"/>
    <w:rsid w:val="00AF5CAA"/>
    <w:rsid w:val="00AF5CCC"/>
    <w:rsid w:val="00AF5CE7"/>
    <w:rsid w:val="00AF5E53"/>
    <w:rsid w:val="00AF60DC"/>
    <w:rsid w:val="00AF61D3"/>
    <w:rsid w:val="00AF6246"/>
    <w:rsid w:val="00AF632D"/>
    <w:rsid w:val="00AF63A9"/>
    <w:rsid w:val="00AF649E"/>
    <w:rsid w:val="00AF65B2"/>
    <w:rsid w:val="00AF668D"/>
    <w:rsid w:val="00AF6791"/>
    <w:rsid w:val="00AF67B1"/>
    <w:rsid w:val="00AF67F5"/>
    <w:rsid w:val="00AF68FD"/>
    <w:rsid w:val="00AF69B2"/>
    <w:rsid w:val="00AF6ADC"/>
    <w:rsid w:val="00AF6B5F"/>
    <w:rsid w:val="00AF6CAF"/>
    <w:rsid w:val="00AF6CB0"/>
    <w:rsid w:val="00AF6D88"/>
    <w:rsid w:val="00AF6E53"/>
    <w:rsid w:val="00AF6F6C"/>
    <w:rsid w:val="00AF6F74"/>
    <w:rsid w:val="00AF7167"/>
    <w:rsid w:val="00AF724B"/>
    <w:rsid w:val="00AF726E"/>
    <w:rsid w:val="00AF7273"/>
    <w:rsid w:val="00AF72B3"/>
    <w:rsid w:val="00AF7406"/>
    <w:rsid w:val="00AF742D"/>
    <w:rsid w:val="00AF756B"/>
    <w:rsid w:val="00AF7809"/>
    <w:rsid w:val="00AF78B8"/>
    <w:rsid w:val="00AF79D0"/>
    <w:rsid w:val="00AF7A70"/>
    <w:rsid w:val="00AF7A90"/>
    <w:rsid w:val="00AF7ABD"/>
    <w:rsid w:val="00AF7B43"/>
    <w:rsid w:val="00AF7B52"/>
    <w:rsid w:val="00AF7C37"/>
    <w:rsid w:val="00AF7C39"/>
    <w:rsid w:val="00AF7CCC"/>
    <w:rsid w:val="00AF7D60"/>
    <w:rsid w:val="00AF7E70"/>
    <w:rsid w:val="00AF7E91"/>
    <w:rsid w:val="00AF7FB7"/>
    <w:rsid w:val="00B00068"/>
    <w:rsid w:val="00B0019A"/>
    <w:rsid w:val="00B001A4"/>
    <w:rsid w:val="00B00209"/>
    <w:rsid w:val="00B0031D"/>
    <w:rsid w:val="00B00365"/>
    <w:rsid w:val="00B00371"/>
    <w:rsid w:val="00B004A7"/>
    <w:rsid w:val="00B00586"/>
    <w:rsid w:val="00B005AB"/>
    <w:rsid w:val="00B006EE"/>
    <w:rsid w:val="00B006F7"/>
    <w:rsid w:val="00B00734"/>
    <w:rsid w:val="00B0076A"/>
    <w:rsid w:val="00B007DE"/>
    <w:rsid w:val="00B0087A"/>
    <w:rsid w:val="00B00A80"/>
    <w:rsid w:val="00B00B0C"/>
    <w:rsid w:val="00B00B74"/>
    <w:rsid w:val="00B00BCB"/>
    <w:rsid w:val="00B00C12"/>
    <w:rsid w:val="00B00D61"/>
    <w:rsid w:val="00B00FAF"/>
    <w:rsid w:val="00B0119A"/>
    <w:rsid w:val="00B011D5"/>
    <w:rsid w:val="00B012FD"/>
    <w:rsid w:val="00B013AD"/>
    <w:rsid w:val="00B01467"/>
    <w:rsid w:val="00B0153B"/>
    <w:rsid w:val="00B015F9"/>
    <w:rsid w:val="00B01614"/>
    <w:rsid w:val="00B016D7"/>
    <w:rsid w:val="00B01700"/>
    <w:rsid w:val="00B01722"/>
    <w:rsid w:val="00B017A7"/>
    <w:rsid w:val="00B019D2"/>
    <w:rsid w:val="00B019D8"/>
    <w:rsid w:val="00B01A97"/>
    <w:rsid w:val="00B01BDB"/>
    <w:rsid w:val="00B01C5F"/>
    <w:rsid w:val="00B01D15"/>
    <w:rsid w:val="00B01DA8"/>
    <w:rsid w:val="00B01DA9"/>
    <w:rsid w:val="00B01DEC"/>
    <w:rsid w:val="00B01DEE"/>
    <w:rsid w:val="00B01ED5"/>
    <w:rsid w:val="00B01F1B"/>
    <w:rsid w:val="00B01F30"/>
    <w:rsid w:val="00B01F3F"/>
    <w:rsid w:val="00B0219C"/>
    <w:rsid w:val="00B02240"/>
    <w:rsid w:val="00B02346"/>
    <w:rsid w:val="00B02480"/>
    <w:rsid w:val="00B02522"/>
    <w:rsid w:val="00B025C2"/>
    <w:rsid w:val="00B026A6"/>
    <w:rsid w:val="00B026A8"/>
    <w:rsid w:val="00B02895"/>
    <w:rsid w:val="00B028F3"/>
    <w:rsid w:val="00B0296C"/>
    <w:rsid w:val="00B02B69"/>
    <w:rsid w:val="00B02C8A"/>
    <w:rsid w:val="00B02D0E"/>
    <w:rsid w:val="00B02D19"/>
    <w:rsid w:val="00B02D9C"/>
    <w:rsid w:val="00B02E37"/>
    <w:rsid w:val="00B02E60"/>
    <w:rsid w:val="00B02F72"/>
    <w:rsid w:val="00B02FE5"/>
    <w:rsid w:val="00B0303F"/>
    <w:rsid w:val="00B03114"/>
    <w:rsid w:val="00B0338D"/>
    <w:rsid w:val="00B03396"/>
    <w:rsid w:val="00B033E8"/>
    <w:rsid w:val="00B035F0"/>
    <w:rsid w:val="00B03608"/>
    <w:rsid w:val="00B0371C"/>
    <w:rsid w:val="00B039CC"/>
    <w:rsid w:val="00B03AAD"/>
    <w:rsid w:val="00B03AE4"/>
    <w:rsid w:val="00B03C2E"/>
    <w:rsid w:val="00B03FC8"/>
    <w:rsid w:val="00B04014"/>
    <w:rsid w:val="00B0407D"/>
    <w:rsid w:val="00B040A6"/>
    <w:rsid w:val="00B0414A"/>
    <w:rsid w:val="00B04200"/>
    <w:rsid w:val="00B04206"/>
    <w:rsid w:val="00B0431B"/>
    <w:rsid w:val="00B0437C"/>
    <w:rsid w:val="00B04467"/>
    <w:rsid w:val="00B0447B"/>
    <w:rsid w:val="00B0454A"/>
    <w:rsid w:val="00B045E3"/>
    <w:rsid w:val="00B04692"/>
    <w:rsid w:val="00B046BB"/>
    <w:rsid w:val="00B046D6"/>
    <w:rsid w:val="00B04854"/>
    <w:rsid w:val="00B0489E"/>
    <w:rsid w:val="00B048B3"/>
    <w:rsid w:val="00B04975"/>
    <w:rsid w:val="00B04A69"/>
    <w:rsid w:val="00B04BAE"/>
    <w:rsid w:val="00B04BCF"/>
    <w:rsid w:val="00B04BE9"/>
    <w:rsid w:val="00B04C47"/>
    <w:rsid w:val="00B04CA3"/>
    <w:rsid w:val="00B04E4C"/>
    <w:rsid w:val="00B04E5E"/>
    <w:rsid w:val="00B04EE5"/>
    <w:rsid w:val="00B04F46"/>
    <w:rsid w:val="00B04FA1"/>
    <w:rsid w:val="00B0503A"/>
    <w:rsid w:val="00B051D4"/>
    <w:rsid w:val="00B052FC"/>
    <w:rsid w:val="00B0534F"/>
    <w:rsid w:val="00B054E9"/>
    <w:rsid w:val="00B05524"/>
    <w:rsid w:val="00B0558C"/>
    <w:rsid w:val="00B05632"/>
    <w:rsid w:val="00B05674"/>
    <w:rsid w:val="00B05798"/>
    <w:rsid w:val="00B0580B"/>
    <w:rsid w:val="00B05941"/>
    <w:rsid w:val="00B059CD"/>
    <w:rsid w:val="00B05A33"/>
    <w:rsid w:val="00B05AA3"/>
    <w:rsid w:val="00B05AAC"/>
    <w:rsid w:val="00B05C16"/>
    <w:rsid w:val="00B05E31"/>
    <w:rsid w:val="00B05E89"/>
    <w:rsid w:val="00B05ED8"/>
    <w:rsid w:val="00B05EEB"/>
    <w:rsid w:val="00B0608C"/>
    <w:rsid w:val="00B06097"/>
    <w:rsid w:val="00B060B6"/>
    <w:rsid w:val="00B0613A"/>
    <w:rsid w:val="00B0628E"/>
    <w:rsid w:val="00B062CE"/>
    <w:rsid w:val="00B06329"/>
    <w:rsid w:val="00B06340"/>
    <w:rsid w:val="00B06380"/>
    <w:rsid w:val="00B06467"/>
    <w:rsid w:val="00B06548"/>
    <w:rsid w:val="00B067CA"/>
    <w:rsid w:val="00B06848"/>
    <w:rsid w:val="00B0696B"/>
    <w:rsid w:val="00B06990"/>
    <w:rsid w:val="00B06A4F"/>
    <w:rsid w:val="00B06C3B"/>
    <w:rsid w:val="00B06C74"/>
    <w:rsid w:val="00B06CA0"/>
    <w:rsid w:val="00B06EA9"/>
    <w:rsid w:val="00B06FAB"/>
    <w:rsid w:val="00B07083"/>
    <w:rsid w:val="00B07118"/>
    <w:rsid w:val="00B07302"/>
    <w:rsid w:val="00B07318"/>
    <w:rsid w:val="00B0732E"/>
    <w:rsid w:val="00B07390"/>
    <w:rsid w:val="00B07637"/>
    <w:rsid w:val="00B077F9"/>
    <w:rsid w:val="00B0783F"/>
    <w:rsid w:val="00B07863"/>
    <w:rsid w:val="00B079B6"/>
    <w:rsid w:val="00B07A87"/>
    <w:rsid w:val="00B07C23"/>
    <w:rsid w:val="00B07C84"/>
    <w:rsid w:val="00B07CBA"/>
    <w:rsid w:val="00B07D2D"/>
    <w:rsid w:val="00B07E75"/>
    <w:rsid w:val="00B07EDD"/>
    <w:rsid w:val="00B07F07"/>
    <w:rsid w:val="00B07F64"/>
    <w:rsid w:val="00B07FBD"/>
    <w:rsid w:val="00B10150"/>
    <w:rsid w:val="00B1015C"/>
    <w:rsid w:val="00B102A1"/>
    <w:rsid w:val="00B102D1"/>
    <w:rsid w:val="00B10308"/>
    <w:rsid w:val="00B1030D"/>
    <w:rsid w:val="00B1047E"/>
    <w:rsid w:val="00B10536"/>
    <w:rsid w:val="00B10657"/>
    <w:rsid w:val="00B10677"/>
    <w:rsid w:val="00B108AD"/>
    <w:rsid w:val="00B10A82"/>
    <w:rsid w:val="00B10B61"/>
    <w:rsid w:val="00B10BAC"/>
    <w:rsid w:val="00B10C82"/>
    <w:rsid w:val="00B10CB8"/>
    <w:rsid w:val="00B10CCB"/>
    <w:rsid w:val="00B10D15"/>
    <w:rsid w:val="00B10D72"/>
    <w:rsid w:val="00B10E44"/>
    <w:rsid w:val="00B10E6D"/>
    <w:rsid w:val="00B10F0C"/>
    <w:rsid w:val="00B10F58"/>
    <w:rsid w:val="00B11001"/>
    <w:rsid w:val="00B110C1"/>
    <w:rsid w:val="00B11115"/>
    <w:rsid w:val="00B11208"/>
    <w:rsid w:val="00B1121D"/>
    <w:rsid w:val="00B11246"/>
    <w:rsid w:val="00B1128E"/>
    <w:rsid w:val="00B112C0"/>
    <w:rsid w:val="00B112D1"/>
    <w:rsid w:val="00B112E5"/>
    <w:rsid w:val="00B11301"/>
    <w:rsid w:val="00B1131C"/>
    <w:rsid w:val="00B11422"/>
    <w:rsid w:val="00B114CD"/>
    <w:rsid w:val="00B1151A"/>
    <w:rsid w:val="00B1159B"/>
    <w:rsid w:val="00B115D6"/>
    <w:rsid w:val="00B1166D"/>
    <w:rsid w:val="00B11734"/>
    <w:rsid w:val="00B117F3"/>
    <w:rsid w:val="00B1185A"/>
    <w:rsid w:val="00B118F8"/>
    <w:rsid w:val="00B1192B"/>
    <w:rsid w:val="00B11AAA"/>
    <w:rsid w:val="00B11BE2"/>
    <w:rsid w:val="00B11CFD"/>
    <w:rsid w:val="00B11DA5"/>
    <w:rsid w:val="00B11DB1"/>
    <w:rsid w:val="00B11DDA"/>
    <w:rsid w:val="00B11E39"/>
    <w:rsid w:val="00B11F6E"/>
    <w:rsid w:val="00B11FD9"/>
    <w:rsid w:val="00B11FF1"/>
    <w:rsid w:val="00B120F7"/>
    <w:rsid w:val="00B12195"/>
    <w:rsid w:val="00B1221D"/>
    <w:rsid w:val="00B12224"/>
    <w:rsid w:val="00B122A6"/>
    <w:rsid w:val="00B12389"/>
    <w:rsid w:val="00B1254B"/>
    <w:rsid w:val="00B12631"/>
    <w:rsid w:val="00B1265A"/>
    <w:rsid w:val="00B1284E"/>
    <w:rsid w:val="00B1299C"/>
    <w:rsid w:val="00B129D3"/>
    <w:rsid w:val="00B129FC"/>
    <w:rsid w:val="00B12A22"/>
    <w:rsid w:val="00B12AE5"/>
    <w:rsid w:val="00B12B23"/>
    <w:rsid w:val="00B12B7C"/>
    <w:rsid w:val="00B12BD9"/>
    <w:rsid w:val="00B12CC0"/>
    <w:rsid w:val="00B12D70"/>
    <w:rsid w:val="00B12D80"/>
    <w:rsid w:val="00B12E9B"/>
    <w:rsid w:val="00B12F2D"/>
    <w:rsid w:val="00B13001"/>
    <w:rsid w:val="00B1318A"/>
    <w:rsid w:val="00B13249"/>
    <w:rsid w:val="00B132A1"/>
    <w:rsid w:val="00B13361"/>
    <w:rsid w:val="00B1337D"/>
    <w:rsid w:val="00B1340C"/>
    <w:rsid w:val="00B135BC"/>
    <w:rsid w:val="00B135DB"/>
    <w:rsid w:val="00B135FD"/>
    <w:rsid w:val="00B13654"/>
    <w:rsid w:val="00B13686"/>
    <w:rsid w:val="00B13779"/>
    <w:rsid w:val="00B1379C"/>
    <w:rsid w:val="00B138A1"/>
    <w:rsid w:val="00B13900"/>
    <w:rsid w:val="00B13A11"/>
    <w:rsid w:val="00B13CE7"/>
    <w:rsid w:val="00B13D0D"/>
    <w:rsid w:val="00B13D2D"/>
    <w:rsid w:val="00B13F6F"/>
    <w:rsid w:val="00B140A1"/>
    <w:rsid w:val="00B141D1"/>
    <w:rsid w:val="00B1422A"/>
    <w:rsid w:val="00B1428A"/>
    <w:rsid w:val="00B142B2"/>
    <w:rsid w:val="00B142B9"/>
    <w:rsid w:val="00B143BE"/>
    <w:rsid w:val="00B14425"/>
    <w:rsid w:val="00B14544"/>
    <w:rsid w:val="00B145D5"/>
    <w:rsid w:val="00B14636"/>
    <w:rsid w:val="00B14638"/>
    <w:rsid w:val="00B146E0"/>
    <w:rsid w:val="00B14768"/>
    <w:rsid w:val="00B14798"/>
    <w:rsid w:val="00B148CE"/>
    <w:rsid w:val="00B14A56"/>
    <w:rsid w:val="00B14A68"/>
    <w:rsid w:val="00B14C2B"/>
    <w:rsid w:val="00B14CDE"/>
    <w:rsid w:val="00B14E9A"/>
    <w:rsid w:val="00B14EFD"/>
    <w:rsid w:val="00B14F68"/>
    <w:rsid w:val="00B14F7A"/>
    <w:rsid w:val="00B14FCE"/>
    <w:rsid w:val="00B14FDF"/>
    <w:rsid w:val="00B15045"/>
    <w:rsid w:val="00B1508F"/>
    <w:rsid w:val="00B150A2"/>
    <w:rsid w:val="00B15111"/>
    <w:rsid w:val="00B1517B"/>
    <w:rsid w:val="00B15356"/>
    <w:rsid w:val="00B1553E"/>
    <w:rsid w:val="00B1555A"/>
    <w:rsid w:val="00B15569"/>
    <w:rsid w:val="00B155A8"/>
    <w:rsid w:val="00B1564F"/>
    <w:rsid w:val="00B157D9"/>
    <w:rsid w:val="00B1585A"/>
    <w:rsid w:val="00B158CD"/>
    <w:rsid w:val="00B15925"/>
    <w:rsid w:val="00B15940"/>
    <w:rsid w:val="00B15B79"/>
    <w:rsid w:val="00B15B87"/>
    <w:rsid w:val="00B15DB4"/>
    <w:rsid w:val="00B15FD1"/>
    <w:rsid w:val="00B1612C"/>
    <w:rsid w:val="00B16217"/>
    <w:rsid w:val="00B162BB"/>
    <w:rsid w:val="00B1659C"/>
    <w:rsid w:val="00B16840"/>
    <w:rsid w:val="00B16863"/>
    <w:rsid w:val="00B16898"/>
    <w:rsid w:val="00B168D2"/>
    <w:rsid w:val="00B16B77"/>
    <w:rsid w:val="00B16C25"/>
    <w:rsid w:val="00B16C26"/>
    <w:rsid w:val="00B16DFE"/>
    <w:rsid w:val="00B16E40"/>
    <w:rsid w:val="00B16E4A"/>
    <w:rsid w:val="00B16F0D"/>
    <w:rsid w:val="00B16F19"/>
    <w:rsid w:val="00B16F1A"/>
    <w:rsid w:val="00B16FC7"/>
    <w:rsid w:val="00B16FE2"/>
    <w:rsid w:val="00B17204"/>
    <w:rsid w:val="00B17369"/>
    <w:rsid w:val="00B174B8"/>
    <w:rsid w:val="00B17560"/>
    <w:rsid w:val="00B175A6"/>
    <w:rsid w:val="00B176B8"/>
    <w:rsid w:val="00B17733"/>
    <w:rsid w:val="00B17785"/>
    <w:rsid w:val="00B177BD"/>
    <w:rsid w:val="00B177E6"/>
    <w:rsid w:val="00B17805"/>
    <w:rsid w:val="00B1781F"/>
    <w:rsid w:val="00B1784E"/>
    <w:rsid w:val="00B1785C"/>
    <w:rsid w:val="00B178A0"/>
    <w:rsid w:val="00B1798B"/>
    <w:rsid w:val="00B17C29"/>
    <w:rsid w:val="00B17FFD"/>
    <w:rsid w:val="00B200BE"/>
    <w:rsid w:val="00B20114"/>
    <w:rsid w:val="00B202B9"/>
    <w:rsid w:val="00B2052A"/>
    <w:rsid w:val="00B2063D"/>
    <w:rsid w:val="00B206EB"/>
    <w:rsid w:val="00B209A1"/>
    <w:rsid w:val="00B20A08"/>
    <w:rsid w:val="00B20A58"/>
    <w:rsid w:val="00B20ACE"/>
    <w:rsid w:val="00B20CBF"/>
    <w:rsid w:val="00B20DB2"/>
    <w:rsid w:val="00B20E0A"/>
    <w:rsid w:val="00B20E90"/>
    <w:rsid w:val="00B20EE6"/>
    <w:rsid w:val="00B20F33"/>
    <w:rsid w:val="00B20F7C"/>
    <w:rsid w:val="00B21119"/>
    <w:rsid w:val="00B21400"/>
    <w:rsid w:val="00B21754"/>
    <w:rsid w:val="00B21852"/>
    <w:rsid w:val="00B21856"/>
    <w:rsid w:val="00B218A0"/>
    <w:rsid w:val="00B21959"/>
    <w:rsid w:val="00B21AAB"/>
    <w:rsid w:val="00B21AFE"/>
    <w:rsid w:val="00B21B9B"/>
    <w:rsid w:val="00B21D82"/>
    <w:rsid w:val="00B21EAB"/>
    <w:rsid w:val="00B21EE1"/>
    <w:rsid w:val="00B21F04"/>
    <w:rsid w:val="00B21F4F"/>
    <w:rsid w:val="00B2206C"/>
    <w:rsid w:val="00B22109"/>
    <w:rsid w:val="00B22150"/>
    <w:rsid w:val="00B221E0"/>
    <w:rsid w:val="00B222F5"/>
    <w:rsid w:val="00B224B6"/>
    <w:rsid w:val="00B2258E"/>
    <w:rsid w:val="00B22598"/>
    <w:rsid w:val="00B22624"/>
    <w:rsid w:val="00B227CA"/>
    <w:rsid w:val="00B2280C"/>
    <w:rsid w:val="00B22CAB"/>
    <w:rsid w:val="00B22E0B"/>
    <w:rsid w:val="00B22E20"/>
    <w:rsid w:val="00B22F09"/>
    <w:rsid w:val="00B22FFE"/>
    <w:rsid w:val="00B23147"/>
    <w:rsid w:val="00B232C6"/>
    <w:rsid w:val="00B232E1"/>
    <w:rsid w:val="00B232ED"/>
    <w:rsid w:val="00B235D5"/>
    <w:rsid w:val="00B235E8"/>
    <w:rsid w:val="00B237F1"/>
    <w:rsid w:val="00B23801"/>
    <w:rsid w:val="00B23850"/>
    <w:rsid w:val="00B23889"/>
    <w:rsid w:val="00B238E8"/>
    <w:rsid w:val="00B238FB"/>
    <w:rsid w:val="00B2397B"/>
    <w:rsid w:val="00B23ACE"/>
    <w:rsid w:val="00B23B0E"/>
    <w:rsid w:val="00B23C93"/>
    <w:rsid w:val="00B23D76"/>
    <w:rsid w:val="00B23DD9"/>
    <w:rsid w:val="00B23E32"/>
    <w:rsid w:val="00B23F9C"/>
    <w:rsid w:val="00B23FBB"/>
    <w:rsid w:val="00B24055"/>
    <w:rsid w:val="00B240EC"/>
    <w:rsid w:val="00B241D3"/>
    <w:rsid w:val="00B24292"/>
    <w:rsid w:val="00B24397"/>
    <w:rsid w:val="00B24410"/>
    <w:rsid w:val="00B24536"/>
    <w:rsid w:val="00B2453F"/>
    <w:rsid w:val="00B245CE"/>
    <w:rsid w:val="00B245FC"/>
    <w:rsid w:val="00B2465E"/>
    <w:rsid w:val="00B2471E"/>
    <w:rsid w:val="00B248AA"/>
    <w:rsid w:val="00B24908"/>
    <w:rsid w:val="00B24A7D"/>
    <w:rsid w:val="00B24B48"/>
    <w:rsid w:val="00B24D74"/>
    <w:rsid w:val="00B24F4C"/>
    <w:rsid w:val="00B24FE2"/>
    <w:rsid w:val="00B250CC"/>
    <w:rsid w:val="00B250DC"/>
    <w:rsid w:val="00B25236"/>
    <w:rsid w:val="00B252C0"/>
    <w:rsid w:val="00B2557A"/>
    <w:rsid w:val="00B2562F"/>
    <w:rsid w:val="00B25695"/>
    <w:rsid w:val="00B256BC"/>
    <w:rsid w:val="00B2572E"/>
    <w:rsid w:val="00B2575A"/>
    <w:rsid w:val="00B2593B"/>
    <w:rsid w:val="00B25950"/>
    <w:rsid w:val="00B259E2"/>
    <w:rsid w:val="00B259F4"/>
    <w:rsid w:val="00B25A06"/>
    <w:rsid w:val="00B25A24"/>
    <w:rsid w:val="00B25A4B"/>
    <w:rsid w:val="00B25D2D"/>
    <w:rsid w:val="00B25D47"/>
    <w:rsid w:val="00B25DE4"/>
    <w:rsid w:val="00B26043"/>
    <w:rsid w:val="00B2607C"/>
    <w:rsid w:val="00B260BD"/>
    <w:rsid w:val="00B26164"/>
    <w:rsid w:val="00B2619D"/>
    <w:rsid w:val="00B261E8"/>
    <w:rsid w:val="00B26290"/>
    <w:rsid w:val="00B26405"/>
    <w:rsid w:val="00B26527"/>
    <w:rsid w:val="00B266E3"/>
    <w:rsid w:val="00B26717"/>
    <w:rsid w:val="00B267CD"/>
    <w:rsid w:val="00B26833"/>
    <w:rsid w:val="00B268CA"/>
    <w:rsid w:val="00B26A29"/>
    <w:rsid w:val="00B26A40"/>
    <w:rsid w:val="00B26A71"/>
    <w:rsid w:val="00B26C72"/>
    <w:rsid w:val="00B26CD4"/>
    <w:rsid w:val="00B26D34"/>
    <w:rsid w:val="00B26DCE"/>
    <w:rsid w:val="00B26DD1"/>
    <w:rsid w:val="00B26E06"/>
    <w:rsid w:val="00B26E20"/>
    <w:rsid w:val="00B26F50"/>
    <w:rsid w:val="00B26F80"/>
    <w:rsid w:val="00B2700B"/>
    <w:rsid w:val="00B270B0"/>
    <w:rsid w:val="00B270C7"/>
    <w:rsid w:val="00B27118"/>
    <w:rsid w:val="00B2711F"/>
    <w:rsid w:val="00B2714C"/>
    <w:rsid w:val="00B272B2"/>
    <w:rsid w:val="00B272DD"/>
    <w:rsid w:val="00B273DA"/>
    <w:rsid w:val="00B27431"/>
    <w:rsid w:val="00B274C2"/>
    <w:rsid w:val="00B27535"/>
    <w:rsid w:val="00B275B7"/>
    <w:rsid w:val="00B27659"/>
    <w:rsid w:val="00B27663"/>
    <w:rsid w:val="00B27994"/>
    <w:rsid w:val="00B279DD"/>
    <w:rsid w:val="00B27A04"/>
    <w:rsid w:val="00B27AD0"/>
    <w:rsid w:val="00B27AF3"/>
    <w:rsid w:val="00B27B42"/>
    <w:rsid w:val="00B27B7F"/>
    <w:rsid w:val="00B27BEF"/>
    <w:rsid w:val="00B27D28"/>
    <w:rsid w:val="00B27E0E"/>
    <w:rsid w:val="00B27F6C"/>
    <w:rsid w:val="00B3008D"/>
    <w:rsid w:val="00B300B1"/>
    <w:rsid w:val="00B300B5"/>
    <w:rsid w:val="00B30131"/>
    <w:rsid w:val="00B30166"/>
    <w:rsid w:val="00B301EE"/>
    <w:rsid w:val="00B3020F"/>
    <w:rsid w:val="00B30264"/>
    <w:rsid w:val="00B30414"/>
    <w:rsid w:val="00B30530"/>
    <w:rsid w:val="00B30582"/>
    <w:rsid w:val="00B307AE"/>
    <w:rsid w:val="00B308C9"/>
    <w:rsid w:val="00B30985"/>
    <w:rsid w:val="00B309E5"/>
    <w:rsid w:val="00B30B7B"/>
    <w:rsid w:val="00B30BA8"/>
    <w:rsid w:val="00B30BF6"/>
    <w:rsid w:val="00B30C61"/>
    <w:rsid w:val="00B30E8B"/>
    <w:rsid w:val="00B30E96"/>
    <w:rsid w:val="00B30ECC"/>
    <w:rsid w:val="00B30EE2"/>
    <w:rsid w:val="00B30F9B"/>
    <w:rsid w:val="00B31070"/>
    <w:rsid w:val="00B31152"/>
    <w:rsid w:val="00B31205"/>
    <w:rsid w:val="00B31277"/>
    <w:rsid w:val="00B31397"/>
    <w:rsid w:val="00B3162C"/>
    <w:rsid w:val="00B31747"/>
    <w:rsid w:val="00B31795"/>
    <w:rsid w:val="00B317C7"/>
    <w:rsid w:val="00B31828"/>
    <w:rsid w:val="00B31913"/>
    <w:rsid w:val="00B31914"/>
    <w:rsid w:val="00B31928"/>
    <w:rsid w:val="00B31934"/>
    <w:rsid w:val="00B3195E"/>
    <w:rsid w:val="00B31A83"/>
    <w:rsid w:val="00B31A85"/>
    <w:rsid w:val="00B31A9A"/>
    <w:rsid w:val="00B31C22"/>
    <w:rsid w:val="00B31C51"/>
    <w:rsid w:val="00B31CDC"/>
    <w:rsid w:val="00B31DC6"/>
    <w:rsid w:val="00B31F31"/>
    <w:rsid w:val="00B31FC0"/>
    <w:rsid w:val="00B321EE"/>
    <w:rsid w:val="00B32279"/>
    <w:rsid w:val="00B32288"/>
    <w:rsid w:val="00B323BB"/>
    <w:rsid w:val="00B3241F"/>
    <w:rsid w:val="00B324EE"/>
    <w:rsid w:val="00B3260E"/>
    <w:rsid w:val="00B32681"/>
    <w:rsid w:val="00B32786"/>
    <w:rsid w:val="00B327BC"/>
    <w:rsid w:val="00B32865"/>
    <w:rsid w:val="00B32A2F"/>
    <w:rsid w:val="00B32BEE"/>
    <w:rsid w:val="00B32C07"/>
    <w:rsid w:val="00B32CA3"/>
    <w:rsid w:val="00B32D41"/>
    <w:rsid w:val="00B332A7"/>
    <w:rsid w:val="00B332B0"/>
    <w:rsid w:val="00B33317"/>
    <w:rsid w:val="00B33543"/>
    <w:rsid w:val="00B3362C"/>
    <w:rsid w:val="00B33677"/>
    <w:rsid w:val="00B336E9"/>
    <w:rsid w:val="00B337DE"/>
    <w:rsid w:val="00B339BE"/>
    <w:rsid w:val="00B33AB7"/>
    <w:rsid w:val="00B33AE2"/>
    <w:rsid w:val="00B33BE8"/>
    <w:rsid w:val="00B33D99"/>
    <w:rsid w:val="00B33E6B"/>
    <w:rsid w:val="00B3406F"/>
    <w:rsid w:val="00B34183"/>
    <w:rsid w:val="00B34289"/>
    <w:rsid w:val="00B342DC"/>
    <w:rsid w:val="00B343DF"/>
    <w:rsid w:val="00B343F1"/>
    <w:rsid w:val="00B34532"/>
    <w:rsid w:val="00B3463A"/>
    <w:rsid w:val="00B3467B"/>
    <w:rsid w:val="00B346D6"/>
    <w:rsid w:val="00B347B3"/>
    <w:rsid w:val="00B347FD"/>
    <w:rsid w:val="00B34A4E"/>
    <w:rsid w:val="00B34A70"/>
    <w:rsid w:val="00B34ADD"/>
    <w:rsid w:val="00B34B4A"/>
    <w:rsid w:val="00B34BEE"/>
    <w:rsid w:val="00B34DBD"/>
    <w:rsid w:val="00B34DFE"/>
    <w:rsid w:val="00B34FA8"/>
    <w:rsid w:val="00B35000"/>
    <w:rsid w:val="00B35001"/>
    <w:rsid w:val="00B350A7"/>
    <w:rsid w:val="00B351CC"/>
    <w:rsid w:val="00B352E3"/>
    <w:rsid w:val="00B3540E"/>
    <w:rsid w:val="00B35515"/>
    <w:rsid w:val="00B35584"/>
    <w:rsid w:val="00B3565D"/>
    <w:rsid w:val="00B35747"/>
    <w:rsid w:val="00B35881"/>
    <w:rsid w:val="00B358BD"/>
    <w:rsid w:val="00B358ED"/>
    <w:rsid w:val="00B35943"/>
    <w:rsid w:val="00B359C2"/>
    <w:rsid w:val="00B35A78"/>
    <w:rsid w:val="00B35ABC"/>
    <w:rsid w:val="00B35AD6"/>
    <w:rsid w:val="00B35B74"/>
    <w:rsid w:val="00B35C95"/>
    <w:rsid w:val="00B35E0C"/>
    <w:rsid w:val="00B35E3A"/>
    <w:rsid w:val="00B35E7D"/>
    <w:rsid w:val="00B35F51"/>
    <w:rsid w:val="00B36129"/>
    <w:rsid w:val="00B363E9"/>
    <w:rsid w:val="00B365F3"/>
    <w:rsid w:val="00B366FA"/>
    <w:rsid w:val="00B3674B"/>
    <w:rsid w:val="00B36785"/>
    <w:rsid w:val="00B3680D"/>
    <w:rsid w:val="00B368AA"/>
    <w:rsid w:val="00B368C4"/>
    <w:rsid w:val="00B36A2A"/>
    <w:rsid w:val="00B36A95"/>
    <w:rsid w:val="00B36B17"/>
    <w:rsid w:val="00B36D72"/>
    <w:rsid w:val="00B36DB9"/>
    <w:rsid w:val="00B36ECA"/>
    <w:rsid w:val="00B37008"/>
    <w:rsid w:val="00B3704F"/>
    <w:rsid w:val="00B370C7"/>
    <w:rsid w:val="00B370EE"/>
    <w:rsid w:val="00B37182"/>
    <w:rsid w:val="00B37226"/>
    <w:rsid w:val="00B3724B"/>
    <w:rsid w:val="00B3725B"/>
    <w:rsid w:val="00B372A3"/>
    <w:rsid w:val="00B372DC"/>
    <w:rsid w:val="00B37325"/>
    <w:rsid w:val="00B373A3"/>
    <w:rsid w:val="00B373EF"/>
    <w:rsid w:val="00B37560"/>
    <w:rsid w:val="00B375CF"/>
    <w:rsid w:val="00B37697"/>
    <w:rsid w:val="00B3774A"/>
    <w:rsid w:val="00B377D6"/>
    <w:rsid w:val="00B378FB"/>
    <w:rsid w:val="00B379DF"/>
    <w:rsid w:val="00B37AB4"/>
    <w:rsid w:val="00B37AE6"/>
    <w:rsid w:val="00B37D11"/>
    <w:rsid w:val="00B37D8C"/>
    <w:rsid w:val="00B37E89"/>
    <w:rsid w:val="00B37E97"/>
    <w:rsid w:val="00B37EB1"/>
    <w:rsid w:val="00B37F7B"/>
    <w:rsid w:val="00B37FBE"/>
    <w:rsid w:val="00B4000C"/>
    <w:rsid w:val="00B40033"/>
    <w:rsid w:val="00B400F9"/>
    <w:rsid w:val="00B404D1"/>
    <w:rsid w:val="00B4058B"/>
    <w:rsid w:val="00B405EC"/>
    <w:rsid w:val="00B4065E"/>
    <w:rsid w:val="00B40680"/>
    <w:rsid w:val="00B407B5"/>
    <w:rsid w:val="00B40812"/>
    <w:rsid w:val="00B408F7"/>
    <w:rsid w:val="00B40948"/>
    <w:rsid w:val="00B40A2B"/>
    <w:rsid w:val="00B40AB6"/>
    <w:rsid w:val="00B40B86"/>
    <w:rsid w:val="00B40B8A"/>
    <w:rsid w:val="00B40C4E"/>
    <w:rsid w:val="00B40C72"/>
    <w:rsid w:val="00B40D0A"/>
    <w:rsid w:val="00B40E0C"/>
    <w:rsid w:val="00B40F3E"/>
    <w:rsid w:val="00B40FA1"/>
    <w:rsid w:val="00B41088"/>
    <w:rsid w:val="00B410D7"/>
    <w:rsid w:val="00B4111A"/>
    <w:rsid w:val="00B41213"/>
    <w:rsid w:val="00B41230"/>
    <w:rsid w:val="00B41430"/>
    <w:rsid w:val="00B41478"/>
    <w:rsid w:val="00B41564"/>
    <w:rsid w:val="00B4164F"/>
    <w:rsid w:val="00B41847"/>
    <w:rsid w:val="00B419A1"/>
    <w:rsid w:val="00B419BC"/>
    <w:rsid w:val="00B41A74"/>
    <w:rsid w:val="00B41C77"/>
    <w:rsid w:val="00B41D19"/>
    <w:rsid w:val="00B41D26"/>
    <w:rsid w:val="00B41D9F"/>
    <w:rsid w:val="00B41E68"/>
    <w:rsid w:val="00B420FE"/>
    <w:rsid w:val="00B4218E"/>
    <w:rsid w:val="00B42333"/>
    <w:rsid w:val="00B42349"/>
    <w:rsid w:val="00B423D0"/>
    <w:rsid w:val="00B423DA"/>
    <w:rsid w:val="00B424C4"/>
    <w:rsid w:val="00B424CD"/>
    <w:rsid w:val="00B42500"/>
    <w:rsid w:val="00B4260D"/>
    <w:rsid w:val="00B42615"/>
    <w:rsid w:val="00B42648"/>
    <w:rsid w:val="00B42722"/>
    <w:rsid w:val="00B42783"/>
    <w:rsid w:val="00B427F6"/>
    <w:rsid w:val="00B42917"/>
    <w:rsid w:val="00B42B55"/>
    <w:rsid w:val="00B42C71"/>
    <w:rsid w:val="00B42CBB"/>
    <w:rsid w:val="00B42D35"/>
    <w:rsid w:val="00B42D87"/>
    <w:rsid w:val="00B42DB7"/>
    <w:rsid w:val="00B42DC1"/>
    <w:rsid w:val="00B42E1E"/>
    <w:rsid w:val="00B42E32"/>
    <w:rsid w:val="00B4302B"/>
    <w:rsid w:val="00B431B5"/>
    <w:rsid w:val="00B432A6"/>
    <w:rsid w:val="00B43419"/>
    <w:rsid w:val="00B43439"/>
    <w:rsid w:val="00B4356C"/>
    <w:rsid w:val="00B435BD"/>
    <w:rsid w:val="00B435DC"/>
    <w:rsid w:val="00B43630"/>
    <w:rsid w:val="00B436F0"/>
    <w:rsid w:val="00B4375D"/>
    <w:rsid w:val="00B437F4"/>
    <w:rsid w:val="00B43862"/>
    <w:rsid w:val="00B43913"/>
    <w:rsid w:val="00B439AA"/>
    <w:rsid w:val="00B439D4"/>
    <w:rsid w:val="00B43A84"/>
    <w:rsid w:val="00B43AF7"/>
    <w:rsid w:val="00B43B51"/>
    <w:rsid w:val="00B43B5F"/>
    <w:rsid w:val="00B43C60"/>
    <w:rsid w:val="00B43D09"/>
    <w:rsid w:val="00B43DEF"/>
    <w:rsid w:val="00B43E68"/>
    <w:rsid w:val="00B43FB7"/>
    <w:rsid w:val="00B441AD"/>
    <w:rsid w:val="00B441F3"/>
    <w:rsid w:val="00B443DC"/>
    <w:rsid w:val="00B44538"/>
    <w:rsid w:val="00B4463F"/>
    <w:rsid w:val="00B446B6"/>
    <w:rsid w:val="00B446B8"/>
    <w:rsid w:val="00B446C0"/>
    <w:rsid w:val="00B44702"/>
    <w:rsid w:val="00B44A46"/>
    <w:rsid w:val="00B44AAC"/>
    <w:rsid w:val="00B44AB3"/>
    <w:rsid w:val="00B44ABC"/>
    <w:rsid w:val="00B44AC2"/>
    <w:rsid w:val="00B44B12"/>
    <w:rsid w:val="00B44BA6"/>
    <w:rsid w:val="00B44C54"/>
    <w:rsid w:val="00B44E4F"/>
    <w:rsid w:val="00B44E71"/>
    <w:rsid w:val="00B44F4E"/>
    <w:rsid w:val="00B4509E"/>
    <w:rsid w:val="00B45269"/>
    <w:rsid w:val="00B45315"/>
    <w:rsid w:val="00B45390"/>
    <w:rsid w:val="00B453C2"/>
    <w:rsid w:val="00B4549E"/>
    <w:rsid w:val="00B45613"/>
    <w:rsid w:val="00B456A0"/>
    <w:rsid w:val="00B457E9"/>
    <w:rsid w:val="00B45846"/>
    <w:rsid w:val="00B458D3"/>
    <w:rsid w:val="00B459F2"/>
    <w:rsid w:val="00B45A8E"/>
    <w:rsid w:val="00B45B6D"/>
    <w:rsid w:val="00B45BE1"/>
    <w:rsid w:val="00B45CE5"/>
    <w:rsid w:val="00B45D5F"/>
    <w:rsid w:val="00B45E7E"/>
    <w:rsid w:val="00B45F00"/>
    <w:rsid w:val="00B45FB1"/>
    <w:rsid w:val="00B4602E"/>
    <w:rsid w:val="00B46036"/>
    <w:rsid w:val="00B46150"/>
    <w:rsid w:val="00B4630C"/>
    <w:rsid w:val="00B46344"/>
    <w:rsid w:val="00B464DB"/>
    <w:rsid w:val="00B465BD"/>
    <w:rsid w:val="00B46833"/>
    <w:rsid w:val="00B468D7"/>
    <w:rsid w:val="00B46985"/>
    <w:rsid w:val="00B4699C"/>
    <w:rsid w:val="00B469A4"/>
    <w:rsid w:val="00B46A4C"/>
    <w:rsid w:val="00B46AF4"/>
    <w:rsid w:val="00B46CC5"/>
    <w:rsid w:val="00B46EFE"/>
    <w:rsid w:val="00B47102"/>
    <w:rsid w:val="00B472C9"/>
    <w:rsid w:val="00B472E4"/>
    <w:rsid w:val="00B47314"/>
    <w:rsid w:val="00B473BD"/>
    <w:rsid w:val="00B47483"/>
    <w:rsid w:val="00B474D1"/>
    <w:rsid w:val="00B474D2"/>
    <w:rsid w:val="00B4759E"/>
    <w:rsid w:val="00B475C6"/>
    <w:rsid w:val="00B4763B"/>
    <w:rsid w:val="00B476DC"/>
    <w:rsid w:val="00B4770B"/>
    <w:rsid w:val="00B477B8"/>
    <w:rsid w:val="00B477D4"/>
    <w:rsid w:val="00B47987"/>
    <w:rsid w:val="00B479B0"/>
    <w:rsid w:val="00B47A15"/>
    <w:rsid w:val="00B47BAB"/>
    <w:rsid w:val="00B47EA4"/>
    <w:rsid w:val="00B47F3D"/>
    <w:rsid w:val="00B500F0"/>
    <w:rsid w:val="00B50150"/>
    <w:rsid w:val="00B5019F"/>
    <w:rsid w:val="00B502D6"/>
    <w:rsid w:val="00B50442"/>
    <w:rsid w:val="00B50467"/>
    <w:rsid w:val="00B5046D"/>
    <w:rsid w:val="00B50496"/>
    <w:rsid w:val="00B5049B"/>
    <w:rsid w:val="00B50581"/>
    <w:rsid w:val="00B50685"/>
    <w:rsid w:val="00B506FC"/>
    <w:rsid w:val="00B507DA"/>
    <w:rsid w:val="00B50808"/>
    <w:rsid w:val="00B508CA"/>
    <w:rsid w:val="00B50B76"/>
    <w:rsid w:val="00B50C7E"/>
    <w:rsid w:val="00B50C92"/>
    <w:rsid w:val="00B50E12"/>
    <w:rsid w:val="00B50F25"/>
    <w:rsid w:val="00B50F71"/>
    <w:rsid w:val="00B50FF5"/>
    <w:rsid w:val="00B51345"/>
    <w:rsid w:val="00B51404"/>
    <w:rsid w:val="00B5162C"/>
    <w:rsid w:val="00B516BF"/>
    <w:rsid w:val="00B516E9"/>
    <w:rsid w:val="00B5170D"/>
    <w:rsid w:val="00B517B4"/>
    <w:rsid w:val="00B518DF"/>
    <w:rsid w:val="00B519B9"/>
    <w:rsid w:val="00B51A48"/>
    <w:rsid w:val="00B51A5D"/>
    <w:rsid w:val="00B51B61"/>
    <w:rsid w:val="00B51C51"/>
    <w:rsid w:val="00B51FF7"/>
    <w:rsid w:val="00B52007"/>
    <w:rsid w:val="00B520E9"/>
    <w:rsid w:val="00B52161"/>
    <w:rsid w:val="00B521DA"/>
    <w:rsid w:val="00B52318"/>
    <w:rsid w:val="00B5233F"/>
    <w:rsid w:val="00B523DC"/>
    <w:rsid w:val="00B52510"/>
    <w:rsid w:val="00B52593"/>
    <w:rsid w:val="00B525E6"/>
    <w:rsid w:val="00B525F9"/>
    <w:rsid w:val="00B526DB"/>
    <w:rsid w:val="00B52792"/>
    <w:rsid w:val="00B52797"/>
    <w:rsid w:val="00B527B9"/>
    <w:rsid w:val="00B528F4"/>
    <w:rsid w:val="00B52917"/>
    <w:rsid w:val="00B52A14"/>
    <w:rsid w:val="00B52ACA"/>
    <w:rsid w:val="00B52B11"/>
    <w:rsid w:val="00B52CA0"/>
    <w:rsid w:val="00B52CAF"/>
    <w:rsid w:val="00B52D67"/>
    <w:rsid w:val="00B52EAE"/>
    <w:rsid w:val="00B52F43"/>
    <w:rsid w:val="00B52F6B"/>
    <w:rsid w:val="00B52F8F"/>
    <w:rsid w:val="00B53172"/>
    <w:rsid w:val="00B53267"/>
    <w:rsid w:val="00B53311"/>
    <w:rsid w:val="00B53427"/>
    <w:rsid w:val="00B53533"/>
    <w:rsid w:val="00B5368B"/>
    <w:rsid w:val="00B536DB"/>
    <w:rsid w:val="00B536DE"/>
    <w:rsid w:val="00B537B2"/>
    <w:rsid w:val="00B53895"/>
    <w:rsid w:val="00B53B24"/>
    <w:rsid w:val="00B53C6C"/>
    <w:rsid w:val="00B53D87"/>
    <w:rsid w:val="00B53DFB"/>
    <w:rsid w:val="00B53E22"/>
    <w:rsid w:val="00B53F82"/>
    <w:rsid w:val="00B540C4"/>
    <w:rsid w:val="00B54115"/>
    <w:rsid w:val="00B5415A"/>
    <w:rsid w:val="00B54175"/>
    <w:rsid w:val="00B541C0"/>
    <w:rsid w:val="00B5425D"/>
    <w:rsid w:val="00B54362"/>
    <w:rsid w:val="00B54571"/>
    <w:rsid w:val="00B546CE"/>
    <w:rsid w:val="00B54705"/>
    <w:rsid w:val="00B54765"/>
    <w:rsid w:val="00B548DB"/>
    <w:rsid w:val="00B549D2"/>
    <w:rsid w:val="00B549EC"/>
    <w:rsid w:val="00B549F2"/>
    <w:rsid w:val="00B54A3E"/>
    <w:rsid w:val="00B54AA7"/>
    <w:rsid w:val="00B54B55"/>
    <w:rsid w:val="00B54BE9"/>
    <w:rsid w:val="00B54BF5"/>
    <w:rsid w:val="00B54C35"/>
    <w:rsid w:val="00B54CEA"/>
    <w:rsid w:val="00B54E2B"/>
    <w:rsid w:val="00B54E6C"/>
    <w:rsid w:val="00B54F05"/>
    <w:rsid w:val="00B54F58"/>
    <w:rsid w:val="00B54FF7"/>
    <w:rsid w:val="00B55122"/>
    <w:rsid w:val="00B55156"/>
    <w:rsid w:val="00B551C2"/>
    <w:rsid w:val="00B553A8"/>
    <w:rsid w:val="00B5547C"/>
    <w:rsid w:val="00B5597E"/>
    <w:rsid w:val="00B559D7"/>
    <w:rsid w:val="00B55B21"/>
    <w:rsid w:val="00B55BF8"/>
    <w:rsid w:val="00B55DBB"/>
    <w:rsid w:val="00B55F46"/>
    <w:rsid w:val="00B560A6"/>
    <w:rsid w:val="00B560B0"/>
    <w:rsid w:val="00B56187"/>
    <w:rsid w:val="00B56238"/>
    <w:rsid w:val="00B56283"/>
    <w:rsid w:val="00B56387"/>
    <w:rsid w:val="00B56404"/>
    <w:rsid w:val="00B5659E"/>
    <w:rsid w:val="00B5661E"/>
    <w:rsid w:val="00B566E1"/>
    <w:rsid w:val="00B56732"/>
    <w:rsid w:val="00B5676A"/>
    <w:rsid w:val="00B5682D"/>
    <w:rsid w:val="00B56843"/>
    <w:rsid w:val="00B56849"/>
    <w:rsid w:val="00B56918"/>
    <w:rsid w:val="00B56954"/>
    <w:rsid w:val="00B5696D"/>
    <w:rsid w:val="00B56A9B"/>
    <w:rsid w:val="00B56AFA"/>
    <w:rsid w:val="00B56B71"/>
    <w:rsid w:val="00B56BEF"/>
    <w:rsid w:val="00B56D07"/>
    <w:rsid w:val="00B56DF7"/>
    <w:rsid w:val="00B56E11"/>
    <w:rsid w:val="00B56EAB"/>
    <w:rsid w:val="00B56F93"/>
    <w:rsid w:val="00B56FCB"/>
    <w:rsid w:val="00B57032"/>
    <w:rsid w:val="00B57034"/>
    <w:rsid w:val="00B57153"/>
    <w:rsid w:val="00B571D2"/>
    <w:rsid w:val="00B57319"/>
    <w:rsid w:val="00B57327"/>
    <w:rsid w:val="00B573C1"/>
    <w:rsid w:val="00B574C7"/>
    <w:rsid w:val="00B576DE"/>
    <w:rsid w:val="00B577FB"/>
    <w:rsid w:val="00B57820"/>
    <w:rsid w:val="00B57863"/>
    <w:rsid w:val="00B5790E"/>
    <w:rsid w:val="00B57BC7"/>
    <w:rsid w:val="00B57DA6"/>
    <w:rsid w:val="00B57E67"/>
    <w:rsid w:val="00B57ECE"/>
    <w:rsid w:val="00B57F17"/>
    <w:rsid w:val="00B57FCF"/>
    <w:rsid w:val="00B57FD9"/>
    <w:rsid w:val="00B60070"/>
    <w:rsid w:val="00B60085"/>
    <w:rsid w:val="00B60145"/>
    <w:rsid w:val="00B60345"/>
    <w:rsid w:val="00B60346"/>
    <w:rsid w:val="00B6054F"/>
    <w:rsid w:val="00B605DA"/>
    <w:rsid w:val="00B60689"/>
    <w:rsid w:val="00B6089B"/>
    <w:rsid w:val="00B60944"/>
    <w:rsid w:val="00B6097A"/>
    <w:rsid w:val="00B60A14"/>
    <w:rsid w:val="00B60B08"/>
    <w:rsid w:val="00B60B15"/>
    <w:rsid w:val="00B60CA5"/>
    <w:rsid w:val="00B60CDC"/>
    <w:rsid w:val="00B60D01"/>
    <w:rsid w:val="00B60D40"/>
    <w:rsid w:val="00B60DC0"/>
    <w:rsid w:val="00B60DF6"/>
    <w:rsid w:val="00B60E2C"/>
    <w:rsid w:val="00B60FCF"/>
    <w:rsid w:val="00B61126"/>
    <w:rsid w:val="00B611CA"/>
    <w:rsid w:val="00B612B9"/>
    <w:rsid w:val="00B61392"/>
    <w:rsid w:val="00B613DA"/>
    <w:rsid w:val="00B6145D"/>
    <w:rsid w:val="00B61495"/>
    <w:rsid w:val="00B61508"/>
    <w:rsid w:val="00B61531"/>
    <w:rsid w:val="00B61557"/>
    <w:rsid w:val="00B6155E"/>
    <w:rsid w:val="00B615B7"/>
    <w:rsid w:val="00B61633"/>
    <w:rsid w:val="00B616D7"/>
    <w:rsid w:val="00B61891"/>
    <w:rsid w:val="00B618D2"/>
    <w:rsid w:val="00B618FE"/>
    <w:rsid w:val="00B61A29"/>
    <w:rsid w:val="00B61AC4"/>
    <w:rsid w:val="00B61B82"/>
    <w:rsid w:val="00B61C3C"/>
    <w:rsid w:val="00B61C5A"/>
    <w:rsid w:val="00B61D12"/>
    <w:rsid w:val="00B61E73"/>
    <w:rsid w:val="00B61E9D"/>
    <w:rsid w:val="00B61EE5"/>
    <w:rsid w:val="00B61F7F"/>
    <w:rsid w:val="00B6208F"/>
    <w:rsid w:val="00B62095"/>
    <w:rsid w:val="00B62191"/>
    <w:rsid w:val="00B621AD"/>
    <w:rsid w:val="00B62412"/>
    <w:rsid w:val="00B624A7"/>
    <w:rsid w:val="00B62621"/>
    <w:rsid w:val="00B627E6"/>
    <w:rsid w:val="00B627EA"/>
    <w:rsid w:val="00B62879"/>
    <w:rsid w:val="00B628DA"/>
    <w:rsid w:val="00B62A5B"/>
    <w:rsid w:val="00B62AE5"/>
    <w:rsid w:val="00B62BEF"/>
    <w:rsid w:val="00B62D72"/>
    <w:rsid w:val="00B62DAF"/>
    <w:rsid w:val="00B62F2E"/>
    <w:rsid w:val="00B6303E"/>
    <w:rsid w:val="00B63232"/>
    <w:rsid w:val="00B632A8"/>
    <w:rsid w:val="00B632E7"/>
    <w:rsid w:val="00B63493"/>
    <w:rsid w:val="00B634A8"/>
    <w:rsid w:val="00B635D4"/>
    <w:rsid w:val="00B63648"/>
    <w:rsid w:val="00B63760"/>
    <w:rsid w:val="00B637EB"/>
    <w:rsid w:val="00B63C56"/>
    <w:rsid w:val="00B63CBA"/>
    <w:rsid w:val="00B63D20"/>
    <w:rsid w:val="00B63D52"/>
    <w:rsid w:val="00B63E3B"/>
    <w:rsid w:val="00B63E89"/>
    <w:rsid w:val="00B63EA9"/>
    <w:rsid w:val="00B63F75"/>
    <w:rsid w:val="00B640F2"/>
    <w:rsid w:val="00B641E5"/>
    <w:rsid w:val="00B64252"/>
    <w:rsid w:val="00B64285"/>
    <w:rsid w:val="00B6445C"/>
    <w:rsid w:val="00B64535"/>
    <w:rsid w:val="00B6457D"/>
    <w:rsid w:val="00B645B4"/>
    <w:rsid w:val="00B64603"/>
    <w:rsid w:val="00B64688"/>
    <w:rsid w:val="00B647A5"/>
    <w:rsid w:val="00B6493F"/>
    <w:rsid w:val="00B64960"/>
    <w:rsid w:val="00B64A1F"/>
    <w:rsid w:val="00B64ABA"/>
    <w:rsid w:val="00B64B29"/>
    <w:rsid w:val="00B64B67"/>
    <w:rsid w:val="00B64BC6"/>
    <w:rsid w:val="00B64BC7"/>
    <w:rsid w:val="00B64BCD"/>
    <w:rsid w:val="00B64D1B"/>
    <w:rsid w:val="00B64D31"/>
    <w:rsid w:val="00B64D50"/>
    <w:rsid w:val="00B64E12"/>
    <w:rsid w:val="00B64E40"/>
    <w:rsid w:val="00B64E70"/>
    <w:rsid w:val="00B64EA0"/>
    <w:rsid w:val="00B64FB8"/>
    <w:rsid w:val="00B64FFB"/>
    <w:rsid w:val="00B65014"/>
    <w:rsid w:val="00B65068"/>
    <w:rsid w:val="00B65102"/>
    <w:rsid w:val="00B651BB"/>
    <w:rsid w:val="00B652C8"/>
    <w:rsid w:val="00B653CD"/>
    <w:rsid w:val="00B65406"/>
    <w:rsid w:val="00B6556E"/>
    <w:rsid w:val="00B6560A"/>
    <w:rsid w:val="00B65642"/>
    <w:rsid w:val="00B65758"/>
    <w:rsid w:val="00B6575E"/>
    <w:rsid w:val="00B65847"/>
    <w:rsid w:val="00B65919"/>
    <w:rsid w:val="00B65A5C"/>
    <w:rsid w:val="00B65AB0"/>
    <w:rsid w:val="00B65B01"/>
    <w:rsid w:val="00B65CC2"/>
    <w:rsid w:val="00B65D3D"/>
    <w:rsid w:val="00B65DA8"/>
    <w:rsid w:val="00B65E2D"/>
    <w:rsid w:val="00B65E33"/>
    <w:rsid w:val="00B65E98"/>
    <w:rsid w:val="00B65ECF"/>
    <w:rsid w:val="00B66041"/>
    <w:rsid w:val="00B660E8"/>
    <w:rsid w:val="00B6615C"/>
    <w:rsid w:val="00B661CE"/>
    <w:rsid w:val="00B661F7"/>
    <w:rsid w:val="00B661F8"/>
    <w:rsid w:val="00B6626E"/>
    <w:rsid w:val="00B6630E"/>
    <w:rsid w:val="00B66349"/>
    <w:rsid w:val="00B66351"/>
    <w:rsid w:val="00B66390"/>
    <w:rsid w:val="00B663F4"/>
    <w:rsid w:val="00B6644F"/>
    <w:rsid w:val="00B6654C"/>
    <w:rsid w:val="00B66591"/>
    <w:rsid w:val="00B6659F"/>
    <w:rsid w:val="00B66664"/>
    <w:rsid w:val="00B6669C"/>
    <w:rsid w:val="00B666A5"/>
    <w:rsid w:val="00B667C0"/>
    <w:rsid w:val="00B6682C"/>
    <w:rsid w:val="00B669EF"/>
    <w:rsid w:val="00B66A1D"/>
    <w:rsid w:val="00B66A9E"/>
    <w:rsid w:val="00B66ADC"/>
    <w:rsid w:val="00B66BD0"/>
    <w:rsid w:val="00B66BFA"/>
    <w:rsid w:val="00B66C89"/>
    <w:rsid w:val="00B66F60"/>
    <w:rsid w:val="00B66FDD"/>
    <w:rsid w:val="00B67003"/>
    <w:rsid w:val="00B67178"/>
    <w:rsid w:val="00B67248"/>
    <w:rsid w:val="00B67260"/>
    <w:rsid w:val="00B67333"/>
    <w:rsid w:val="00B6756F"/>
    <w:rsid w:val="00B675E2"/>
    <w:rsid w:val="00B6764E"/>
    <w:rsid w:val="00B6768F"/>
    <w:rsid w:val="00B676CA"/>
    <w:rsid w:val="00B676F2"/>
    <w:rsid w:val="00B677C5"/>
    <w:rsid w:val="00B678CB"/>
    <w:rsid w:val="00B67B55"/>
    <w:rsid w:val="00B67BA0"/>
    <w:rsid w:val="00B67BB6"/>
    <w:rsid w:val="00B67BBB"/>
    <w:rsid w:val="00B67BDC"/>
    <w:rsid w:val="00B67C36"/>
    <w:rsid w:val="00B67C3D"/>
    <w:rsid w:val="00B67C48"/>
    <w:rsid w:val="00B67C54"/>
    <w:rsid w:val="00B67CAF"/>
    <w:rsid w:val="00B67CB3"/>
    <w:rsid w:val="00B67CF0"/>
    <w:rsid w:val="00B67D7C"/>
    <w:rsid w:val="00B67D94"/>
    <w:rsid w:val="00B67E30"/>
    <w:rsid w:val="00B67E31"/>
    <w:rsid w:val="00B67F22"/>
    <w:rsid w:val="00B67FA3"/>
    <w:rsid w:val="00B7015A"/>
    <w:rsid w:val="00B70257"/>
    <w:rsid w:val="00B702E9"/>
    <w:rsid w:val="00B7048F"/>
    <w:rsid w:val="00B704DE"/>
    <w:rsid w:val="00B705B6"/>
    <w:rsid w:val="00B7086B"/>
    <w:rsid w:val="00B70956"/>
    <w:rsid w:val="00B709A8"/>
    <w:rsid w:val="00B70A0F"/>
    <w:rsid w:val="00B70A18"/>
    <w:rsid w:val="00B70A77"/>
    <w:rsid w:val="00B70A9A"/>
    <w:rsid w:val="00B70B3E"/>
    <w:rsid w:val="00B70CF3"/>
    <w:rsid w:val="00B70F64"/>
    <w:rsid w:val="00B70F81"/>
    <w:rsid w:val="00B70FD9"/>
    <w:rsid w:val="00B71023"/>
    <w:rsid w:val="00B710A9"/>
    <w:rsid w:val="00B710AC"/>
    <w:rsid w:val="00B710E9"/>
    <w:rsid w:val="00B71113"/>
    <w:rsid w:val="00B71147"/>
    <w:rsid w:val="00B711CD"/>
    <w:rsid w:val="00B711D1"/>
    <w:rsid w:val="00B711DD"/>
    <w:rsid w:val="00B712BC"/>
    <w:rsid w:val="00B71351"/>
    <w:rsid w:val="00B7137C"/>
    <w:rsid w:val="00B713DF"/>
    <w:rsid w:val="00B714CB"/>
    <w:rsid w:val="00B7171F"/>
    <w:rsid w:val="00B71722"/>
    <w:rsid w:val="00B717A4"/>
    <w:rsid w:val="00B71A49"/>
    <w:rsid w:val="00B71AD2"/>
    <w:rsid w:val="00B71B3C"/>
    <w:rsid w:val="00B71C19"/>
    <w:rsid w:val="00B71C9E"/>
    <w:rsid w:val="00B71DCA"/>
    <w:rsid w:val="00B71E13"/>
    <w:rsid w:val="00B71E73"/>
    <w:rsid w:val="00B71F00"/>
    <w:rsid w:val="00B71FB1"/>
    <w:rsid w:val="00B7205B"/>
    <w:rsid w:val="00B7205F"/>
    <w:rsid w:val="00B72068"/>
    <w:rsid w:val="00B720DF"/>
    <w:rsid w:val="00B72106"/>
    <w:rsid w:val="00B722F2"/>
    <w:rsid w:val="00B7232C"/>
    <w:rsid w:val="00B72387"/>
    <w:rsid w:val="00B725D0"/>
    <w:rsid w:val="00B728A5"/>
    <w:rsid w:val="00B728E1"/>
    <w:rsid w:val="00B72935"/>
    <w:rsid w:val="00B7296E"/>
    <w:rsid w:val="00B729A0"/>
    <w:rsid w:val="00B72A3B"/>
    <w:rsid w:val="00B72A3E"/>
    <w:rsid w:val="00B72B38"/>
    <w:rsid w:val="00B72D0A"/>
    <w:rsid w:val="00B72DEF"/>
    <w:rsid w:val="00B72DF4"/>
    <w:rsid w:val="00B72EC6"/>
    <w:rsid w:val="00B72F03"/>
    <w:rsid w:val="00B72F7A"/>
    <w:rsid w:val="00B72F9A"/>
    <w:rsid w:val="00B73099"/>
    <w:rsid w:val="00B73219"/>
    <w:rsid w:val="00B73365"/>
    <w:rsid w:val="00B7336A"/>
    <w:rsid w:val="00B734E9"/>
    <w:rsid w:val="00B7390B"/>
    <w:rsid w:val="00B73953"/>
    <w:rsid w:val="00B739D9"/>
    <w:rsid w:val="00B73A46"/>
    <w:rsid w:val="00B73DE2"/>
    <w:rsid w:val="00B73E99"/>
    <w:rsid w:val="00B73EE8"/>
    <w:rsid w:val="00B73F25"/>
    <w:rsid w:val="00B73FC2"/>
    <w:rsid w:val="00B7400E"/>
    <w:rsid w:val="00B74017"/>
    <w:rsid w:val="00B740B7"/>
    <w:rsid w:val="00B74214"/>
    <w:rsid w:val="00B743C4"/>
    <w:rsid w:val="00B744D2"/>
    <w:rsid w:val="00B74593"/>
    <w:rsid w:val="00B745D2"/>
    <w:rsid w:val="00B746D1"/>
    <w:rsid w:val="00B746E1"/>
    <w:rsid w:val="00B74953"/>
    <w:rsid w:val="00B74986"/>
    <w:rsid w:val="00B74A68"/>
    <w:rsid w:val="00B74A6E"/>
    <w:rsid w:val="00B74ABD"/>
    <w:rsid w:val="00B74B75"/>
    <w:rsid w:val="00B74BCB"/>
    <w:rsid w:val="00B74D8B"/>
    <w:rsid w:val="00B75185"/>
    <w:rsid w:val="00B752DF"/>
    <w:rsid w:val="00B752E1"/>
    <w:rsid w:val="00B75684"/>
    <w:rsid w:val="00B756C1"/>
    <w:rsid w:val="00B75738"/>
    <w:rsid w:val="00B7587C"/>
    <w:rsid w:val="00B75882"/>
    <w:rsid w:val="00B759BD"/>
    <w:rsid w:val="00B75A27"/>
    <w:rsid w:val="00B75A2B"/>
    <w:rsid w:val="00B75A72"/>
    <w:rsid w:val="00B75BA4"/>
    <w:rsid w:val="00B75CD0"/>
    <w:rsid w:val="00B75D03"/>
    <w:rsid w:val="00B75DC5"/>
    <w:rsid w:val="00B75DF0"/>
    <w:rsid w:val="00B75E5B"/>
    <w:rsid w:val="00B75EF2"/>
    <w:rsid w:val="00B75FED"/>
    <w:rsid w:val="00B76064"/>
    <w:rsid w:val="00B760F1"/>
    <w:rsid w:val="00B76131"/>
    <w:rsid w:val="00B76149"/>
    <w:rsid w:val="00B76200"/>
    <w:rsid w:val="00B76202"/>
    <w:rsid w:val="00B76399"/>
    <w:rsid w:val="00B765FC"/>
    <w:rsid w:val="00B76606"/>
    <w:rsid w:val="00B766F9"/>
    <w:rsid w:val="00B767BB"/>
    <w:rsid w:val="00B76834"/>
    <w:rsid w:val="00B76A03"/>
    <w:rsid w:val="00B76BF2"/>
    <w:rsid w:val="00B76C97"/>
    <w:rsid w:val="00B76E17"/>
    <w:rsid w:val="00B76E2E"/>
    <w:rsid w:val="00B76F0F"/>
    <w:rsid w:val="00B76FB1"/>
    <w:rsid w:val="00B7708C"/>
    <w:rsid w:val="00B7713D"/>
    <w:rsid w:val="00B7716E"/>
    <w:rsid w:val="00B771D8"/>
    <w:rsid w:val="00B77201"/>
    <w:rsid w:val="00B77245"/>
    <w:rsid w:val="00B7742B"/>
    <w:rsid w:val="00B77434"/>
    <w:rsid w:val="00B774BF"/>
    <w:rsid w:val="00B77597"/>
    <w:rsid w:val="00B775D2"/>
    <w:rsid w:val="00B777EC"/>
    <w:rsid w:val="00B77946"/>
    <w:rsid w:val="00B77AC6"/>
    <w:rsid w:val="00B77B15"/>
    <w:rsid w:val="00B77C13"/>
    <w:rsid w:val="00B77DD4"/>
    <w:rsid w:val="00B77F14"/>
    <w:rsid w:val="00B77F1B"/>
    <w:rsid w:val="00B77F47"/>
    <w:rsid w:val="00B77FC5"/>
    <w:rsid w:val="00B77FD5"/>
    <w:rsid w:val="00B801D4"/>
    <w:rsid w:val="00B80203"/>
    <w:rsid w:val="00B8022A"/>
    <w:rsid w:val="00B80337"/>
    <w:rsid w:val="00B80345"/>
    <w:rsid w:val="00B80474"/>
    <w:rsid w:val="00B804FA"/>
    <w:rsid w:val="00B8055E"/>
    <w:rsid w:val="00B8079C"/>
    <w:rsid w:val="00B80855"/>
    <w:rsid w:val="00B80920"/>
    <w:rsid w:val="00B8094D"/>
    <w:rsid w:val="00B80A7D"/>
    <w:rsid w:val="00B80B67"/>
    <w:rsid w:val="00B80B92"/>
    <w:rsid w:val="00B80BC5"/>
    <w:rsid w:val="00B80C5E"/>
    <w:rsid w:val="00B80C8C"/>
    <w:rsid w:val="00B80D13"/>
    <w:rsid w:val="00B80DED"/>
    <w:rsid w:val="00B80ECB"/>
    <w:rsid w:val="00B80EE4"/>
    <w:rsid w:val="00B80F12"/>
    <w:rsid w:val="00B80FE2"/>
    <w:rsid w:val="00B81117"/>
    <w:rsid w:val="00B8114A"/>
    <w:rsid w:val="00B811F0"/>
    <w:rsid w:val="00B81213"/>
    <w:rsid w:val="00B812D2"/>
    <w:rsid w:val="00B8157E"/>
    <w:rsid w:val="00B815FA"/>
    <w:rsid w:val="00B81646"/>
    <w:rsid w:val="00B81759"/>
    <w:rsid w:val="00B81967"/>
    <w:rsid w:val="00B8196D"/>
    <w:rsid w:val="00B81B77"/>
    <w:rsid w:val="00B81C08"/>
    <w:rsid w:val="00B81C3B"/>
    <w:rsid w:val="00B81C8F"/>
    <w:rsid w:val="00B81C92"/>
    <w:rsid w:val="00B81D3F"/>
    <w:rsid w:val="00B81DDE"/>
    <w:rsid w:val="00B81F1C"/>
    <w:rsid w:val="00B81F66"/>
    <w:rsid w:val="00B82037"/>
    <w:rsid w:val="00B8215D"/>
    <w:rsid w:val="00B821E6"/>
    <w:rsid w:val="00B82444"/>
    <w:rsid w:val="00B82496"/>
    <w:rsid w:val="00B8250B"/>
    <w:rsid w:val="00B825BC"/>
    <w:rsid w:val="00B82812"/>
    <w:rsid w:val="00B8288C"/>
    <w:rsid w:val="00B828A4"/>
    <w:rsid w:val="00B8296C"/>
    <w:rsid w:val="00B82A09"/>
    <w:rsid w:val="00B82A8C"/>
    <w:rsid w:val="00B82AE3"/>
    <w:rsid w:val="00B82B52"/>
    <w:rsid w:val="00B82CD5"/>
    <w:rsid w:val="00B82CD6"/>
    <w:rsid w:val="00B82D97"/>
    <w:rsid w:val="00B82DA2"/>
    <w:rsid w:val="00B82DE6"/>
    <w:rsid w:val="00B83198"/>
    <w:rsid w:val="00B8322B"/>
    <w:rsid w:val="00B8325B"/>
    <w:rsid w:val="00B832BD"/>
    <w:rsid w:val="00B832EA"/>
    <w:rsid w:val="00B8337C"/>
    <w:rsid w:val="00B834AC"/>
    <w:rsid w:val="00B8369D"/>
    <w:rsid w:val="00B836C7"/>
    <w:rsid w:val="00B836CB"/>
    <w:rsid w:val="00B836E8"/>
    <w:rsid w:val="00B8370A"/>
    <w:rsid w:val="00B837E6"/>
    <w:rsid w:val="00B838EE"/>
    <w:rsid w:val="00B839C3"/>
    <w:rsid w:val="00B83A7C"/>
    <w:rsid w:val="00B83B42"/>
    <w:rsid w:val="00B83CA2"/>
    <w:rsid w:val="00B83CA6"/>
    <w:rsid w:val="00B83E62"/>
    <w:rsid w:val="00B83EC4"/>
    <w:rsid w:val="00B83F1D"/>
    <w:rsid w:val="00B83F40"/>
    <w:rsid w:val="00B8413A"/>
    <w:rsid w:val="00B84195"/>
    <w:rsid w:val="00B841EE"/>
    <w:rsid w:val="00B84266"/>
    <w:rsid w:val="00B842DE"/>
    <w:rsid w:val="00B8433A"/>
    <w:rsid w:val="00B844B5"/>
    <w:rsid w:val="00B8451C"/>
    <w:rsid w:val="00B84581"/>
    <w:rsid w:val="00B845BB"/>
    <w:rsid w:val="00B84630"/>
    <w:rsid w:val="00B84835"/>
    <w:rsid w:val="00B84848"/>
    <w:rsid w:val="00B848DC"/>
    <w:rsid w:val="00B84983"/>
    <w:rsid w:val="00B84A1A"/>
    <w:rsid w:val="00B84B0E"/>
    <w:rsid w:val="00B84D79"/>
    <w:rsid w:val="00B84E60"/>
    <w:rsid w:val="00B84EC5"/>
    <w:rsid w:val="00B84FB9"/>
    <w:rsid w:val="00B85059"/>
    <w:rsid w:val="00B850B1"/>
    <w:rsid w:val="00B85157"/>
    <w:rsid w:val="00B85196"/>
    <w:rsid w:val="00B852BC"/>
    <w:rsid w:val="00B8539C"/>
    <w:rsid w:val="00B854F2"/>
    <w:rsid w:val="00B8558E"/>
    <w:rsid w:val="00B8585C"/>
    <w:rsid w:val="00B85920"/>
    <w:rsid w:val="00B8599D"/>
    <w:rsid w:val="00B859E4"/>
    <w:rsid w:val="00B85A5C"/>
    <w:rsid w:val="00B85A69"/>
    <w:rsid w:val="00B85B38"/>
    <w:rsid w:val="00B85B66"/>
    <w:rsid w:val="00B85BE8"/>
    <w:rsid w:val="00B85C16"/>
    <w:rsid w:val="00B85C1A"/>
    <w:rsid w:val="00B85D25"/>
    <w:rsid w:val="00B85D78"/>
    <w:rsid w:val="00B85DFE"/>
    <w:rsid w:val="00B85E2A"/>
    <w:rsid w:val="00B85ED2"/>
    <w:rsid w:val="00B85FDF"/>
    <w:rsid w:val="00B861E8"/>
    <w:rsid w:val="00B861FC"/>
    <w:rsid w:val="00B8632C"/>
    <w:rsid w:val="00B86376"/>
    <w:rsid w:val="00B86511"/>
    <w:rsid w:val="00B865B7"/>
    <w:rsid w:val="00B8667F"/>
    <w:rsid w:val="00B86685"/>
    <w:rsid w:val="00B866DE"/>
    <w:rsid w:val="00B867F5"/>
    <w:rsid w:val="00B86822"/>
    <w:rsid w:val="00B86979"/>
    <w:rsid w:val="00B86988"/>
    <w:rsid w:val="00B869C4"/>
    <w:rsid w:val="00B86B5D"/>
    <w:rsid w:val="00B86C16"/>
    <w:rsid w:val="00B86C1A"/>
    <w:rsid w:val="00B86D08"/>
    <w:rsid w:val="00B86E1C"/>
    <w:rsid w:val="00B86FA4"/>
    <w:rsid w:val="00B87104"/>
    <w:rsid w:val="00B87115"/>
    <w:rsid w:val="00B87453"/>
    <w:rsid w:val="00B875E5"/>
    <w:rsid w:val="00B87699"/>
    <w:rsid w:val="00B87945"/>
    <w:rsid w:val="00B87980"/>
    <w:rsid w:val="00B87A57"/>
    <w:rsid w:val="00B87A63"/>
    <w:rsid w:val="00B87B40"/>
    <w:rsid w:val="00B87BA0"/>
    <w:rsid w:val="00B87BB0"/>
    <w:rsid w:val="00B87CD1"/>
    <w:rsid w:val="00B87D2B"/>
    <w:rsid w:val="00B87DAC"/>
    <w:rsid w:val="00B87DFB"/>
    <w:rsid w:val="00B87EE8"/>
    <w:rsid w:val="00B87F08"/>
    <w:rsid w:val="00B87FED"/>
    <w:rsid w:val="00B90281"/>
    <w:rsid w:val="00B904F3"/>
    <w:rsid w:val="00B90508"/>
    <w:rsid w:val="00B90706"/>
    <w:rsid w:val="00B9071D"/>
    <w:rsid w:val="00B9078E"/>
    <w:rsid w:val="00B9085C"/>
    <w:rsid w:val="00B90A5A"/>
    <w:rsid w:val="00B90C3B"/>
    <w:rsid w:val="00B90D97"/>
    <w:rsid w:val="00B90FA9"/>
    <w:rsid w:val="00B90FF7"/>
    <w:rsid w:val="00B9101E"/>
    <w:rsid w:val="00B910B3"/>
    <w:rsid w:val="00B91201"/>
    <w:rsid w:val="00B9153F"/>
    <w:rsid w:val="00B915EF"/>
    <w:rsid w:val="00B91642"/>
    <w:rsid w:val="00B9165A"/>
    <w:rsid w:val="00B916C6"/>
    <w:rsid w:val="00B9174E"/>
    <w:rsid w:val="00B919B6"/>
    <w:rsid w:val="00B919DF"/>
    <w:rsid w:val="00B919E1"/>
    <w:rsid w:val="00B91A2C"/>
    <w:rsid w:val="00B91AB8"/>
    <w:rsid w:val="00B91ADD"/>
    <w:rsid w:val="00B91AF5"/>
    <w:rsid w:val="00B91E0E"/>
    <w:rsid w:val="00B91E92"/>
    <w:rsid w:val="00B91F52"/>
    <w:rsid w:val="00B91F9E"/>
    <w:rsid w:val="00B92041"/>
    <w:rsid w:val="00B920A7"/>
    <w:rsid w:val="00B920E7"/>
    <w:rsid w:val="00B92195"/>
    <w:rsid w:val="00B9222E"/>
    <w:rsid w:val="00B922D9"/>
    <w:rsid w:val="00B92340"/>
    <w:rsid w:val="00B924C7"/>
    <w:rsid w:val="00B92609"/>
    <w:rsid w:val="00B92764"/>
    <w:rsid w:val="00B9276B"/>
    <w:rsid w:val="00B92820"/>
    <w:rsid w:val="00B928D8"/>
    <w:rsid w:val="00B92B43"/>
    <w:rsid w:val="00B92C2B"/>
    <w:rsid w:val="00B92CC5"/>
    <w:rsid w:val="00B92DB5"/>
    <w:rsid w:val="00B92DC8"/>
    <w:rsid w:val="00B92FC1"/>
    <w:rsid w:val="00B930E3"/>
    <w:rsid w:val="00B93131"/>
    <w:rsid w:val="00B932B4"/>
    <w:rsid w:val="00B934F6"/>
    <w:rsid w:val="00B9352B"/>
    <w:rsid w:val="00B93573"/>
    <w:rsid w:val="00B93587"/>
    <w:rsid w:val="00B935EC"/>
    <w:rsid w:val="00B93672"/>
    <w:rsid w:val="00B93773"/>
    <w:rsid w:val="00B9385F"/>
    <w:rsid w:val="00B938AE"/>
    <w:rsid w:val="00B938F8"/>
    <w:rsid w:val="00B939E1"/>
    <w:rsid w:val="00B939EA"/>
    <w:rsid w:val="00B93A33"/>
    <w:rsid w:val="00B93ACF"/>
    <w:rsid w:val="00B93CB0"/>
    <w:rsid w:val="00B93DB0"/>
    <w:rsid w:val="00B93E80"/>
    <w:rsid w:val="00B93E9B"/>
    <w:rsid w:val="00B93EA6"/>
    <w:rsid w:val="00B93F56"/>
    <w:rsid w:val="00B93F91"/>
    <w:rsid w:val="00B9404F"/>
    <w:rsid w:val="00B94066"/>
    <w:rsid w:val="00B940DF"/>
    <w:rsid w:val="00B94168"/>
    <w:rsid w:val="00B941F1"/>
    <w:rsid w:val="00B94265"/>
    <w:rsid w:val="00B9432F"/>
    <w:rsid w:val="00B94360"/>
    <w:rsid w:val="00B94428"/>
    <w:rsid w:val="00B9449A"/>
    <w:rsid w:val="00B944F3"/>
    <w:rsid w:val="00B9470F"/>
    <w:rsid w:val="00B9474B"/>
    <w:rsid w:val="00B9480C"/>
    <w:rsid w:val="00B94873"/>
    <w:rsid w:val="00B94905"/>
    <w:rsid w:val="00B949AE"/>
    <w:rsid w:val="00B94AB5"/>
    <w:rsid w:val="00B94AD5"/>
    <w:rsid w:val="00B94B28"/>
    <w:rsid w:val="00B94C1B"/>
    <w:rsid w:val="00B94DCA"/>
    <w:rsid w:val="00B94F0D"/>
    <w:rsid w:val="00B94F6A"/>
    <w:rsid w:val="00B9517C"/>
    <w:rsid w:val="00B9518A"/>
    <w:rsid w:val="00B95193"/>
    <w:rsid w:val="00B953A0"/>
    <w:rsid w:val="00B954A7"/>
    <w:rsid w:val="00B95569"/>
    <w:rsid w:val="00B9557C"/>
    <w:rsid w:val="00B95584"/>
    <w:rsid w:val="00B955AE"/>
    <w:rsid w:val="00B95762"/>
    <w:rsid w:val="00B9584D"/>
    <w:rsid w:val="00B9587A"/>
    <w:rsid w:val="00B958FD"/>
    <w:rsid w:val="00B95913"/>
    <w:rsid w:val="00B95942"/>
    <w:rsid w:val="00B9597B"/>
    <w:rsid w:val="00B95A3E"/>
    <w:rsid w:val="00B95A57"/>
    <w:rsid w:val="00B95AE1"/>
    <w:rsid w:val="00B95B18"/>
    <w:rsid w:val="00B95B3D"/>
    <w:rsid w:val="00B95E56"/>
    <w:rsid w:val="00B95E69"/>
    <w:rsid w:val="00B95FF6"/>
    <w:rsid w:val="00B96026"/>
    <w:rsid w:val="00B96031"/>
    <w:rsid w:val="00B96176"/>
    <w:rsid w:val="00B96181"/>
    <w:rsid w:val="00B9631C"/>
    <w:rsid w:val="00B96331"/>
    <w:rsid w:val="00B964AF"/>
    <w:rsid w:val="00B964C6"/>
    <w:rsid w:val="00B964EA"/>
    <w:rsid w:val="00B965BC"/>
    <w:rsid w:val="00B9664A"/>
    <w:rsid w:val="00B9673D"/>
    <w:rsid w:val="00B9696B"/>
    <w:rsid w:val="00B9697C"/>
    <w:rsid w:val="00B96A18"/>
    <w:rsid w:val="00B96BFC"/>
    <w:rsid w:val="00B96C40"/>
    <w:rsid w:val="00B96C55"/>
    <w:rsid w:val="00B96CE2"/>
    <w:rsid w:val="00B96CFE"/>
    <w:rsid w:val="00B96E30"/>
    <w:rsid w:val="00B96EDB"/>
    <w:rsid w:val="00B96F15"/>
    <w:rsid w:val="00B96F3D"/>
    <w:rsid w:val="00B96F54"/>
    <w:rsid w:val="00B96F76"/>
    <w:rsid w:val="00B970B0"/>
    <w:rsid w:val="00B97126"/>
    <w:rsid w:val="00B973C9"/>
    <w:rsid w:val="00B97505"/>
    <w:rsid w:val="00B977B4"/>
    <w:rsid w:val="00B978B9"/>
    <w:rsid w:val="00B97920"/>
    <w:rsid w:val="00B97B21"/>
    <w:rsid w:val="00B97B2E"/>
    <w:rsid w:val="00B97C53"/>
    <w:rsid w:val="00B97D65"/>
    <w:rsid w:val="00B97DB4"/>
    <w:rsid w:val="00B97EAB"/>
    <w:rsid w:val="00B97EC1"/>
    <w:rsid w:val="00B97F21"/>
    <w:rsid w:val="00B97FE3"/>
    <w:rsid w:val="00BA00D7"/>
    <w:rsid w:val="00BA0125"/>
    <w:rsid w:val="00BA015F"/>
    <w:rsid w:val="00BA01E7"/>
    <w:rsid w:val="00BA0237"/>
    <w:rsid w:val="00BA0250"/>
    <w:rsid w:val="00BA0317"/>
    <w:rsid w:val="00BA03FD"/>
    <w:rsid w:val="00BA04BA"/>
    <w:rsid w:val="00BA062E"/>
    <w:rsid w:val="00BA09AF"/>
    <w:rsid w:val="00BA0B91"/>
    <w:rsid w:val="00BA0BA3"/>
    <w:rsid w:val="00BA0D7B"/>
    <w:rsid w:val="00BA0E0D"/>
    <w:rsid w:val="00BA0E1D"/>
    <w:rsid w:val="00BA0ED0"/>
    <w:rsid w:val="00BA0FC2"/>
    <w:rsid w:val="00BA123A"/>
    <w:rsid w:val="00BA13B0"/>
    <w:rsid w:val="00BA13B6"/>
    <w:rsid w:val="00BA1488"/>
    <w:rsid w:val="00BA15D5"/>
    <w:rsid w:val="00BA15E8"/>
    <w:rsid w:val="00BA1625"/>
    <w:rsid w:val="00BA1669"/>
    <w:rsid w:val="00BA183A"/>
    <w:rsid w:val="00BA185C"/>
    <w:rsid w:val="00BA1D5F"/>
    <w:rsid w:val="00BA1F9D"/>
    <w:rsid w:val="00BA2043"/>
    <w:rsid w:val="00BA2176"/>
    <w:rsid w:val="00BA21DF"/>
    <w:rsid w:val="00BA22AD"/>
    <w:rsid w:val="00BA23D5"/>
    <w:rsid w:val="00BA2471"/>
    <w:rsid w:val="00BA252D"/>
    <w:rsid w:val="00BA270F"/>
    <w:rsid w:val="00BA274E"/>
    <w:rsid w:val="00BA2916"/>
    <w:rsid w:val="00BA2967"/>
    <w:rsid w:val="00BA2A46"/>
    <w:rsid w:val="00BA2BD9"/>
    <w:rsid w:val="00BA2E06"/>
    <w:rsid w:val="00BA2FC2"/>
    <w:rsid w:val="00BA3121"/>
    <w:rsid w:val="00BA3133"/>
    <w:rsid w:val="00BA3341"/>
    <w:rsid w:val="00BA34FE"/>
    <w:rsid w:val="00BA3582"/>
    <w:rsid w:val="00BA359F"/>
    <w:rsid w:val="00BA3689"/>
    <w:rsid w:val="00BA3696"/>
    <w:rsid w:val="00BA36F0"/>
    <w:rsid w:val="00BA3826"/>
    <w:rsid w:val="00BA38A4"/>
    <w:rsid w:val="00BA3999"/>
    <w:rsid w:val="00BA39EA"/>
    <w:rsid w:val="00BA3A5E"/>
    <w:rsid w:val="00BA3B6D"/>
    <w:rsid w:val="00BA3BB0"/>
    <w:rsid w:val="00BA3BDB"/>
    <w:rsid w:val="00BA3D22"/>
    <w:rsid w:val="00BA3D28"/>
    <w:rsid w:val="00BA3F1F"/>
    <w:rsid w:val="00BA44BD"/>
    <w:rsid w:val="00BA4540"/>
    <w:rsid w:val="00BA4578"/>
    <w:rsid w:val="00BA45EA"/>
    <w:rsid w:val="00BA46BE"/>
    <w:rsid w:val="00BA46CF"/>
    <w:rsid w:val="00BA472E"/>
    <w:rsid w:val="00BA47E4"/>
    <w:rsid w:val="00BA4815"/>
    <w:rsid w:val="00BA484B"/>
    <w:rsid w:val="00BA488B"/>
    <w:rsid w:val="00BA4962"/>
    <w:rsid w:val="00BA4A8D"/>
    <w:rsid w:val="00BA4AE0"/>
    <w:rsid w:val="00BA4C8E"/>
    <w:rsid w:val="00BA4DB6"/>
    <w:rsid w:val="00BA4EAE"/>
    <w:rsid w:val="00BA4EC3"/>
    <w:rsid w:val="00BA4F11"/>
    <w:rsid w:val="00BA5047"/>
    <w:rsid w:val="00BA5095"/>
    <w:rsid w:val="00BA50E8"/>
    <w:rsid w:val="00BA529A"/>
    <w:rsid w:val="00BA52E6"/>
    <w:rsid w:val="00BA533F"/>
    <w:rsid w:val="00BA5379"/>
    <w:rsid w:val="00BA546F"/>
    <w:rsid w:val="00BA5637"/>
    <w:rsid w:val="00BA5947"/>
    <w:rsid w:val="00BA5A04"/>
    <w:rsid w:val="00BA5B11"/>
    <w:rsid w:val="00BA5B16"/>
    <w:rsid w:val="00BA5B72"/>
    <w:rsid w:val="00BA5BBA"/>
    <w:rsid w:val="00BA5BC2"/>
    <w:rsid w:val="00BA5D02"/>
    <w:rsid w:val="00BA5D21"/>
    <w:rsid w:val="00BA5DB1"/>
    <w:rsid w:val="00BA5DE0"/>
    <w:rsid w:val="00BA5EBA"/>
    <w:rsid w:val="00BA5F2D"/>
    <w:rsid w:val="00BA5F53"/>
    <w:rsid w:val="00BA5FD2"/>
    <w:rsid w:val="00BA61A3"/>
    <w:rsid w:val="00BA62B9"/>
    <w:rsid w:val="00BA6390"/>
    <w:rsid w:val="00BA63AA"/>
    <w:rsid w:val="00BA65BB"/>
    <w:rsid w:val="00BA65D7"/>
    <w:rsid w:val="00BA66BA"/>
    <w:rsid w:val="00BA6756"/>
    <w:rsid w:val="00BA6781"/>
    <w:rsid w:val="00BA67BB"/>
    <w:rsid w:val="00BA6862"/>
    <w:rsid w:val="00BA68CA"/>
    <w:rsid w:val="00BA692B"/>
    <w:rsid w:val="00BA6B93"/>
    <w:rsid w:val="00BA6C4B"/>
    <w:rsid w:val="00BA6CD8"/>
    <w:rsid w:val="00BA6D23"/>
    <w:rsid w:val="00BA6F37"/>
    <w:rsid w:val="00BA70BF"/>
    <w:rsid w:val="00BA70FE"/>
    <w:rsid w:val="00BA7161"/>
    <w:rsid w:val="00BA7612"/>
    <w:rsid w:val="00BA7738"/>
    <w:rsid w:val="00BA7758"/>
    <w:rsid w:val="00BA7804"/>
    <w:rsid w:val="00BA7833"/>
    <w:rsid w:val="00BA78F0"/>
    <w:rsid w:val="00BA792F"/>
    <w:rsid w:val="00BA7A8E"/>
    <w:rsid w:val="00BA7AA3"/>
    <w:rsid w:val="00BA7B02"/>
    <w:rsid w:val="00BA7B36"/>
    <w:rsid w:val="00BA7CA5"/>
    <w:rsid w:val="00BA7D5B"/>
    <w:rsid w:val="00BA7DAF"/>
    <w:rsid w:val="00BA7EE0"/>
    <w:rsid w:val="00BA7EFB"/>
    <w:rsid w:val="00BA7F49"/>
    <w:rsid w:val="00BB00B4"/>
    <w:rsid w:val="00BB010B"/>
    <w:rsid w:val="00BB0150"/>
    <w:rsid w:val="00BB0156"/>
    <w:rsid w:val="00BB018E"/>
    <w:rsid w:val="00BB0238"/>
    <w:rsid w:val="00BB0319"/>
    <w:rsid w:val="00BB031F"/>
    <w:rsid w:val="00BB0437"/>
    <w:rsid w:val="00BB0447"/>
    <w:rsid w:val="00BB0488"/>
    <w:rsid w:val="00BB050B"/>
    <w:rsid w:val="00BB05AC"/>
    <w:rsid w:val="00BB05DE"/>
    <w:rsid w:val="00BB05E3"/>
    <w:rsid w:val="00BB05EF"/>
    <w:rsid w:val="00BB0672"/>
    <w:rsid w:val="00BB0889"/>
    <w:rsid w:val="00BB0A14"/>
    <w:rsid w:val="00BB0BCD"/>
    <w:rsid w:val="00BB0DC0"/>
    <w:rsid w:val="00BB0DD4"/>
    <w:rsid w:val="00BB0EDC"/>
    <w:rsid w:val="00BB0EE7"/>
    <w:rsid w:val="00BB0FA2"/>
    <w:rsid w:val="00BB1088"/>
    <w:rsid w:val="00BB10F2"/>
    <w:rsid w:val="00BB11AD"/>
    <w:rsid w:val="00BB1202"/>
    <w:rsid w:val="00BB128F"/>
    <w:rsid w:val="00BB1309"/>
    <w:rsid w:val="00BB139D"/>
    <w:rsid w:val="00BB1508"/>
    <w:rsid w:val="00BB154A"/>
    <w:rsid w:val="00BB15CA"/>
    <w:rsid w:val="00BB164F"/>
    <w:rsid w:val="00BB16CF"/>
    <w:rsid w:val="00BB16EA"/>
    <w:rsid w:val="00BB16EB"/>
    <w:rsid w:val="00BB16F0"/>
    <w:rsid w:val="00BB177A"/>
    <w:rsid w:val="00BB18EB"/>
    <w:rsid w:val="00BB1ADF"/>
    <w:rsid w:val="00BB1B03"/>
    <w:rsid w:val="00BB1C1E"/>
    <w:rsid w:val="00BB1C7F"/>
    <w:rsid w:val="00BB1CF2"/>
    <w:rsid w:val="00BB1DE0"/>
    <w:rsid w:val="00BB1E2B"/>
    <w:rsid w:val="00BB1F17"/>
    <w:rsid w:val="00BB1FB9"/>
    <w:rsid w:val="00BB2001"/>
    <w:rsid w:val="00BB21D8"/>
    <w:rsid w:val="00BB22B6"/>
    <w:rsid w:val="00BB22F6"/>
    <w:rsid w:val="00BB2322"/>
    <w:rsid w:val="00BB2367"/>
    <w:rsid w:val="00BB23C5"/>
    <w:rsid w:val="00BB2484"/>
    <w:rsid w:val="00BB24B3"/>
    <w:rsid w:val="00BB2518"/>
    <w:rsid w:val="00BB27C9"/>
    <w:rsid w:val="00BB27E1"/>
    <w:rsid w:val="00BB290C"/>
    <w:rsid w:val="00BB2962"/>
    <w:rsid w:val="00BB2A29"/>
    <w:rsid w:val="00BB2A47"/>
    <w:rsid w:val="00BB2AD2"/>
    <w:rsid w:val="00BB2D42"/>
    <w:rsid w:val="00BB2FD3"/>
    <w:rsid w:val="00BB3010"/>
    <w:rsid w:val="00BB3029"/>
    <w:rsid w:val="00BB30AC"/>
    <w:rsid w:val="00BB31DE"/>
    <w:rsid w:val="00BB31F6"/>
    <w:rsid w:val="00BB3342"/>
    <w:rsid w:val="00BB3378"/>
    <w:rsid w:val="00BB3393"/>
    <w:rsid w:val="00BB3464"/>
    <w:rsid w:val="00BB347B"/>
    <w:rsid w:val="00BB34D0"/>
    <w:rsid w:val="00BB362F"/>
    <w:rsid w:val="00BB36C3"/>
    <w:rsid w:val="00BB3841"/>
    <w:rsid w:val="00BB3854"/>
    <w:rsid w:val="00BB385F"/>
    <w:rsid w:val="00BB38BC"/>
    <w:rsid w:val="00BB38C3"/>
    <w:rsid w:val="00BB394D"/>
    <w:rsid w:val="00BB3A05"/>
    <w:rsid w:val="00BB3B6C"/>
    <w:rsid w:val="00BB3C32"/>
    <w:rsid w:val="00BB3D6B"/>
    <w:rsid w:val="00BB3DBF"/>
    <w:rsid w:val="00BB3DEE"/>
    <w:rsid w:val="00BB3E27"/>
    <w:rsid w:val="00BB3E52"/>
    <w:rsid w:val="00BB3EF2"/>
    <w:rsid w:val="00BB3F10"/>
    <w:rsid w:val="00BB3F98"/>
    <w:rsid w:val="00BB3FD2"/>
    <w:rsid w:val="00BB40AF"/>
    <w:rsid w:val="00BB40E3"/>
    <w:rsid w:val="00BB41FF"/>
    <w:rsid w:val="00BB423E"/>
    <w:rsid w:val="00BB439D"/>
    <w:rsid w:val="00BB44C3"/>
    <w:rsid w:val="00BB4663"/>
    <w:rsid w:val="00BB46B0"/>
    <w:rsid w:val="00BB4775"/>
    <w:rsid w:val="00BB4776"/>
    <w:rsid w:val="00BB4796"/>
    <w:rsid w:val="00BB48F5"/>
    <w:rsid w:val="00BB4930"/>
    <w:rsid w:val="00BB49D3"/>
    <w:rsid w:val="00BB49E8"/>
    <w:rsid w:val="00BB4A37"/>
    <w:rsid w:val="00BB4B17"/>
    <w:rsid w:val="00BB4D37"/>
    <w:rsid w:val="00BB4D44"/>
    <w:rsid w:val="00BB4DEB"/>
    <w:rsid w:val="00BB4E52"/>
    <w:rsid w:val="00BB503C"/>
    <w:rsid w:val="00BB50B0"/>
    <w:rsid w:val="00BB50FD"/>
    <w:rsid w:val="00BB528C"/>
    <w:rsid w:val="00BB529B"/>
    <w:rsid w:val="00BB52FD"/>
    <w:rsid w:val="00BB541C"/>
    <w:rsid w:val="00BB552F"/>
    <w:rsid w:val="00BB5662"/>
    <w:rsid w:val="00BB5684"/>
    <w:rsid w:val="00BB56C4"/>
    <w:rsid w:val="00BB592E"/>
    <w:rsid w:val="00BB59C9"/>
    <w:rsid w:val="00BB5A2E"/>
    <w:rsid w:val="00BB5A8E"/>
    <w:rsid w:val="00BB5C82"/>
    <w:rsid w:val="00BB5C99"/>
    <w:rsid w:val="00BB5D34"/>
    <w:rsid w:val="00BB5DFD"/>
    <w:rsid w:val="00BB5F07"/>
    <w:rsid w:val="00BB5F3F"/>
    <w:rsid w:val="00BB5F56"/>
    <w:rsid w:val="00BB5F5E"/>
    <w:rsid w:val="00BB5FA7"/>
    <w:rsid w:val="00BB603D"/>
    <w:rsid w:val="00BB60EE"/>
    <w:rsid w:val="00BB6223"/>
    <w:rsid w:val="00BB6289"/>
    <w:rsid w:val="00BB64B8"/>
    <w:rsid w:val="00BB64B9"/>
    <w:rsid w:val="00BB6580"/>
    <w:rsid w:val="00BB6588"/>
    <w:rsid w:val="00BB66F3"/>
    <w:rsid w:val="00BB66F4"/>
    <w:rsid w:val="00BB6708"/>
    <w:rsid w:val="00BB672B"/>
    <w:rsid w:val="00BB67C6"/>
    <w:rsid w:val="00BB6909"/>
    <w:rsid w:val="00BB69A2"/>
    <w:rsid w:val="00BB6A22"/>
    <w:rsid w:val="00BB6D2F"/>
    <w:rsid w:val="00BB6D62"/>
    <w:rsid w:val="00BB6F23"/>
    <w:rsid w:val="00BB6F28"/>
    <w:rsid w:val="00BB7109"/>
    <w:rsid w:val="00BB7145"/>
    <w:rsid w:val="00BB72B5"/>
    <w:rsid w:val="00BB733F"/>
    <w:rsid w:val="00BB7346"/>
    <w:rsid w:val="00BB738D"/>
    <w:rsid w:val="00BB739E"/>
    <w:rsid w:val="00BB73A2"/>
    <w:rsid w:val="00BB73AB"/>
    <w:rsid w:val="00BB7432"/>
    <w:rsid w:val="00BB7484"/>
    <w:rsid w:val="00BB7500"/>
    <w:rsid w:val="00BB7781"/>
    <w:rsid w:val="00BB7982"/>
    <w:rsid w:val="00BB79AA"/>
    <w:rsid w:val="00BB7AB6"/>
    <w:rsid w:val="00BB7BEB"/>
    <w:rsid w:val="00BB7C9D"/>
    <w:rsid w:val="00BB7D41"/>
    <w:rsid w:val="00BB7E93"/>
    <w:rsid w:val="00BB7F6A"/>
    <w:rsid w:val="00BC00B4"/>
    <w:rsid w:val="00BC01A9"/>
    <w:rsid w:val="00BC025F"/>
    <w:rsid w:val="00BC03D9"/>
    <w:rsid w:val="00BC04A8"/>
    <w:rsid w:val="00BC0510"/>
    <w:rsid w:val="00BC05AC"/>
    <w:rsid w:val="00BC06DF"/>
    <w:rsid w:val="00BC071D"/>
    <w:rsid w:val="00BC0783"/>
    <w:rsid w:val="00BC07E4"/>
    <w:rsid w:val="00BC07FB"/>
    <w:rsid w:val="00BC08F4"/>
    <w:rsid w:val="00BC09B8"/>
    <w:rsid w:val="00BC0A29"/>
    <w:rsid w:val="00BC0A66"/>
    <w:rsid w:val="00BC0B21"/>
    <w:rsid w:val="00BC0D1C"/>
    <w:rsid w:val="00BC0D8F"/>
    <w:rsid w:val="00BC0DC4"/>
    <w:rsid w:val="00BC0FBB"/>
    <w:rsid w:val="00BC0FBE"/>
    <w:rsid w:val="00BC1136"/>
    <w:rsid w:val="00BC11A9"/>
    <w:rsid w:val="00BC11FB"/>
    <w:rsid w:val="00BC1214"/>
    <w:rsid w:val="00BC1261"/>
    <w:rsid w:val="00BC143A"/>
    <w:rsid w:val="00BC157C"/>
    <w:rsid w:val="00BC165B"/>
    <w:rsid w:val="00BC167A"/>
    <w:rsid w:val="00BC1682"/>
    <w:rsid w:val="00BC17F4"/>
    <w:rsid w:val="00BC1825"/>
    <w:rsid w:val="00BC194F"/>
    <w:rsid w:val="00BC19B8"/>
    <w:rsid w:val="00BC19CC"/>
    <w:rsid w:val="00BC19F1"/>
    <w:rsid w:val="00BC1A28"/>
    <w:rsid w:val="00BC1B09"/>
    <w:rsid w:val="00BC1C91"/>
    <w:rsid w:val="00BC1D68"/>
    <w:rsid w:val="00BC1D7A"/>
    <w:rsid w:val="00BC1EC8"/>
    <w:rsid w:val="00BC1F20"/>
    <w:rsid w:val="00BC1F4B"/>
    <w:rsid w:val="00BC2120"/>
    <w:rsid w:val="00BC21B8"/>
    <w:rsid w:val="00BC2224"/>
    <w:rsid w:val="00BC2249"/>
    <w:rsid w:val="00BC2273"/>
    <w:rsid w:val="00BC22C0"/>
    <w:rsid w:val="00BC22C3"/>
    <w:rsid w:val="00BC2361"/>
    <w:rsid w:val="00BC23EE"/>
    <w:rsid w:val="00BC2490"/>
    <w:rsid w:val="00BC2491"/>
    <w:rsid w:val="00BC25DE"/>
    <w:rsid w:val="00BC25E1"/>
    <w:rsid w:val="00BC265C"/>
    <w:rsid w:val="00BC26B6"/>
    <w:rsid w:val="00BC2803"/>
    <w:rsid w:val="00BC2834"/>
    <w:rsid w:val="00BC28CD"/>
    <w:rsid w:val="00BC28EB"/>
    <w:rsid w:val="00BC2952"/>
    <w:rsid w:val="00BC2A22"/>
    <w:rsid w:val="00BC3008"/>
    <w:rsid w:val="00BC311C"/>
    <w:rsid w:val="00BC3161"/>
    <w:rsid w:val="00BC3244"/>
    <w:rsid w:val="00BC3293"/>
    <w:rsid w:val="00BC32A5"/>
    <w:rsid w:val="00BC3319"/>
    <w:rsid w:val="00BC3374"/>
    <w:rsid w:val="00BC33EB"/>
    <w:rsid w:val="00BC341F"/>
    <w:rsid w:val="00BC3445"/>
    <w:rsid w:val="00BC3541"/>
    <w:rsid w:val="00BC357A"/>
    <w:rsid w:val="00BC358A"/>
    <w:rsid w:val="00BC3686"/>
    <w:rsid w:val="00BC3708"/>
    <w:rsid w:val="00BC37C7"/>
    <w:rsid w:val="00BC3803"/>
    <w:rsid w:val="00BC3980"/>
    <w:rsid w:val="00BC3A1D"/>
    <w:rsid w:val="00BC3A3F"/>
    <w:rsid w:val="00BC3AB4"/>
    <w:rsid w:val="00BC3B63"/>
    <w:rsid w:val="00BC3B7E"/>
    <w:rsid w:val="00BC3C78"/>
    <w:rsid w:val="00BC3E0D"/>
    <w:rsid w:val="00BC3E81"/>
    <w:rsid w:val="00BC3F12"/>
    <w:rsid w:val="00BC3F27"/>
    <w:rsid w:val="00BC40CD"/>
    <w:rsid w:val="00BC4118"/>
    <w:rsid w:val="00BC4132"/>
    <w:rsid w:val="00BC42D2"/>
    <w:rsid w:val="00BC43D6"/>
    <w:rsid w:val="00BC4413"/>
    <w:rsid w:val="00BC441F"/>
    <w:rsid w:val="00BC4431"/>
    <w:rsid w:val="00BC44B0"/>
    <w:rsid w:val="00BC45BD"/>
    <w:rsid w:val="00BC4699"/>
    <w:rsid w:val="00BC471C"/>
    <w:rsid w:val="00BC4754"/>
    <w:rsid w:val="00BC4796"/>
    <w:rsid w:val="00BC47A5"/>
    <w:rsid w:val="00BC4AD1"/>
    <w:rsid w:val="00BC4AE5"/>
    <w:rsid w:val="00BC4AF3"/>
    <w:rsid w:val="00BC4B99"/>
    <w:rsid w:val="00BC4C1B"/>
    <w:rsid w:val="00BC4CB9"/>
    <w:rsid w:val="00BC4D55"/>
    <w:rsid w:val="00BC4D76"/>
    <w:rsid w:val="00BC4D81"/>
    <w:rsid w:val="00BC4EC2"/>
    <w:rsid w:val="00BC4F21"/>
    <w:rsid w:val="00BC4F80"/>
    <w:rsid w:val="00BC5042"/>
    <w:rsid w:val="00BC5123"/>
    <w:rsid w:val="00BC522C"/>
    <w:rsid w:val="00BC550B"/>
    <w:rsid w:val="00BC560C"/>
    <w:rsid w:val="00BC565E"/>
    <w:rsid w:val="00BC57A3"/>
    <w:rsid w:val="00BC5862"/>
    <w:rsid w:val="00BC5888"/>
    <w:rsid w:val="00BC591A"/>
    <w:rsid w:val="00BC5998"/>
    <w:rsid w:val="00BC59A6"/>
    <w:rsid w:val="00BC59F0"/>
    <w:rsid w:val="00BC5A47"/>
    <w:rsid w:val="00BC5AC0"/>
    <w:rsid w:val="00BC5AD3"/>
    <w:rsid w:val="00BC5E9E"/>
    <w:rsid w:val="00BC5EF6"/>
    <w:rsid w:val="00BC6014"/>
    <w:rsid w:val="00BC6094"/>
    <w:rsid w:val="00BC60AF"/>
    <w:rsid w:val="00BC611F"/>
    <w:rsid w:val="00BC63D3"/>
    <w:rsid w:val="00BC63DE"/>
    <w:rsid w:val="00BC6400"/>
    <w:rsid w:val="00BC6425"/>
    <w:rsid w:val="00BC6547"/>
    <w:rsid w:val="00BC668A"/>
    <w:rsid w:val="00BC66BD"/>
    <w:rsid w:val="00BC66E2"/>
    <w:rsid w:val="00BC66ED"/>
    <w:rsid w:val="00BC672F"/>
    <w:rsid w:val="00BC6764"/>
    <w:rsid w:val="00BC67E5"/>
    <w:rsid w:val="00BC6996"/>
    <w:rsid w:val="00BC6C92"/>
    <w:rsid w:val="00BC6DC6"/>
    <w:rsid w:val="00BC6F07"/>
    <w:rsid w:val="00BC6F10"/>
    <w:rsid w:val="00BC6F57"/>
    <w:rsid w:val="00BC6F77"/>
    <w:rsid w:val="00BC6F94"/>
    <w:rsid w:val="00BC6FB8"/>
    <w:rsid w:val="00BC716F"/>
    <w:rsid w:val="00BC71AF"/>
    <w:rsid w:val="00BC73B6"/>
    <w:rsid w:val="00BC75D2"/>
    <w:rsid w:val="00BC7654"/>
    <w:rsid w:val="00BC7693"/>
    <w:rsid w:val="00BC76E6"/>
    <w:rsid w:val="00BC76FD"/>
    <w:rsid w:val="00BC773B"/>
    <w:rsid w:val="00BC775A"/>
    <w:rsid w:val="00BC778C"/>
    <w:rsid w:val="00BC77F4"/>
    <w:rsid w:val="00BC78B5"/>
    <w:rsid w:val="00BC79E8"/>
    <w:rsid w:val="00BC7ABE"/>
    <w:rsid w:val="00BC7B28"/>
    <w:rsid w:val="00BC7BC7"/>
    <w:rsid w:val="00BC7C04"/>
    <w:rsid w:val="00BC7DD5"/>
    <w:rsid w:val="00BC7E4A"/>
    <w:rsid w:val="00BC7F7F"/>
    <w:rsid w:val="00BD0030"/>
    <w:rsid w:val="00BD0171"/>
    <w:rsid w:val="00BD0224"/>
    <w:rsid w:val="00BD0361"/>
    <w:rsid w:val="00BD047F"/>
    <w:rsid w:val="00BD0562"/>
    <w:rsid w:val="00BD05B8"/>
    <w:rsid w:val="00BD0670"/>
    <w:rsid w:val="00BD0799"/>
    <w:rsid w:val="00BD0A74"/>
    <w:rsid w:val="00BD0D09"/>
    <w:rsid w:val="00BD0D4F"/>
    <w:rsid w:val="00BD0E0A"/>
    <w:rsid w:val="00BD0E0E"/>
    <w:rsid w:val="00BD0E6D"/>
    <w:rsid w:val="00BD0E72"/>
    <w:rsid w:val="00BD0FEF"/>
    <w:rsid w:val="00BD10C2"/>
    <w:rsid w:val="00BD11A1"/>
    <w:rsid w:val="00BD1255"/>
    <w:rsid w:val="00BD12AC"/>
    <w:rsid w:val="00BD12BB"/>
    <w:rsid w:val="00BD1473"/>
    <w:rsid w:val="00BD16CC"/>
    <w:rsid w:val="00BD1755"/>
    <w:rsid w:val="00BD17D7"/>
    <w:rsid w:val="00BD1892"/>
    <w:rsid w:val="00BD193C"/>
    <w:rsid w:val="00BD1B89"/>
    <w:rsid w:val="00BD1BE5"/>
    <w:rsid w:val="00BD1E3A"/>
    <w:rsid w:val="00BD1E95"/>
    <w:rsid w:val="00BD1F74"/>
    <w:rsid w:val="00BD208C"/>
    <w:rsid w:val="00BD220A"/>
    <w:rsid w:val="00BD2221"/>
    <w:rsid w:val="00BD22C3"/>
    <w:rsid w:val="00BD2334"/>
    <w:rsid w:val="00BD23B3"/>
    <w:rsid w:val="00BD24EC"/>
    <w:rsid w:val="00BD2518"/>
    <w:rsid w:val="00BD25DF"/>
    <w:rsid w:val="00BD2881"/>
    <w:rsid w:val="00BD28FD"/>
    <w:rsid w:val="00BD2E67"/>
    <w:rsid w:val="00BD2E98"/>
    <w:rsid w:val="00BD2EB0"/>
    <w:rsid w:val="00BD2F1E"/>
    <w:rsid w:val="00BD2F39"/>
    <w:rsid w:val="00BD30CF"/>
    <w:rsid w:val="00BD32B1"/>
    <w:rsid w:val="00BD32F8"/>
    <w:rsid w:val="00BD342B"/>
    <w:rsid w:val="00BD3461"/>
    <w:rsid w:val="00BD352A"/>
    <w:rsid w:val="00BD3558"/>
    <w:rsid w:val="00BD36D7"/>
    <w:rsid w:val="00BD373A"/>
    <w:rsid w:val="00BD37A0"/>
    <w:rsid w:val="00BD3810"/>
    <w:rsid w:val="00BD38AA"/>
    <w:rsid w:val="00BD390A"/>
    <w:rsid w:val="00BD3A6E"/>
    <w:rsid w:val="00BD3B0F"/>
    <w:rsid w:val="00BD3B98"/>
    <w:rsid w:val="00BD3BA2"/>
    <w:rsid w:val="00BD3C1F"/>
    <w:rsid w:val="00BD3D5C"/>
    <w:rsid w:val="00BD3D81"/>
    <w:rsid w:val="00BD3DE9"/>
    <w:rsid w:val="00BD3E2C"/>
    <w:rsid w:val="00BD3E3D"/>
    <w:rsid w:val="00BD4052"/>
    <w:rsid w:val="00BD407A"/>
    <w:rsid w:val="00BD413F"/>
    <w:rsid w:val="00BD41B6"/>
    <w:rsid w:val="00BD4316"/>
    <w:rsid w:val="00BD4380"/>
    <w:rsid w:val="00BD438A"/>
    <w:rsid w:val="00BD438E"/>
    <w:rsid w:val="00BD43A3"/>
    <w:rsid w:val="00BD454B"/>
    <w:rsid w:val="00BD46C4"/>
    <w:rsid w:val="00BD473B"/>
    <w:rsid w:val="00BD4968"/>
    <w:rsid w:val="00BD4A6D"/>
    <w:rsid w:val="00BD4BC6"/>
    <w:rsid w:val="00BD4C3D"/>
    <w:rsid w:val="00BD4D73"/>
    <w:rsid w:val="00BD4DA0"/>
    <w:rsid w:val="00BD4EC9"/>
    <w:rsid w:val="00BD5027"/>
    <w:rsid w:val="00BD504E"/>
    <w:rsid w:val="00BD506A"/>
    <w:rsid w:val="00BD50D4"/>
    <w:rsid w:val="00BD513E"/>
    <w:rsid w:val="00BD535C"/>
    <w:rsid w:val="00BD5368"/>
    <w:rsid w:val="00BD538A"/>
    <w:rsid w:val="00BD53FC"/>
    <w:rsid w:val="00BD58DC"/>
    <w:rsid w:val="00BD5913"/>
    <w:rsid w:val="00BD5928"/>
    <w:rsid w:val="00BD59BA"/>
    <w:rsid w:val="00BD5A41"/>
    <w:rsid w:val="00BD5AB3"/>
    <w:rsid w:val="00BD5BDB"/>
    <w:rsid w:val="00BD5C0B"/>
    <w:rsid w:val="00BD5C70"/>
    <w:rsid w:val="00BD5CB8"/>
    <w:rsid w:val="00BD5CF0"/>
    <w:rsid w:val="00BD5DD1"/>
    <w:rsid w:val="00BD6063"/>
    <w:rsid w:val="00BD609A"/>
    <w:rsid w:val="00BD6109"/>
    <w:rsid w:val="00BD611C"/>
    <w:rsid w:val="00BD6231"/>
    <w:rsid w:val="00BD62C2"/>
    <w:rsid w:val="00BD62E0"/>
    <w:rsid w:val="00BD6368"/>
    <w:rsid w:val="00BD6369"/>
    <w:rsid w:val="00BD6681"/>
    <w:rsid w:val="00BD66DE"/>
    <w:rsid w:val="00BD66F7"/>
    <w:rsid w:val="00BD6710"/>
    <w:rsid w:val="00BD67F1"/>
    <w:rsid w:val="00BD6857"/>
    <w:rsid w:val="00BD687F"/>
    <w:rsid w:val="00BD6901"/>
    <w:rsid w:val="00BD6BA9"/>
    <w:rsid w:val="00BD6BC9"/>
    <w:rsid w:val="00BD6C06"/>
    <w:rsid w:val="00BD6D92"/>
    <w:rsid w:val="00BD6FD3"/>
    <w:rsid w:val="00BD73B1"/>
    <w:rsid w:val="00BD73FB"/>
    <w:rsid w:val="00BD74D3"/>
    <w:rsid w:val="00BD74EF"/>
    <w:rsid w:val="00BD74F1"/>
    <w:rsid w:val="00BD7550"/>
    <w:rsid w:val="00BD7560"/>
    <w:rsid w:val="00BD7578"/>
    <w:rsid w:val="00BD75F7"/>
    <w:rsid w:val="00BD76A6"/>
    <w:rsid w:val="00BD76A9"/>
    <w:rsid w:val="00BD78C3"/>
    <w:rsid w:val="00BD7B55"/>
    <w:rsid w:val="00BD7BCD"/>
    <w:rsid w:val="00BD7C17"/>
    <w:rsid w:val="00BD7C32"/>
    <w:rsid w:val="00BD7C82"/>
    <w:rsid w:val="00BD7D4A"/>
    <w:rsid w:val="00BD7DB0"/>
    <w:rsid w:val="00BD7DCA"/>
    <w:rsid w:val="00BD7E67"/>
    <w:rsid w:val="00BD7F1E"/>
    <w:rsid w:val="00BE01BA"/>
    <w:rsid w:val="00BE020A"/>
    <w:rsid w:val="00BE0357"/>
    <w:rsid w:val="00BE0623"/>
    <w:rsid w:val="00BE076F"/>
    <w:rsid w:val="00BE0A2A"/>
    <w:rsid w:val="00BE0AC8"/>
    <w:rsid w:val="00BE0C8D"/>
    <w:rsid w:val="00BE0CCB"/>
    <w:rsid w:val="00BE0F98"/>
    <w:rsid w:val="00BE1138"/>
    <w:rsid w:val="00BE1160"/>
    <w:rsid w:val="00BE11C6"/>
    <w:rsid w:val="00BE127A"/>
    <w:rsid w:val="00BE131B"/>
    <w:rsid w:val="00BE1358"/>
    <w:rsid w:val="00BE1382"/>
    <w:rsid w:val="00BE13AF"/>
    <w:rsid w:val="00BE13DA"/>
    <w:rsid w:val="00BE1411"/>
    <w:rsid w:val="00BE141F"/>
    <w:rsid w:val="00BE1476"/>
    <w:rsid w:val="00BE1630"/>
    <w:rsid w:val="00BE1642"/>
    <w:rsid w:val="00BE175D"/>
    <w:rsid w:val="00BE1769"/>
    <w:rsid w:val="00BE178F"/>
    <w:rsid w:val="00BE1796"/>
    <w:rsid w:val="00BE18AA"/>
    <w:rsid w:val="00BE1ACD"/>
    <w:rsid w:val="00BE1B32"/>
    <w:rsid w:val="00BE1BA4"/>
    <w:rsid w:val="00BE1C26"/>
    <w:rsid w:val="00BE1C38"/>
    <w:rsid w:val="00BE1C7E"/>
    <w:rsid w:val="00BE1E16"/>
    <w:rsid w:val="00BE1E65"/>
    <w:rsid w:val="00BE1E76"/>
    <w:rsid w:val="00BE1F1E"/>
    <w:rsid w:val="00BE1F5E"/>
    <w:rsid w:val="00BE2239"/>
    <w:rsid w:val="00BE22B8"/>
    <w:rsid w:val="00BE251A"/>
    <w:rsid w:val="00BE25D3"/>
    <w:rsid w:val="00BE25F6"/>
    <w:rsid w:val="00BE2600"/>
    <w:rsid w:val="00BE260A"/>
    <w:rsid w:val="00BE26EB"/>
    <w:rsid w:val="00BE26EE"/>
    <w:rsid w:val="00BE2714"/>
    <w:rsid w:val="00BE2810"/>
    <w:rsid w:val="00BE298A"/>
    <w:rsid w:val="00BE29A7"/>
    <w:rsid w:val="00BE29BD"/>
    <w:rsid w:val="00BE2A62"/>
    <w:rsid w:val="00BE2AFB"/>
    <w:rsid w:val="00BE2C2E"/>
    <w:rsid w:val="00BE2DA5"/>
    <w:rsid w:val="00BE2DF9"/>
    <w:rsid w:val="00BE2E45"/>
    <w:rsid w:val="00BE2EDC"/>
    <w:rsid w:val="00BE2EFF"/>
    <w:rsid w:val="00BE3349"/>
    <w:rsid w:val="00BE335F"/>
    <w:rsid w:val="00BE3620"/>
    <w:rsid w:val="00BE36D3"/>
    <w:rsid w:val="00BE3817"/>
    <w:rsid w:val="00BE3910"/>
    <w:rsid w:val="00BE3978"/>
    <w:rsid w:val="00BE3991"/>
    <w:rsid w:val="00BE3BB2"/>
    <w:rsid w:val="00BE3C41"/>
    <w:rsid w:val="00BE3C8A"/>
    <w:rsid w:val="00BE3D4D"/>
    <w:rsid w:val="00BE3FC0"/>
    <w:rsid w:val="00BE403B"/>
    <w:rsid w:val="00BE406E"/>
    <w:rsid w:val="00BE40FF"/>
    <w:rsid w:val="00BE4121"/>
    <w:rsid w:val="00BE412A"/>
    <w:rsid w:val="00BE4197"/>
    <w:rsid w:val="00BE4273"/>
    <w:rsid w:val="00BE428C"/>
    <w:rsid w:val="00BE439C"/>
    <w:rsid w:val="00BE448A"/>
    <w:rsid w:val="00BE44C9"/>
    <w:rsid w:val="00BE45A2"/>
    <w:rsid w:val="00BE495C"/>
    <w:rsid w:val="00BE4971"/>
    <w:rsid w:val="00BE49A0"/>
    <w:rsid w:val="00BE4AD2"/>
    <w:rsid w:val="00BE4B9E"/>
    <w:rsid w:val="00BE4D80"/>
    <w:rsid w:val="00BE4DBE"/>
    <w:rsid w:val="00BE4E9A"/>
    <w:rsid w:val="00BE5171"/>
    <w:rsid w:val="00BE525F"/>
    <w:rsid w:val="00BE5329"/>
    <w:rsid w:val="00BE5394"/>
    <w:rsid w:val="00BE53DA"/>
    <w:rsid w:val="00BE53EE"/>
    <w:rsid w:val="00BE5469"/>
    <w:rsid w:val="00BE57A6"/>
    <w:rsid w:val="00BE57E8"/>
    <w:rsid w:val="00BE584D"/>
    <w:rsid w:val="00BE5953"/>
    <w:rsid w:val="00BE59B2"/>
    <w:rsid w:val="00BE5CFF"/>
    <w:rsid w:val="00BE5D85"/>
    <w:rsid w:val="00BE5E03"/>
    <w:rsid w:val="00BE5FDC"/>
    <w:rsid w:val="00BE605E"/>
    <w:rsid w:val="00BE6080"/>
    <w:rsid w:val="00BE61EC"/>
    <w:rsid w:val="00BE63CA"/>
    <w:rsid w:val="00BE6458"/>
    <w:rsid w:val="00BE64FA"/>
    <w:rsid w:val="00BE656E"/>
    <w:rsid w:val="00BE6578"/>
    <w:rsid w:val="00BE6654"/>
    <w:rsid w:val="00BE6665"/>
    <w:rsid w:val="00BE6924"/>
    <w:rsid w:val="00BE692A"/>
    <w:rsid w:val="00BE6990"/>
    <w:rsid w:val="00BE69A8"/>
    <w:rsid w:val="00BE69AE"/>
    <w:rsid w:val="00BE6B16"/>
    <w:rsid w:val="00BE6B24"/>
    <w:rsid w:val="00BE6B3E"/>
    <w:rsid w:val="00BE6C07"/>
    <w:rsid w:val="00BE6C35"/>
    <w:rsid w:val="00BE6C78"/>
    <w:rsid w:val="00BE6CC2"/>
    <w:rsid w:val="00BE6D02"/>
    <w:rsid w:val="00BE70CD"/>
    <w:rsid w:val="00BE7104"/>
    <w:rsid w:val="00BE7113"/>
    <w:rsid w:val="00BE7137"/>
    <w:rsid w:val="00BE71C5"/>
    <w:rsid w:val="00BE7253"/>
    <w:rsid w:val="00BE72E6"/>
    <w:rsid w:val="00BE74BD"/>
    <w:rsid w:val="00BE753D"/>
    <w:rsid w:val="00BE7638"/>
    <w:rsid w:val="00BE7863"/>
    <w:rsid w:val="00BE78C7"/>
    <w:rsid w:val="00BE7918"/>
    <w:rsid w:val="00BE7933"/>
    <w:rsid w:val="00BE799F"/>
    <w:rsid w:val="00BE79DE"/>
    <w:rsid w:val="00BE7A1C"/>
    <w:rsid w:val="00BE7A43"/>
    <w:rsid w:val="00BE7BCC"/>
    <w:rsid w:val="00BE7CAF"/>
    <w:rsid w:val="00BE7E77"/>
    <w:rsid w:val="00BF0184"/>
    <w:rsid w:val="00BF026E"/>
    <w:rsid w:val="00BF02D9"/>
    <w:rsid w:val="00BF0305"/>
    <w:rsid w:val="00BF051C"/>
    <w:rsid w:val="00BF056E"/>
    <w:rsid w:val="00BF0982"/>
    <w:rsid w:val="00BF09FA"/>
    <w:rsid w:val="00BF0B75"/>
    <w:rsid w:val="00BF0BC8"/>
    <w:rsid w:val="00BF0C52"/>
    <w:rsid w:val="00BF0CE6"/>
    <w:rsid w:val="00BF0E6E"/>
    <w:rsid w:val="00BF0F2C"/>
    <w:rsid w:val="00BF1039"/>
    <w:rsid w:val="00BF1223"/>
    <w:rsid w:val="00BF1318"/>
    <w:rsid w:val="00BF1442"/>
    <w:rsid w:val="00BF164D"/>
    <w:rsid w:val="00BF16FB"/>
    <w:rsid w:val="00BF18F2"/>
    <w:rsid w:val="00BF19D1"/>
    <w:rsid w:val="00BF1AD7"/>
    <w:rsid w:val="00BF1B34"/>
    <w:rsid w:val="00BF1B91"/>
    <w:rsid w:val="00BF1BC4"/>
    <w:rsid w:val="00BF1CB3"/>
    <w:rsid w:val="00BF1D0B"/>
    <w:rsid w:val="00BF1D6F"/>
    <w:rsid w:val="00BF1FE1"/>
    <w:rsid w:val="00BF1FEA"/>
    <w:rsid w:val="00BF219B"/>
    <w:rsid w:val="00BF22A4"/>
    <w:rsid w:val="00BF22C8"/>
    <w:rsid w:val="00BF2312"/>
    <w:rsid w:val="00BF2332"/>
    <w:rsid w:val="00BF256F"/>
    <w:rsid w:val="00BF25FB"/>
    <w:rsid w:val="00BF26EF"/>
    <w:rsid w:val="00BF27C9"/>
    <w:rsid w:val="00BF27DD"/>
    <w:rsid w:val="00BF2BDD"/>
    <w:rsid w:val="00BF2D3E"/>
    <w:rsid w:val="00BF2DC7"/>
    <w:rsid w:val="00BF2FF3"/>
    <w:rsid w:val="00BF301E"/>
    <w:rsid w:val="00BF3025"/>
    <w:rsid w:val="00BF310F"/>
    <w:rsid w:val="00BF3368"/>
    <w:rsid w:val="00BF33BA"/>
    <w:rsid w:val="00BF33F1"/>
    <w:rsid w:val="00BF342B"/>
    <w:rsid w:val="00BF34F1"/>
    <w:rsid w:val="00BF3511"/>
    <w:rsid w:val="00BF35EA"/>
    <w:rsid w:val="00BF3621"/>
    <w:rsid w:val="00BF3650"/>
    <w:rsid w:val="00BF3778"/>
    <w:rsid w:val="00BF380B"/>
    <w:rsid w:val="00BF3884"/>
    <w:rsid w:val="00BF38F6"/>
    <w:rsid w:val="00BF3911"/>
    <w:rsid w:val="00BF3A7C"/>
    <w:rsid w:val="00BF3AB9"/>
    <w:rsid w:val="00BF3B6B"/>
    <w:rsid w:val="00BF3C35"/>
    <w:rsid w:val="00BF3C66"/>
    <w:rsid w:val="00BF3D29"/>
    <w:rsid w:val="00BF4227"/>
    <w:rsid w:val="00BF425E"/>
    <w:rsid w:val="00BF447A"/>
    <w:rsid w:val="00BF45BB"/>
    <w:rsid w:val="00BF467E"/>
    <w:rsid w:val="00BF46F0"/>
    <w:rsid w:val="00BF4723"/>
    <w:rsid w:val="00BF476F"/>
    <w:rsid w:val="00BF486C"/>
    <w:rsid w:val="00BF4A52"/>
    <w:rsid w:val="00BF4AAC"/>
    <w:rsid w:val="00BF4AD1"/>
    <w:rsid w:val="00BF4B47"/>
    <w:rsid w:val="00BF4C36"/>
    <w:rsid w:val="00BF4CB9"/>
    <w:rsid w:val="00BF4D05"/>
    <w:rsid w:val="00BF4D66"/>
    <w:rsid w:val="00BF4D6D"/>
    <w:rsid w:val="00BF4DA6"/>
    <w:rsid w:val="00BF4DD9"/>
    <w:rsid w:val="00BF4E3C"/>
    <w:rsid w:val="00BF4EA8"/>
    <w:rsid w:val="00BF4F55"/>
    <w:rsid w:val="00BF4F89"/>
    <w:rsid w:val="00BF4F8C"/>
    <w:rsid w:val="00BF4FC1"/>
    <w:rsid w:val="00BF502E"/>
    <w:rsid w:val="00BF513C"/>
    <w:rsid w:val="00BF5379"/>
    <w:rsid w:val="00BF53DE"/>
    <w:rsid w:val="00BF54A2"/>
    <w:rsid w:val="00BF54DE"/>
    <w:rsid w:val="00BF5512"/>
    <w:rsid w:val="00BF558D"/>
    <w:rsid w:val="00BF5966"/>
    <w:rsid w:val="00BF59DB"/>
    <w:rsid w:val="00BF5A26"/>
    <w:rsid w:val="00BF5AC4"/>
    <w:rsid w:val="00BF5B08"/>
    <w:rsid w:val="00BF5B2B"/>
    <w:rsid w:val="00BF5B3E"/>
    <w:rsid w:val="00BF5B87"/>
    <w:rsid w:val="00BF5BD8"/>
    <w:rsid w:val="00BF5BEA"/>
    <w:rsid w:val="00BF5CCF"/>
    <w:rsid w:val="00BF5E5A"/>
    <w:rsid w:val="00BF5E96"/>
    <w:rsid w:val="00BF610B"/>
    <w:rsid w:val="00BF6134"/>
    <w:rsid w:val="00BF6382"/>
    <w:rsid w:val="00BF65D6"/>
    <w:rsid w:val="00BF6616"/>
    <w:rsid w:val="00BF66D4"/>
    <w:rsid w:val="00BF67B2"/>
    <w:rsid w:val="00BF6898"/>
    <w:rsid w:val="00BF6BE8"/>
    <w:rsid w:val="00BF6C04"/>
    <w:rsid w:val="00BF6C36"/>
    <w:rsid w:val="00BF6C62"/>
    <w:rsid w:val="00BF707F"/>
    <w:rsid w:val="00BF7208"/>
    <w:rsid w:val="00BF7223"/>
    <w:rsid w:val="00BF7300"/>
    <w:rsid w:val="00BF736A"/>
    <w:rsid w:val="00BF736D"/>
    <w:rsid w:val="00BF74D0"/>
    <w:rsid w:val="00BF767F"/>
    <w:rsid w:val="00BF76F3"/>
    <w:rsid w:val="00BF77A3"/>
    <w:rsid w:val="00BF77BA"/>
    <w:rsid w:val="00BF77F3"/>
    <w:rsid w:val="00BF7821"/>
    <w:rsid w:val="00BF78AE"/>
    <w:rsid w:val="00BF7A9C"/>
    <w:rsid w:val="00BF7AF8"/>
    <w:rsid w:val="00BF7B0C"/>
    <w:rsid w:val="00BF7BA7"/>
    <w:rsid w:val="00BF7CF2"/>
    <w:rsid w:val="00BF7ECB"/>
    <w:rsid w:val="00BF7EF7"/>
    <w:rsid w:val="00BF7EF9"/>
    <w:rsid w:val="00BF7F45"/>
    <w:rsid w:val="00BF7F69"/>
    <w:rsid w:val="00BF7FA0"/>
    <w:rsid w:val="00C00058"/>
    <w:rsid w:val="00C000C2"/>
    <w:rsid w:val="00C0014E"/>
    <w:rsid w:val="00C0019C"/>
    <w:rsid w:val="00C0019F"/>
    <w:rsid w:val="00C001D3"/>
    <w:rsid w:val="00C002B1"/>
    <w:rsid w:val="00C003C9"/>
    <w:rsid w:val="00C003F1"/>
    <w:rsid w:val="00C0042D"/>
    <w:rsid w:val="00C00455"/>
    <w:rsid w:val="00C00471"/>
    <w:rsid w:val="00C0050B"/>
    <w:rsid w:val="00C005A4"/>
    <w:rsid w:val="00C005C4"/>
    <w:rsid w:val="00C00633"/>
    <w:rsid w:val="00C006AB"/>
    <w:rsid w:val="00C0076D"/>
    <w:rsid w:val="00C0079D"/>
    <w:rsid w:val="00C00815"/>
    <w:rsid w:val="00C00845"/>
    <w:rsid w:val="00C0088C"/>
    <w:rsid w:val="00C0089C"/>
    <w:rsid w:val="00C008C9"/>
    <w:rsid w:val="00C0091F"/>
    <w:rsid w:val="00C0094C"/>
    <w:rsid w:val="00C00AF9"/>
    <w:rsid w:val="00C00B2D"/>
    <w:rsid w:val="00C00B8C"/>
    <w:rsid w:val="00C00BEE"/>
    <w:rsid w:val="00C00C2D"/>
    <w:rsid w:val="00C00CCD"/>
    <w:rsid w:val="00C00D54"/>
    <w:rsid w:val="00C00D61"/>
    <w:rsid w:val="00C00DDA"/>
    <w:rsid w:val="00C00E40"/>
    <w:rsid w:val="00C00F47"/>
    <w:rsid w:val="00C00F91"/>
    <w:rsid w:val="00C00FDF"/>
    <w:rsid w:val="00C0107A"/>
    <w:rsid w:val="00C010B2"/>
    <w:rsid w:val="00C010D7"/>
    <w:rsid w:val="00C011AE"/>
    <w:rsid w:val="00C011ED"/>
    <w:rsid w:val="00C01228"/>
    <w:rsid w:val="00C01238"/>
    <w:rsid w:val="00C0141B"/>
    <w:rsid w:val="00C014AE"/>
    <w:rsid w:val="00C014E4"/>
    <w:rsid w:val="00C01748"/>
    <w:rsid w:val="00C017EE"/>
    <w:rsid w:val="00C018E2"/>
    <w:rsid w:val="00C01912"/>
    <w:rsid w:val="00C01BF2"/>
    <w:rsid w:val="00C01C3A"/>
    <w:rsid w:val="00C01DB5"/>
    <w:rsid w:val="00C01DE1"/>
    <w:rsid w:val="00C01E45"/>
    <w:rsid w:val="00C01E4B"/>
    <w:rsid w:val="00C01E51"/>
    <w:rsid w:val="00C021DA"/>
    <w:rsid w:val="00C0228F"/>
    <w:rsid w:val="00C022D8"/>
    <w:rsid w:val="00C022E3"/>
    <w:rsid w:val="00C02508"/>
    <w:rsid w:val="00C0251F"/>
    <w:rsid w:val="00C02638"/>
    <w:rsid w:val="00C026AF"/>
    <w:rsid w:val="00C0274C"/>
    <w:rsid w:val="00C0288F"/>
    <w:rsid w:val="00C02B05"/>
    <w:rsid w:val="00C02B67"/>
    <w:rsid w:val="00C02BA2"/>
    <w:rsid w:val="00C02C2F"/>
    <w:rsid w:val="00C02C33"/>
    <w:rsid w:val="00C02CC7"/>
    <w:rsid w:val="00C02E2D"/>
    <w:rsid w:val="00C02ED1"/>
    <w:rsid w:val="00C02F3E"/>
    <w:rsid w:val="00C02F47"/>
    <w:rsid w:val="00C02F62"/>
    <w:rsid w:val="00C02FA3"/>
    <w:rsid w:val="00C03096"/>
    <w:rsid w:val="00C0320D"/>
    <w:rsid w:val="00C0324B"/>
    <w:rsid w:val="00C0327F"/>
    <w:rsid w:val="00C032C3"/>
    <w:rsid w:val="00C0333C"/>
    <w:rsid w:val="00C03486"/>
    <w:rsid w:val="00C0349A"/>
    <w:rsid w:val="00C034D0"/>
    <w:rsid w:val="00C034E5"/>
    <w:rsid w:val="00C03668"/>
    <w:rsid w:val="00C036E7"/>
    <w:rsid w:val="00C03723"/>
    <w:rsid w:val="00C038C9"/>
    <w:rsid w:val="00C03946"/>
    <w:rsid w:val="00C0394F"/>
    <w:rsid w:val="00C03B9B"/>
    <w:rsid w:val="00C03C9A"/>
    <w:rsid w:val="00C03E3B"/>
    <w:rsid w:val="00C03E7A"/>
    <w:rsid w:val="00C040AA"/>
    <w:rsid w:val="00C04115"/>
    <w:rsid w:val="00C0434F"/>
    <w:rsid w:val="00C043E8"/>
    <w:rsid w:val="00C044DD"/>
    <w:rsid w:val="00C04659"/>
    <w:rsid w:val="00C046A7"/>
    <w:rsid w:val="00C0474D"/>
    <w:rsid w:val="00C0492E"/>
    <w:rsid w:val="00C04959"/>
    <w:rsid w:val="00C04B6F"/>
    <w:rsid w:val="00C04BC0"/>
    <w:rsid w:val="00C04E69"/>
    <w:rsid w:val="00C04EAB"/>
    <w:rsid w:val="00C04F44"/>
    <w:rsid w:val="00C05032"/>
    <w:rsid w:val="00C05051"/>
    <w:rsid w:val="00C050C2"/>
    <w:rsid w:val="00C051A1"/>
    <w:rsid w:val="00C05213"/>
    <w:rsid w:val="00C05280"/>
    <w:rsid w:val="00C05281"/>
    <w:rsid w:val="00C0539C"/>
    <w:rsid w:val="00C0560C"/>
    <w:rsid w:val="00C0570C"/>
    <w:rsid w:val="00C05738"/>
    <w:rsid w:val="00C058C5"/>
    <w:rsid w:val="00C058C8"/>
    <w:rsid w:val="00C058FC"/>
    <w:rsid w:val="00C05D1F"/>
    <w:rsid w:val="00C05D2A"/>
    <w:rsid w:val="00C05EBD"/>
    <w:rsid w:val="00C05EC3"/>
    <w:rsid w:val="00C0617F"/>
    <w:rsid w:val="00C0623C"/>
    <w:rsid w:val="00C062AB"/>
    <w:rsid w:val="00C066A2"/>
    <w:rsid w:val="00C067F9"/>
    <w:rsid w:val="00C06859"/>
    <w:rsid w:val="00C068D7"/>
    <w:rsid w:val="00C068F8"/>
    <w:rsid w:val="00C069CA"/>
    <w:rsid w:val="00C069FE"/>
    <w:rsid w:val="00C06A15"/>
    <w:rsid w:val="00C06C24"/>
    <w:rsid w:val="00C06CDA"/>
    <w:rsid w:val="00C0728F"/>
    <w:rsid w:val="00C072F7"/>
    <w:rsid w:val="00C07324"/>
    <w:rsid w:val="00C07422"/>
    <w:rsid w:val="00C0779D"/>
    <w:rsid w:val="00C077C1"/>
    <w:rsid w:val="00C07860"/>
    <w:rsid w:val="00C078CA"/>
    <w:rsid w:val="00C07935"/>
    <w:rsid w:val="00C07A48"/>
    <w:rsid w:val="00C07A94"/>
    <w:rsid w:val="00C07B9C"/>
    <w:rsid w:val="00C07C4C"/>
    <w:rsid w:val="00C07E94"/>
    <w:rsid w:val="00C07E9A"/>
    <w:rsid w:val="00C07F23"/>
    <w:rsid w:val="00C1002A"/>
    <w:rsid w:val="00C10164"/>
    <w:rsid w:val="00C10258"/>
    <w:rsid w:val="00C10264"/>
    <w:rsid w:val="00C10396"/>
    <w:rsid w:val="00C105A0"/>
    <w:rsid w:val="00C107BE"/>
    <w:rsid w:val="00C1082E"/>
    <w:rsid w:val="00C108AC"/>
    <w:rsid w:val="00C109B1"/>
    <w:rsid w:val="00C10AAE"/>
    <w:rsid w:val="00C10B06"/>
    <w:rsid w:val="00C10B6C"/>
    <w:rsid w:val="00C10C11"/>
    <w:rsid w:val="00C10CF6"/>
    <w:rsid w:val="00C10E47"/>
    <w:rsid w:val="00C10FE1"/>
    <w:rsid w:val="00C10FF2"/>
    <w:rsid w:val="00C11014"/>
    <w:rsid w:val="00C11021"/>
    <w:rsid w:val="00C11135"/>
    <w:rsid w:val="00C1118E"/>
    <w:rsid w:val="00C11250"/>
    <w:rsid w:val="00C112FA"/>
    <w:rsid w:val="00C113AC"/>
    <w:rsid w:val="00C11542"/>
    <w:rsid w:val="00C11547"/>
    <w:rsid w:val="00C11575"/>
    <w:rsid w:val="00C11674"/>
    <w:rsid w:val="00C11677"/>
    <w:rsid w:val="00C11719"/>
    <w:rsid w:val="00C11754"/>
    <w:rsid w:val="00C117CB"/>
    <w:rsid w:val="00C1182A"/>
    <w:rsid w:val="00C118BA"/>
    <w:rsid w:val="00C11925"/>
    <w:rsid w:val="00C11A4D"/>
    <w:rsid w:val="00C11C30"/>
    <w:rsid w:val="00C11C97"/>
    <w:rsid w:val="00C11D91"/>
    <w:rsid w:val="00C11E36"/>
    <w:rsid w:val="00C11E51"/>
    <w:rsid w:val="00C11E68"/>
    <w:rsid w:val="00C11F43"/>
    <w:rsid w:val="00C11FDB"/>
    <w:rsid w:val="00C11FF5"/>
    <w:rsid w:val="00C12059"/>
    <w:rsid w:val="00C12120"/>
    <w:rsid w:val="00C122CE"/>
    <w:rsid w:val="00C12301"/>
    <w:rsid w:val="00C12419"/>
    <w:rsid w:val="00C12444"/>
    <w:rsid w:val="00C1247C"/>
    <w:rsid w:val="00C124D7"/>
    <w:rsid w:val="00C1276C"/>
    <w:rsid w:val="00C128D2"/>
    <w:rsid w:val="00C12A3C"/>
    <w:rsid w:val="00C12A4D"/>
    <w:rsid w:val="00C12AA4"/>
    <w:rsid w:val="00C12B44"/>
    <w:rsid w:val="00C12D62"/>
    <w:rsid w:val="00C12DE7"/>
    <w:rsid w:val="00C12E4C"/>
    <w:rsid w:val="00C12E81"/>
    <w:rsid w:val="00C12E97"/>
    <w:rsid w:val="00C12FCB"/>
    <w:rsid w:val="00C12FEA"/>
    <w:rsid w:val="00C1324F"/>
    <w:rsid w:val="00C13264"/>
    <w:rsid w:val="00C13327"/>
    <w:rsid w:val="00C13384"/>
    <w:rsid w:val="00C13444"/>
    <w:rsid w:val="00C1359F"/>
    <w:rsid w:val="00C13601"/>
    <w:rsid w:val="00C136D7"/>
    <w:rsid w:val="00C1372C"/>
    <w:rsid w:val="00C137DB"/>
    <w:rsid w:val="00C137DE"/>
    <w:rsid w:val="00C13A25"/>
    <w:rsid w:val="00C13A3E"/>
    <w:rsid w:val="00C13ACD"/>
    <w:rsid w:val="00C13B5B"/>
    <w:rsid w:val="00C13B9B"/>
    <w:rsid w:val="00C13BCC"/>
    <w:rsid w:val="00C13C0B"/>
    <w:rsid w:val="00C13DF6"/>
    <w:rsid w:val="00C14015"/>
    <w:rsid w:val="00C14028"/>
    <w:rsid w:val="00C14033"/>
    <w:rsid w:val="00C141F1"/>
    <w:rsid w:val="00C14284"/>
    <w:rsid w:val="00C14394"/>
    <w:rsid w:val="00C143D5"/>
    <w:rsid w:val="00C1449F"/>
    <w:rsid w:val="00C14526"/>
    <w:rsid w:val="00C145A3"/>
    <w:rsid w:val="00C14796"/>
    <w:rsid w:val="00C147B5"/>
    <w:rsid w:val="00C14831"/>
    <w:rsid w:val="00C14873"/>
    <w:rsid w:val="00C148C5"/>
    <w:rsid w:val="00C149B9"/>
    <w:rsid w:val="00C149C5"/>
    <w:rsid w:val="00C149FB"/>
    <w:rsid w:val="00C14B09"/>
    <w:rsid w:val="00C14B3C"/>
    <w:rsid w:val="00C14B50"/>
    <w:rsid w:val="00C14C27"/>
    <w:rsid w:val="00C14C6A"/>
    <w:rsid w:val="00C14C81"/>
    <w:rsid w:val="00C14C88"/>
    <w:rsid w:val="00C14CF2"/>
    <w:rsid w:val="00C14F6D"/>
    <w:rsid w:val="00C15002"/>
    <w:rsid w:val="00C15020"/>
    <w:rsid w:val="00C15097"/>
    <w:rsid w:val="00C15226"/>
    <w:rsid w:val="00C153D0"/>
    <w:rsid w:val="00C154A9"/>
    <w:rsid w:val="00C154B3"/>
    <w:rsid w:val="00C1553F"/>
    <w:rsid w:val="00C1555B"/>
    <w:rsid w:val="00C15615"/>
    <w:rsid w:val="00C15619"/>
    <w:rsid w:val="00C156BD"/>
    <w:rsid w:val="00C15720"/>
    <w:rsid w:val="00C157B6"/>
    <w:rsid w:val="00C157BE"/>
    <w:rsid w:val="00C157D8"/>
    <w:rsid w:val="00C15946"/>
    <w:rsid w:val="00C159C9"/>
    <w:rsid w:val="00C15A92"/>
    <w:rsid w:val="00C15AAD"/>
    <w:rsid w:val="00C15AB2"/>
    <w:rsid w:val="00C15B36"/>
    <w:rsid w:val="00C15BF1"/>
    <w:rsid w:val="00C15C6F"/>
    <w:rsid w:val="00C15D8C"/>
    <w:rsid w:val="00C15E09"/>
    <w:rsid w:val="00C15E17"/>
    <w:rsid w:val="00C15E90"/>
    <w:rsid w:val="00C15F6D"/>
    <w:rsid w:val="00C160CB"/>
    <w:rsid w:val="00C1611D"/>
    <w:rsid w:val="00C16121"/>
    <w:rsid w:val="00C1637C"/>
    <w:rsid w:val="00C163BE"/>
    <w:rsid w:val="00C16458"/>
    <w:rsid w:val="00C164D7"/>
    <w:rsid w:val="00C16523"/>
    <w:rsid w:val="00C16528"/>
    <w:rsid w:val="00C166F2"/>
    <w:rsid w:val="00C166F5"/>
    <w:rsid w:val="00C16710"/>
    <w:rsid w:val="00C167D2"/>
    <w:rsid w:val="00C168F1"/>
    <w:rsid w:val="00C169F3"/>
    <w:rsid w:val="00C16C0B"/>
    <w:rsid w:val="00C16C9A"/>
    <w:rsid w:val="00C16DA7"/>
    <w:rsid w:val="00C16DB7"/>
    <w:rsid w:val="00C16F33"/>
    <w:rsid w:val="00C16F5D"/>
    <w:rsid w:val="00C16F9B"/>
    <w:rsid w:val="00C16FB3"/>
    <w:rsid w:val="00C170BE"/>
    <w:rsid w:val="00C17107"/>
    <w:rsid w:val="00C1715D"/>
    <w:rsid w:val="00C17223"/>
    <w:rsid w:val="00C17243"/>
    <w:rsid w:val="00C172CA"/>
    <w:rsid w:val="00C172D3"/>
    <w:rsid w:val="00C172FE"/>
    <w:rsid w:val="00C17331"/>
    <w:rsid w:val="00C17446"/>
    <w:rsid w:val="00C17483"/>
    <w:rsid w:val="00C174F5"/>
    <w:rsid w:val="00C17557"/>
    <w:rsid w:val="00C175E4"/>
    <w:rsid w:val="00C1770B"/>
    <w:rsid w:val="00C17738"/>
    <w:rsid w:val="00C1775E"/>
    <w:rsid w:val="00C177CB"/>
    <w:rsid w:val="00C17851"/>
    <w:rsid w:val="00C17933"/>
    <w:rsid w:val="00C179F5"/>
    <w:rsid w:val="00C17A5F"/>
    <w:rsid w:val="00C17AD4"/>
    <w:rsid w:val="00C17B31"/>
    <w:rsid w:val="00C17C51"/>
    <w:rsid w:val="00C17E87"/>
    <w:rsid w:val="00C17F8B"/>
    <w:rsid w:val="00C20012"/>
    <w:rsid w:val="00C20031"/>
    <w:rsid w:val="00C20043"/>
    <w:rsid w:val="00C20080"/>
    <w:rsid w:val="00C20092"/>
    <w:rsid w:val="00C20095"/>
    <w:rsid w:val="00C20096"/>
    <w:rsid w:val="00C200C9"/>
    <w:rsid w:val="00C20179"/>
    <w:rsid w:val="00C20212"/>
    <w:rsid w:val="00C2022F"/>
    <w:rsid w:val="00C2034D"/>
    <w:rsid w:val="00C20373"/>
    <w:rsid w:val="00C20405"/>
    <w:rsid w:val="00C204C3"/>
    <w:rsid w:val="00C20501"/>
    <w:rsid w:val="00C20597"/>
    <w:rsid w:val="00C205C1"/>
    <w:rsid w:val="00C206B9"/>
    <w:rsid w:val="00C20A1F"/>
    <w:rsid w:val="00C20A22"/>
    <w:rsid w:val="00C20AF8"/>
    <w:rsid w:val="00C20B92"/>
    <w:rsid w:val="00C20BE8"/>
    <w:rsid w:val="00C20C28"/>
    <w:rsid w:val="00C20CEE"/>
    <w:rsid w:val="00C20E92"/>
    <w:rsid w:val="00C21004"/>
    <w:rsid w:val="00C21083"/>
    <w:rsid w:val="00C21092"/>
    <w:rsid w:val="00C21133"/>
    <w:rsid w:val="00C211B3"/>
    <w:rsid w:val="00C211E7"/>
    <w:rsid w:val="00C212BF"/>
    <w:rsid w:val="00C212E8"/>
    <w:rsid w:val="00C212F8"/>
    <w:rsid w:val="00C213AD"/>
    <w:rsid w:val="00C21458"/>
    <w:rsid w:val="00C2146A"/>
    <w:rsid w:val="00C214AE"/>
    <w:rsid w:val="00C2154D"/>
    <w:rsid w:val="00C215DC"/>
    <w:rsid w:val="00C217CD"/>
    <w:rsid w:val="00C218A6"/>
    <w:rsid w:val="00C218E2"/>
    <w:rsid w:val="00C2197E"/>
    <w:rsid w:val="00C21993"/>
    <w:rsid w:val="00C21A1E"/>
    <w:rsid w:val="00C21ABE"/>
    <w:rsid w:val="00C21BFF"/>
    <w:rsid w:val="00C21C33"/>
    <w:rsid w:val="00C21DAE"/>
    <w:rsid w:val="00C21E9B"/>
    <w:rsid w:val="00C2205E"/>
    <w:rsid w:val="00C220C9"/>
    <w:rsid w:val="00C22159"/>
    <w:rsid w:val="00C22237"/>
    <w:rsid w:val="00C22280"/>
    <w:rsid w:val="00C2248F"/>
    <w:rsid w:val="00C226AB"/>
    <w:rsid w:val="00C22800"/>
    <w:rsid w:val="00C22814"/>
    <w:rsid w:val="00C228AC"/>
    <w:rsid w:val="00C2295F"/>
    <w:rsid w:val="00C229E0"/>
    <w:rsid w:val="00C229F6"/>
    <w:rsid w:val="00C22A00"/>
    <w:rsid w:val="00C22AEE"/>
    <w:rsid w:val="00C22AFB"/>
    <w:rsid w:val="00C22B6A"/>
    <w:rsid w:val="00C22BF9"/>
    <w:rsid w:val="00C22D4D"/>
    <w:rsid w:val="00C22DAB"/>
    <w:rsid w:val="00C22E69"/>
    <w:rsid w:val="00C22E9C"/>
    <w:rsid w:val="00C22EA0"/>
    <w:rsid w:val="00C2307F"/>
    <w:rsid w:val="00C230F7"/>
    <w:rsid w:val="00C23100"/>
    <w:rsid w:val="00C2314D"/>
    <w:rsid w:val="00C23238"/>
    <w:rsid w:val="00C23295"/>
    <w:rsid w:val="00C2332E"/>
    <w:rsid w:val="00C233AD"/>
    <w:rsid w:val="00C23562"/>
    <w:rsid w:val="00C235B9"/>
    <w:rsid w:val="00C235D8"/>
    <w:rsid w:val="00C23649"/>
    <w:rsid w:val="00C23B64"/>
    <w:rsid w:val="00C23C63"/>
    <w:rsid w:val="00C23E03"/>
    <w:rsid w:val="00C23F8E"/>
    <w:rsid w:val="00C24025"/>
    <w:rsid w:val="00C24295"/>
    <w:rsid w:val="00C243E4"/>
    <w:rsid w:val="00C243EA"/>
    <w:rsid w:val="00C244EF"/>
    <w:rsid w:val="00C246CD"/>
    <w:rsid w:val="00C24745"/>
    <w:rsid w:val="00C249A0"/>
    <w:rsid w:val="00C24BCF"/>
    <w:rsid w:val="00C24CCF"/>
    <w:rsid w:val="00C24E3A"/>
    <w:rsid w:val="00C24EDE"/>
    <w:rsid w:val="00C25030"/>
    <w:rsid w:val="00C25062"/>
    <w:rsid w:val="00C251CE"/>
    <w:rsid w:val="00C25274"/>
    <w:rsid w:val="00C253AC"/>
    <w:rsid w:val="00C253EB"/>
    <w:rsid w:val="00C25584"/>
    <w:rsid w:val="00C2561F"/>
    <w:rsid w:val="00C256BA"/>
    <w:rsid w:val="00C256ED"/>
    <w:rsid w:val="00C25769"/>
    <w:rsid w:val="00C2585E"/>
    <w:rsid w:val="00C25953"/>
    <w:rsid w:val="00C25BF1"/>
    <w:rsid w:val="00C25C29"/>
    <w:rsid w:val="00C25CE8"/>
    <w:rsid w:val="00C25E5A"/>
    <w:rsid w:val="00C25EF7"/>
    <w:rsid w:val="00C25FB2"/>
    <w:rsid w:val="00C25FCB"/>
    <w:rsid w:val="00C2603C"/>
    <w:rsid w:val="00C260B0"/>
    <w:rsid w:val="00C260F4"/>
    <w:rsid w:val="00C26156"/>
    <w:rsid w:val="00C2615D"/>
    <w:rsid w:val="00C2619E"/>
    <w:rsid w:val="00C261BF"/>
    <w:rsid w:val="00C261C2"/>
    <w:rsid w:val="00C26239"/>
    <w:rsid w:val="00C2641F"/>
    <w:rsid w:val="00C26434"/>
    <w:rsid w:val="00C264B5"/>
    <w:rsid w:val="00C26521"/>
    <w:rsid w:val="00C265BC"/>
    <w:rsid w:val="00C2667F"/>
    <w:rsid w:val="00C266DD"/>
    <w:rsid w:val="00C266F8"/>
    <w:rsid w:val="00C2684F"/>
    <w:rsid w:val="00C26893"/>
    <w:rsid w:val="00C2693D"/>
    <w:rsid w:val="00C26957"/>
    <w:rsid w:val="00C26ADB"/>
    <w:rsid w:val="00C26B23"/>
    <w:rsid w:val="00C26BAD"/>
    <w:rsid w:val="00C26BC8"/>
    <w:rsid w:val="00C26C45"/>
    <w:rsid w:val="00C26D06"/>
    <w:rsid w:val="00C26D5E"/>
    <w:rsid w:val="00C26F32"/>
    <w:rsid w:val="00C26F87"/>
    <w:rsid w:val="00C26F9C"/>
    <w:rsid w:val="00C2705F"/>
    <w:rsid w:val="00C2709C"/>
    <w:rsid w:val="00C27146"/>
    <w:rsid w:val="00C2716A"/>
    <w:rsid w:val="00C271BC"/>
    <w:rsid w:val="00C271C7"/>
    <w:rsid w:val="00C2723A"/>
    <w:rsid w:val="00C272F2"/>
    <w:rsid w:val="00C2745A"/>
    <w:rsid w:val="00C2752B"/>
    <w:rsid w:val="00C27557"/>
    <w:rsid w:val="00C27647"/>
    <w:rsid w:val="00C2764D"/>
    <w:rsid w:val="00C27716"/>
    <w:rsid w:val="00C2775A"/>
    <w:rsid w:val="00C27794"/>
    <w:rsid w:val="00C277CB"/>
    <w:rsid w:val="00C27825"/>
    <w:rsid w:val="00C2783A"/>
    <w:rsid w:val="00C27913"/>
    <w:rsid w:val="00C27A0F"/>
    <w:rsid w:val="00C27D5F"/>
    <w:rsid w:val="00C27E37"/>
    <w:rsid w:val="00C27E56"/>
    <w:rsid w:val="00C30067"/>
    <w:rsid w:val="00C300FE"/>
    <w:rsid w:val="00C3015E"/>
    <w:rsid w:val="00C301ED"/>
    <w:rsid w:val="00C302C8"/>
    <w:rsid w:val="00C3031A"/>
    <w:rsid w:val="00C30338"/>
    <w:rsid w:val="00C30418"/>
    <w:rsid w:val="00C30424"/>
    <w:rsid w:val="00C30474"/>
    <w:rsid w:val="00C30493"/>
    <w:rsid w:val="00C304E3"/>
    <w:rsid w:val="00C3050B"/>
    <w:rsid w:val="00C30638"/>
    <w:rsid w:val="00C3067C"/>
    <w:rsid w:val="00C306B7"/>
    <w:rsid w:val="00C30725"/>
    <w:rsid w:val="00C30779"/>
    <w:rsid w:val="00C307AD"/>
    <w:rsid w:val="00C30A2D"/>
    <w:rsid w:val="00C30B7E"/>
    <w:rsid w:val="00C30BA4"/>
    <w:rsid w:val="00C30BB5"/>
    <w:rsid w:val="00C30C69"/>
    <w:rsid w:val="00C30C78"/>
    <w:rsid w:val="00C30C97"/>
    <w:rsid w:val="00C30CC4"/>
    <w:rsid w:val="00C30CCC"/>
    <w:rsid w:val="00C30FE8"/>
    <w:rsid w:val="00C30FEF"/>
    <w:rsid w:val="00C310B8"/>
    <w:rsid w:val="00C311D5"/>
    <w:rsid w:val="00C31291"/>
    <w:rsid w:val="00C31350"/>
    <w:rsid w:val="00C31497"/>
    <w:rsid w:val="00C314BF"/>
    <w:rsid w:val="00C31561"/>
    <w:rsid w:val="00C3168F"/>
    <w:rsid w:val="00C316C7"/>
    <w:rsid w:val="00C317BD"/>
    <w:rsid w:val="00C31835"/>
    <w:rsid w:val="00C318C3"/>
    <w:rsid w:val="00C3190D"/>
    <w:rsid w:val="00C3193D"/>
    <w:rsid w:val="00C31B0A"/>
    <w:rsid w:val="00C31B97"/>
    <w:rsid w:val="00C31CAF"/>
    <w:rsid w:val="00C31CD2"/>
    <w:rsid w:val="00C31DC0"/>
    <w:rsid w:val="00C31E63"/>
    <w:rsid w:val="00C3202B"/>
    <w:rsid w:val="00C3212E"/>
    <w:rsid w:val="00C32195"/>
    <w:rsid w:val="00C321A1"/>
    <w:rsid w:val="00C322B2"/>
    <w:rsid w:val="00C323F6"/>
    <w:rsid w:val="00C323FD"/>
    <w:rsid w:val="00C324E6"/>
    <w:rsid w:val="00C324F9"/>
    <w:rsid w:val="00C32684"/>
    <w:rsid w:val="00C32764"/>
    <w:rsid w:val="00C327DC"/>
    <w:rsid w:val="00C32845"/>
    <w:rsid w:val="00C3288B"/>
    <w:rsid w:val="00C32936"/>
    <w:rsid w:val="00C32A53"/>
    <w:rsid w:val="00C32C17"/>
    <w:rsid w:val="00C32C99"/>
    <w:rsid w:val="00C32CF3"/>
    <w:rsid w:val="00C32EB5"/>
    <w:rsid w:val="00C32F89"/>
    <w:rsid w:val="00C32FF4"/>
    <w:rsid w:val="00C3316F"/>
    <w:rsid w:val="00C3331A"/>
    <w:rsid w:val="00C333BF"/>
    <w:rsid w:val="00C333FD"/>
    <w:rsid w:val="00C3350B"/>
    <w:rsid w:val="00C336C5"/>
    <w:rsid w:val="00C3375C"/>
    <w:rsid w:val="00C33799"/>
    <w:rsid w:val="00C3397F"/>
    <w:rsid w:val="00C3398B"/>
    <w:rsid w:val="00C33D87"/>
    <w:rsid w:val="00C33D9E"/>
    <w:rsid w:val="00C33EEA"/>
    <w:rsid w:val="00C33F7A"/>
    <w:rsid w:val="00C34081"/>
    <w:rsid w:val="00C3414B"/>
    <w:rsid w:val="00C34151"/>
    <w:rsid w:val="00C341D8"/>
    <w:rsid w:val="00C341F0"/>
    <w:rsid w:val="00C34253"/>
    <w:rsid w:val="00C34323"/>
    <w:rsid w:val="00C343B4"/>
    <w:rsid w:val="00C343F0"/>
    <w:rsid w:val="00C34464"/>
    <w:rsid w:val="00C3446D"/>
    <w:rsid w:val="00C34846"/>
    <w:rsid w:val="00C348D5"/>
    <w:rsid w:val="00C348D9"/>
    <w:rsid w:val="00C34A1E"/>
    <w:rsid w:val="00C34A62"/>
    <w:rsid w:val="00C34B90"/>
    <w:rsid w:val="00C34C47"/>
    <w:rsid w:val="00C34D0E"/>
    <w:rsid w:val="00C34D4D"/>
    <w:rsid w:val="00C35092"/>
    <w:rsid w:val="00C3509A"/>
    <w:rsid w:val="00C350BC"/>
    <w:rsid w:val="00C352F8"/>
    <w:rsid w:val="00C3531F"/>
    <w:rsid w:val="00C35340"/>
    <w:rsid w:val="00C353BE"/>
    <w:rsid w:val="00C35412"/>
    <w:rsid w:val="00C3543D"/>
    <w:rsid w:val="00C356FD"/>
    <w:rsid w:val="00C357DB"/>
    <w:rsid w:val="00C35A07"/>
    <w:rsid w:val="00C35ABA"/>
    <w:rsid w:val="00C35C66"/>
    <w:rsid w:val="00C35E7A"/>
    <w:rsid w:val="00C35EB1"/>
    <w:rsid w:val="00C35EF2"/>
    <w:rsid w:val="00C35EFC"/>
    <w:rsid w:val="00C35F44"/>
    <w:rsid w:val="00C360E4"/>
    <w:rsid w:val="00C36287"/>
    <w:rsid w:val="00C36294"/>
    <w:rsid w:val="00C36297"/>
    <w:rsid w:val="00C364CF"/>
    <w:rsid w:val="00C364D8"/>
    <w:rsid w:val="00C365D2"/>
    <w:rsid w:val="00C366AC"/>
    <w:rsid w:val="00C366F9"/>
    <w:rsid w:val="00C3676B"/>
    <w:rsid w:val="00C367B4"/>
    <w:rsid w:val="00C369F3"/>
    <w:rsid w:val="00C36B61"/>
    <w:rsid w:val="00C36BA5"/>
    <w:rsid w:val="00C36BD9"/>
    <w:rsid w:val="00C36E96"/>
    <w:rsid w:val="00C36ED4"/>
    <w:rsid w:val="00C3706D"/>
    <w:rsid w:val="00C3707C"/>
    <w:rsid w:val="00C37148"/>
    <w:rsid w:val="00C371DF"/>
    <w:rsid w:val="00C371E9"/>
    <w:rsid w:val="00C373FE"/>
    <w:rsid w:val="00C37418"/>
    <w:rsid w:val="00C374A0"/>
    <w:rsid w:val="00C375B8"/>
    <w:rsid w:val="00C375EC"/>
    <w:rsid w:val="00C37650"/>
    <w:rsid w:val="00C377C7"/>
    <w:rsid w:val="00C37855"/>
    <w:rsid w:val="00C3787D"/>
    <w:rsid w:val="00C3789A"/>
    <w:rsid w:val="00C37949"/>
    <w:rsid w:val="00C37BDA"/>
    <w:rsid w:val="00C37E43"/>
    <w:rsid w:val="00C4000E"/>
    <w:rsid w:val="00C4001C"/>
    <w:rsid w:val="00C40022"/>
    <w:rsid w:val="00C40049"/>
    <w:rsid w:val="00C40068"/>
    <w:rsid w:val="00C40212"/>
    <w:rsid w:val="00C4035C"/>
    <w:rsid w:val="00C404C1"/>
    <w:rsid w:val="00C4051A"/>
    <w:rsid w:val="00C4065B"/>
    <w:rsid w:val="00C4073D"/>
    <w:rsid w:val="00C4077C"/>
    <w:rsid w:val="00C407C2"/>
    <w:rsid w:val="00C407ED"/>
    <w:rsid w:val="00C408EE"/>
    <w:rsid w:val="00C4094D"/>
    <w:rsid w:val="00C40999"/>
    <w:rsid w:val="00C40BAC"/>
    <w:rsid w:val="00C40C03"/>
    <w:rsid w:val="00C40C2D"/>
    <w:rsid w:val="00C40C4D"/>
    <w:rsid w:val="00C40D3C"/>
    <w:rsid w:val="00C41079"/>
    <w:rsid w:val="00C41432"/>
    <w:rsid w:val="00C4143E"/>
    <w:rsid w:val="00C4145B"/>
    <w:rsid w:val="00C414F2"/>
    <w:rsid w:val="00C41602"/>
    <w:rsid w:val="00C41617"/>
    <w:rsid w:val="00C419C2"/>
    <w:rsid w:val="00C419FA"/>
    <w:rsid w:val="00C41A7E"/>
    <w:rsid w:val="00C41B47"/>
    <w:rsid w:val="00C41C8D"/>
    <w:rsid w:val="00C41D03"/>
    <w:rsid w:val="00C41E20"/>
    <w:rsid w:val="00C41EF5"/>
    <w:rsid w:val="00C41FA7"/>
    <w:rsid w:val="00C41FAE"/>
    <w:rsid w:val="00C42073"/>
    <w:rsid w:val="00C420C7"/>
    <w:rsid w:val="00C4218A"/>
    <w:rsid w:val="00C42300"/>
    <w:rsid w:val="00C42370"/>
    <w:rsid w:val="00C42371"/>
    <w:rsid w:val="00C424A5"/>
    <w:rsid w:val="00C424CC"/>
    <w:rsid w:val="00C425A8"/>
    <w:rsid w:val="00C425BE"/>
    <w:rsid w:val="00C425ED"/>
    <w:rsid w:val="00C42668"/>
    <w:rsid w:val="00C42669"/>
    <w:rsid w:val="00C4282C"/>
    <w:rsid w:val="00C428D3"/>
    <w:rsid w:val="00C4292F"/>
    <w:rsid w:val="00C42969"/>
    <w:rsid w:val="00C4296B"/>
    <w:rsid w:val="00C42988"/>
    <w:rsid w:val="00C42A3B"/>
    <w:rsid w:val="00C42ACB"/>
    <w:rsid w:val="00C42C5C"/>
    <w:rsid w:val="00C42C7F"/>
    <w:rsid w:val="00C42CEB"/>
    <w:rsid w:val="00C42CF4"/>
    <w:rsid w:val="00C42D3B"/>
    <w:rsid w:val="00C42F9D"/>
    <w:rsid w:val="00C4306F"/>
    <w:rsid w:val="00C4307E"/>
    <w:rsid w:val="00C430A8"/>
    <w:rsid w:val="00C431BD"/>
    <w:rsid w:val="00C431FB"/>
    <w:rsid w:val="00C4334B"/>
    <w:rsid w:val="00C433AD"/>
    <w:rsid w:val="00C435C2"/>
    <w:rsid w:val="00C436BD"/>
    <w:rsid w:val="00C436D2"/>
    <w:rsid w:val="00C43707"/>
    <w:rsid w:val="00C43824"/>
    <w:rsid w:val="00C43998"/>
    <w:rsid w:val="00C439C2"/>
    <w:rsid w:val="00C43C43"/>
    <w:rsid w:val="00C43C73"/>
    <w:rsid w:val="00C43C7D"/>
    <w:rsid w:val="00C43C7E"/>
    <w:rsid w:val="00C43CD3"/>
    <w:rsid w:val="00C43CD8"/>
    <w:rsid w:val="00C43D25"/>
    <w:rsid w:val="00C43DEE"/>
    <w:rsid w:val="00C43DFC"/>
    <w:rsid w:val="00C43E2E"/>
    <w:rsid w:val="00C43E59"/>
    <w:rsid w:val="00C43EBA"/>
    <w:rsid w:val="00C43FFB"/>
    <w:rsid w:val="00C4409C"/>
    <w:rsid w:val="00C44131"/>
    <w:rsid w:val="00C441B3"/>
    <w:rsid w:val="00C44234"/>
    <w:rsid w:val="00C442ED"/>
    <w:rsid w:val="00C443E4"/>
    <w:rsid w:val="00C4443E"/>
    <w:rsid w:val="00C44507"/>
    <w:rsid w:val="00C445AA"/>
    <w:rsid w:val="00C44677"/>
    <w:rsid w:val="00C44695"/>
    <w:rsid w:val="00C446A1"/>
    <w:rsid w:val="00C446C0"/>
    <w:rsid w:val="00C4476F"/>
    <w:rsid w:val="00C44772"/>
    <w:rsid w:val="00C447C1"/>
    <w:rsid w:val="00C44A09"/>
    <w:rsid w:val="00C44A18"/>
    <w:rsid w:val="00C44A8B"/>
    <w:rsid w:val="00C44ACF"/>
    <w:rsid w:val="00C44B7D"/>
    <w:rsid w:val="00C44B81"/>
    <w:rsid w:val="00C44D61"/>
    <w:rsid w:val="00C44DB0"/>
    <w:rsid w:val="00C44E10"/>
    <w:rsid w:val="00C44EFC"/>
    <w:rsid w:val="00C451B9"/>
    <w:rsid w:val="00C4523F"/>
    <w:rsid w:val="00C452AE"/>
    <w:rsid w:val="00C452D6"/>
    <w:rsid w:val="00C452FC"/>
    <w:rsid w:val="00C45408"/>
    <w:rsid w:val="00C4556D"/>
    <w:rsid w:val="00C4559C"/>
    <w:rsid w:val="00C45632"/>
    <w:rsid w:val="00C45643"/>
    <w:rsid w:val="00C457D7"/>
    <w:rsid w:val="00C45AE5"/>
    <w:rsid w:val="00C45C4A"/>
    <w:rsid w:val="00C45C80"/>
    <w:rsid w:val="00C45CF7"/>
    <w:rsid w:val="00C45DD5"/>
    <w:rsid w:val="00C45E39"/>
    <w:rsid w:val="00C45E53"/>
    <w:rsid w:val="00C45F45"/>
    <w:rsid w:val="00C45F72"/>
    <w:rsid w:val="00C45FEA"/>
    <w:rsid w:val="00C4601F"/>
    <w:rsid w:val="00C46060"/>
    <w:rsid w:val="00C4606B"/>
    <w:rsid w:val="00C463D5"/>
    <w:rsid w:val="00C464B8"/>
    <w:rsid w:val="00C465F6"/>
    <w:rsid w:val="00C466CC"/>
    <w:rsid w:val="00C466DC"/>
    <w:rsid w:val="00C46882"/>
    <w:rsid w:val="00C468CF"/>
    <w:rsid w:val="00C46A04"/>
    <w:rsid w:val="00C46A0C"/>
    <w:rsid w:val="00C46A21"/>
    <w:rsid w:val="00C46A5E"/>
    <w:rsid w:val="00C46AFE"/>
    <w:rsid w:val="00C46C2E"/>
    <w:rsid w:val="00C46D7B"/>
    <w:rsid w:val="00C46DAE"/>
    <w:rsid w:val="00C46DB8"/>
    <w:rsid w:val="00C46DBE"/>
    <w:rsid w:val="00C46EF6"/>
    <w:rsid w:val="00C470A2"/>
    <w:rsid w:val="00C4720D"/>
    <w:rsid w:val="00C472DD"/>
    <w:rsid w:val="00C47302"/>
    <w:rsid w:val="00C47322"/>
    <w:rsid w:val="00C47458"/>
    <w:rsid w:val="00C4747B"/>
    <w:rsid w:val="00C474AF"/>
    <w:rsid w:val="00C474C3"/>
    <w:rsid w:val="00C4750D"/>
    <w:rsid w:val="00C4755A"/>
    <w:rsid w:val="00C47562"/>
    <w:rsid w:val="00C4757B"/>
    <w:rsid w:val="00C47595"/>
    <w:rsid w:val="00C4763C"/>
    <w:rsid w:val="00C477AA"/>
    <w:rsid w:val="00C47A18"/>
    <w:rsid w:val="00C47B5A"/>
    <w:rsid w:val="00C47E45"/>
    <w:rsid w:val="00C47E5E"/>
    <w:rsid w:val="00C47E6E"/>
    <w:rsid w:val="00C47F07"/>
    <w:rsid w:val="00C47F40"/>
    <w:rsid w:val="00C50025"/>
    <w:rsid w:val="00C5037F"/>
    <w:rsid w:val="00C5040F"/>
    <w:rsid w:val="00C505B5"/>
    <w:rsid w:val="00C505CC"/>
    <w:rsid w:val="00C506BE"/>
    <w:rsid w:val="00C507A1"/>
    <w:rsid w:val="00C507B1"/>
    <w:rsid w:val="00C507D1"/>
    <w:rsid w:val="00C50844"/>
    <w:rsid w:val="00C50867"/>
    <w:rsid w:val="00C508FC"/>
    <w:rsid w:val="00C50940"/>
    <w:rsid w:val="00C50A7C"/>
    <w:rsid w:val="00C50AC9"/>
    <w:rsid w:val="00C50B79"/>
    <w:rsid w:val="00C50CFF"/>
    <w:rsid w:val="00C50D19"/>
    <w:rsid w:val="00C50EF0"/>
    <w:rsid w:val="00C50F7A"/>
    <w:rsid w:val="00C50F84"/>
    <w:rsid w:val="00C50FDC"/>
    <w:rsid w:val="00C51016"/>
    <w:rsid w:val="00C51260"/>
    <w:rsid w:val="00C5126B"/>
    <w:rsid w:val="00C51389"/>
    <w:rsid w:val="00C514B9"/>
    <w:rsid w:val="00C514CA"/>
    <w:rsid w:val="00C51574"/>
    <w:rsid w:val="00C51650"/>
    <w:rsid w:val="00C516F3"/>
    <w:rsid w:val="00C5174F"/>
    <w:rsid w:val="00C517D3"/>
    <w:rsid w:val="00C517E2"/>
    <w:rsid w:val="00C51B43"/>
    <w:rsid w:val="00C51B72"/>
    <w:rsid w:val="00C51B81"/>
    <w:rsid w:val="00C51C1F"/>
    <w:rsid w:val="00C51D25"/>
    <w:rsid w:val="00C51F27"/>
    <w:rsid w:val="00C51FDA"/>
    <w:rsid w:val="00C5200A"/>
    <w:rsid w:val="00C5207E"/>
    <w:rsid w:val="00C520C0"/>
    <w:rsid w:val="00C520F8"/>
    <w:rsid w:val="00C5222F"/>
    <w:rsid w:val="00C5224C"/>
    <w:rsid w:val="00C5235C"/>
    <w:rsid w:val="00C524BA"/>
    <w:rsid w:val="00C5253A"/>
    <w:rsid w:val="00C5258C"/>
    <w:rsid w:val="00C525E5"/>
    <w:rsid w:val="00C52620"/>
    <w:rsid w:val="00C526FF"/>
    <w:rsid w:val="00C52713"/>
    <w:rsid w:val="00C5276F"/>
    <w:rsid w:val="00C527CF"/>
    <w:rsid w:val="00C527E6"/>
    <w:rsid w:val="00C52AEE"/>
    <w:rsid w:val="00C52EC8"/>
    <w:rsid w:val="00C52F0B"/>
    <w:rsid w:val="00C52F4B"/>
    <w:rsid w:val="00C53187"/>
    <w:rsid w:val="00C532A3"/>
    <w:rsid w:val="00C532F3"/>
    <w:rsid w:val="00C533FC"/>
    <w:rsid w:val="00C53462"/>
    <w:rsid w:val="00C534B4"/>
    <w:rsid w:val="00C53624"/>
    <w:rsid w:val="00C5383F"/>
    <w:rsid w:val="00C53873"/>
    <w:rsid w:val="00C5394B"/>
    <w:rsid w:val="00C5398B"/>
    <w:rsid w:val="00C539CF"/>
    <w:rsid w:val="00C53A5A"/>
    <w:rsid w:val="00C53A7C"/>
    <w:rsid w:val="00C53ACB"/>
    <w:rsid w:val="00C53BE9"/>
    <w:rsid w:val="00C53C98"/>
    <w:rsid w:val="00C53CD4"/>
    <w:rsid w:val="00C53D52"/>
    <w:rsid w:val="00C53DBB"/>
    <w:rsid w:val="00C540E3"/>
    <w:rsid w:val="00C54106"/>
    <w:rsid w:val="00C5413F"/>
    <w:rsid w:val="00C541E1"/>
    <w:rsid w:val="00C54223"/>
    <w:rsid w:val="00C5423B"/>
    <w:rsid w:val="00C542A6"/>
    <w:rsid w:val="00C542A7"/>
    <w:rsid w:val="00C54301"/>
    <w:rsid w:val="00C54407"/>
    <w:rsid w:val="00C544B1"/>
    <w:rsid w:val="00C5452F"/>
    <w:rsid w:val="00C545E6"/>
    <w:rsid w:val="00C54732"/>
    <w:rsid w:val="00C5476B"/>
    <w:rsid w:val="00C54775"/>
    <w:rsid w:val="00C54918"/>
    <w:rsid w:val="00C5499F"/>
    <w:rsid w:val="00C549F8"/>
    <w:rsid w:val="00C54AA2"/>
    <w:rsid w:val="00C54AA4"/>
    <w:rsid w:val="00C54AE2"/>
    <w:rsid w:val="00C54B8A"/>
    <w:rsid w:val="00C54BEB"/>
    <w:rsid w:val="00C54C6E"/>
    <w:rsid w:val="00C54E38"/>
    <w:rsid w:val="00C55209"/>
    <w:rsid w:val="00C5528A"/>
    <w:rsid w:val="00C552B6"/>
    <w:rsid w:val="00C55389"/>
    <w:rsid w:val="00C553BB"/>
    <w:rsid w:val="00C55497"/>
    <w:rsid w:val="00C55581"/>
    <w:rsid w:val="00C555CA"/>
    <w:rsid w:val="00C55618"/>
    <w:rsid w:val="00C55693"/>
    <w:rsid w:val="00C558AA"/>
    <w:rsid w:val="00C5599C"/>
    <w:rsid w:val="00C55A7B"/>
    <w:rsid w:val="00C55C9D"/>
    <w:rsid w:val="00C55DCE"/>
    <w:rsid w:val="00C55E78"/>
    <w:rsid w:val="00C55F97"/>
    <w:rsid w:val="00C56025"/>
    <w:rsid w:val="00C560BE"/>
    <w:rsid w:val="00C56223"/>
    <w:rsid w:val="00C56282"/>
    <w:rsid w:val="00C56298"/>
    <w:rsid w:val="00C562F3"/>
    <w:rsid w:val="00C5631E"/>
    <w:rsid w:val="00C56382"/>
    <w:rsid w:val="00C563B1"/>
    <w:rsid w:val="00C563D9"/>
    <w:rsid w:val="00C565E4"/>
    <w:rsid w:val="00C5665C"/>
    <w:rsid w:val="00C56899"/>
    <w:rsid w:val="00C5694F"/>
    <w:rsid w:val="00C569CA"/>
    <w:rsid w:val="00C56A27"/>
    <w:rsid w:val="00C56A37"/>
    <w:rsid w:val="00C56C08"/>
    <w:rsid w:val="00C56E0D"/>
    <w:rsid w:val="00C56F38"/>
    <w:rsid w:val="00C5721F"/>
    <w:rsid w:val="00C5730C"/>
    <w:rsid w:val="00C57312"/>
    <w:rsid w:val="00C57387"/>
    <w:rsid w:val="00C57500"/>
    <w:rsid w:val="00C5753D"/>
    <w:rsid w:val="00C57556"/>
    <w:rsid w:val="00C5775E"/>
    <w:rsid w:val="00C577CF"/>
    <w:rsid w:val="00C5782E"/>
    <w:rsid w:val="00C57850"/>
    <w:rsid w:val="00C57973"/>
    <w:rsid w:val="00C57CBF"/>
    <w:rsid w:val="00C57D23"/>
    <w:rsid w:val="00C57E3F"/>
    <w:rsid w:val="00C57E9F"/>
    <w:rsid w:val="00C6008D"/>
    <w:rsid w:val="00C6013A"/>
    <w:rsid w:val="00C601BF"/>
    <w:rsid w:val="00C60217"/>
    <w:rsid w:val="00C602E4"/>
    <w:rsid w:val="00C602ED"/>
    <w:rsid w:val="00C6034D"/>
    <w:rsid w:val="00C6036E"/>
    <w:rsid w:val="00C60663"/>
    <w:rsid w:val="00C60667"/>
    <w:rsid w:val="00C606E2"/>
    <w:rsid w:val="00C6081D"/>
    <w:rsid w:val="00C60893"/>
    <w:rsid w:val="00C6092E"/>
    <w:rsid w:val="00C60936"/>
    <w:rsid w:val="00C6096D"/>
    <w:rsid w:val="00C60A33"/>
    <w:rsid w:val="00C60AAB"/>
    <w:rsid w:val="00C60C61"/>
    <w:rsid w:val="00C60DD4"/>
    <w:rsid w:val="00C60E6A"/>
    <w:rsid w:val="00C60F09"/>
    <w:rsid w:val="00C60F8E"/>
    <w:rsid w:val="00C611C7"/>
    <w:rsid w:val="00C61234"/>
    <w:rsid w:val="00C612DB"/>
    <w:rsid w:val="00C612E0"/>
    <w:rsid w:val="00C613B9"/>
    <w:rsid w:val="00C61440"/>
    <w:rsid w:val="00C614D4"/>
    <w:rsid w:val="00C614E4"/>
    <w:rsid w:val="00C615F6"/>
    <w:rsid w:val="00C61604"/>
    <w:rsid w:val="00C616CB"/>
    <w:rsid w:val="00C61805"/>
    <w:rsid w:val="00C61814"/>
    <w:rsid w:val="00C618D8"/>
    <w:rsid w:val="00C6192A"/>
    <w:rsid w:val="00C61A84"/>
    <w:rsid w:val="00C61B42"/>
    <w:rsid w:val="00C61B4F"/>
    <w:rsid w:val="00C61C5F"/>
    <w:rsid w:val="00C61CD8"/>
    <w:rsid w:val="00C61F09"/>
    <w:rsid w:val="00C61FBC"/>
    <w:rsid w:val="00C61FFF"/>
    <w:rsid w:val="00C6224C"/>
    <w:rsid w:val="00C62258"/>
    <w:rsid w:val="00C62273"/>
    <w:rsid w:val="00C6238D"/>
    <w:rsid w:val="00C623B8"/>
    <w:rsid w:val="00C623CF"/>
    <w:rsid w:val="00C624C0"/>
    <w:rsid w:val="00C624C6"/>
    <w:rsid w:val="00C62593"/>
    <w:rsid w:val="00C626C1"/>
    <w:rsid w:val="00C6285E"/>
    <w:rsid w:val="00C628C0"/>
    <w:rsid w:val="00C629BC"/>
    <w:rsid w:val="00C62A12"/>
    <w:rsid w:val="00C62A6A"/>
    <w:rsid w:val="00C62CA4"/>
    <w:rsid w:val="00C62CD9"/>
    <w:rsid w:val="00C62CE4"/>
    <w:rsid w:val="00C62CE7"/>
    <w:rsid w:val="00C62E3F"/>
    <w:rsid w:val="00C62F2E"/>
    <w:rsid w:val="00C6305B"/>
    <w:rsid w:val="00C6313B"/>
    <w:rsid w:val="00C63187"/>
    <w:rsid w:val="00C631B1"/>
    <w:rsid w:val="00C6324A"/>
    <w:rsid w:val="00C63265"/>
    <w:rsid w:val="00C63307"/>
    <w:rsid w:val="00C6338E"/>
    <w:rsid w:val="00C63414"/>
    <w:rsid w:val="00C63470"/>
    <w:rsid w:val="00C63619"/>
    <w:rsid w:val="00C63645"/>
    <w:rsid w:val="00C636AB"/>
    <w:rsid w:val="00C6379D"/>
    <w:rsid w:val="00C6383C"/>
    <w:rsid w:val="00C63902"/>
    <w:rsid w:val="00C639FF"/>
    <w:rsid w:val="00C63A09"/>
    <w:rsid w:val="00C63C6A"/>
    <w:rsid w:val="00C63CAF"/>
    <w:rsid w:val="00C63D95"/>
    <w:rsid w:val="00C63E66"/>
    <w:rsid w:val="00C63FC1"/>
    <w:rsid w:val="00C63FC8"/>
    <w:rsid w:val="00C6410F"/>
    <w:rsid w:val="00C64289"/>
    <w:rsid w:val="00C64375"/>
    <w:rsid w:val="00C64417"/>
    <w:rsid w:val="00C644E3"/>
    <w:rsid w:val="00C644F5"/>
    <w:rsid w:val="00C6458C"/>
    <w:rsid w:val="00C64830"/>
    <w:rsid w:val="00C648D1"/>
    <w:rsid w:val="00C648E7"/>
    <w:rsid w:val="00C648FD"/>
    <w:rsid w:val="00C64910"/>
    <w:rsid w:val="00C64950"/>
    <w:rsid w:val="00C64A1F"/>
    <w:rsid w:val="00C64AC3"/>
    <w:rsid w:val="00C64B1A"/>
    <w:rsid w:val="00C64B32"/>
    <w:rsid w:val="00C64C16"/>
    <w:rsid w:val="00C64C22"/>
    <w:rsid w:val="00C64C7F"/>
    <w:rsid w:val="00C64D1F"/>
    <w:rsid w:val="00C64D57"/>
    <w:rsid w:val="00C64DE6"/>
    <w:rsid w:val="00C65062"/>
    <w:rsid w:val="00C651EE"/>
    <w:rsid w:val="00C65219"/>
    <w:rsid w:val="00C65223"/>
    <w:rsid w:val="00C65242"/>
    <w:rsid w:val="00C6527B"/>
    <w:rsid w:val="00C65282"/>
    <w:rsid w:val="00C65330"/>
    <w:rsid w:val="00C6535C"/>
    <w:rsid w:val="00C65516"/>
    <w:rsid w:val="00C656C8"/>
    <w:rsid w:val="00C6571D"/>
    <w:rsid w:val="00C65999"/>
    <w:rsid w:val="00C659A0"/>
    <w:rsid w:val="00C659E1"/>
    <w:rsid w:val="00C65A63"/>
    <w:rsid w:val="00C65A80"/>
    <w:rsid w:val="00C65B65"/>
    <w:rsid w:val="00C65BC2"/>
    <w:rsid w:val="00C65CA0"/>
    <w:rsid w:val="00C65CAA"/>
    <w:rsid w:val="00C65CF5"/>
    <w:rsid w:val="00C65D36"/>
    <w:rsid w:val="00C65D66"/>
    <w:rsid w:val="00C65F25"/>
    <w:rsid w:val="00C6604B"/>
    <w:rsid w:val="00C66069"/>
    <w:rsid w:val="00C660B6"/>
    <w:rsid w:val="00C66136"/>
    <w:rsid w:val="00C66198"/>
    <w:rsid w:val="00C661EA"/>
    <w:rsid w:val="00C66229"/>
    <w:rsid w:val="00C6631F"/>
    <w:rsid w:val="00C66460"/>
    <w:rsid w:val="00C664C8"/>
    <w:rsid w:val="00C664DC"/>
    <w:rsid w:val="00C665BA"/>
    <w:rsid w:val="00C665FC"/>
    <w:rsid w:val="00C6660D"/>
    <w:rsid w:val="00C66630"/>
    <w:rsid w:val="00C66859"/>
    <w:rsid w:val="00C66891"/>
    <w:rsid w:val="00C66988"/>
    <w:rsid w:val="00C66B46"/>
    <w:rsid w:val="00C66B8E"/>
    <w:rsid w:val="00C66C16"/>
    <w:rsid w:val="00C66C98"/>
    <w:rsid w:val="00C66CAE"/>
    <w:rsid w:val="00C66CDB"/>
    <w:rsid w:val="00C66D5B"/>
    <w:rsid w:val="00C66D89"/>
    <w:rsid w:val="00C66E4D"/>
    <w:rsid w:val="00C66F69"/>
    <w:rsid w:val="00C67296"/>
    <w:rsid w:val="00C673D0"/>
    <w:rsid w:val="00C6750C"/>
    <w:rsid w:val="00C67588"/>
    <w:rsid w:val="00C675D7"/>
    <w:rsid w:val="00C676EB"/>
    <w:rsid w:val="00C676FE"/>
    <w:rsid w:val="00C6771C"/>
    <w:rsid w:val="00C6788D"/>
    <w:rsid w:val="00C67B37"/>
    <w:rsid w:val="00C67B4F"/>
    <w:rsid w:val="00C67B61"/>
    <w:rsid w:val="00C67C2F"/>
    <w:rsid w:val="00C67C72"/>
    <w:rsid w:val="00C67C7A"/>
    <w:rsid w:val="00C67D7E"/>
    <w:rsid w:val="00C67E4B"/>
    <w:rsid w:val="00C67EA1"/>
    <w:rsid w:val="00C67FCD"/>
    <w:rsid w:val="00C67FF0"/>
    <w:rsid w:val="00C7005F"/>
    <w:rsid w:val="00C701F9"/>
    <w:rsid w:val="00C7024F"/>
    <w:rsid w:val="00C705C0"/>
    <w:rsid w:val="00C70619"/>
    <w:rsid w:val="00C70746"/>
    <w:rsid w:val="00C70765"/>
    <w:rsid w:val="00C7081F"/>
    <w:rsid w:val="00C70862"/>
    <w:rsid w:val="00C7087E"/>
    <w:rsid w:val="00C709BD"/>
    <w:rsid w:val="00C709EA"/>
    <w:rsid w:val="00C70A87"/>
    <w:rsid w:val="00C70B36"/>
    <w:rsid w:val="00C70B81"/>
    <w:rsid w:val="00C70BC1"/>
    <w:rsid w:val="00C70D19"/>
    <w:rsid w:val="00C70D9A"/>
    <w:rsid w:val="00C70DA2"/>
    <w:rsid w:val="00C70DF3"/>
    <w:rsid w:val="00C70F24"/>
    <w:rsid w:val="00C70F81"/>
    <w:rsid w:val="00C71044"/>
    <w:rsid w:val="00C71047"/>
    <w:rsid w:val="00C71056"/>
    <w:rsid w:val="00C712B6"/>
    <w:rsid w:val="00C71317"/>
    <w:rsid w:val="00C71318"/>
    <w:rsid w:val="00C713B1"/>
    <w:rsid w:val="00C713E4"/>
    <w:rsid w:val="00C71449"/>
    <w:rsid w:val="00C714A0"/>
    <w:rsid w:val="00C71587"/>
    <w:rsid w:val="00C715A7"/>
    <w:rsid w:val="00C715F0"/>
    <w:rsid w:val="00C71610"/>
    <w:rsid w:val="00C716A8"/>
    <w:rsid w:val="00C716AA"/>
    <w:rsid w:val="00C717A0"/>
    <w:rsid w:val="00C7181D"/>
    <w:rsid w:val="00C71891"/>
    <w:rsid w:val="00C71A00"/>
    <w:rsid w:val="00C71AA2"/>
    <w:rsid w:val="00C71B97"/>
    <w:rsid w:val="00C71BA6"/>
    <w:rsid w:val="00C71CA6"/>
    <w:rsid w:val="00C71CDA"/>
    <w:rsid w:val="00C71CF4"/>
    <w:rsid w:val="00C71D0F"/>
    <w:rsid w:val="00C71D2B"/>
    <w:rsid w:val="00C71D7D"/>
    <w:rsid w:val="00C71E19"/>
    <w:rsid w:val="00C71E2F"/>
    <w:rsid w:val="00C71EDA"/>
    <w:rsid w:val="00C71F52"/>
    <w:rsid w:val="00C71FDD"/>
    <w:rsid w:val="00C720EB"/>
    <w:rsid w:val="00C72148"/>
    <w:rsid w:val="00C7214B"/>
    <w:rsid w:val="00C7249D"/>
    <w:rsid w:val="00C724C9"/>
    <w:rsid w:val="00C7251C"/>
    <w:rsid w:val="00C7255A"/>
    <w:rsid w:val="00C72832"/>
    <w:rsid w:val="00C728FB"/>
    <w:rsid w:val="00C72942"/>
    <w:rsid w:val="00C72986"/>
    <w:rsid w:val="00C72B7C"/>
    <w:rsid w:val="00C72B96"/>
    <w:rsid w:val="00C72BA0"/>
    <w:rsid w:val="00C72BA1"/>
    <w:rsid w:val="00C72BCB"/>
    <w:rsid w:val="00C72D06"/>
    <w:rsid w:val="00C72D78"/>
    <w:rsid w:val="00C72DC5"/>
    <w:rsid w:val="00C72E1D"/>
    <w:rsid w:val="00C7300E"/>
    <w:rsid w:val="00C73249"/>
    <w:rsid w:val="00C7324C"/>
    <w:rsid w:val="00C732B0"/>
    <w:rsid w:val="00C7334D"/>
    <w:rsid w:val="00C73355"/>
    <w:rsid w:val="00C733C1"/>
    <w:rsid w:val="00C73450"/>
    <w:rsid w:val="00C734AD"/>
    <w:rsid w:val="00C7351F"/>
    <w:rsid w:val="00C73564"/>
    <w:rsid w:val="00C73605"/>
    <w:rsid w:val="00C73628"/>
    <w:rsid w:val="00C738EE"/>
    <w:rsid w:val="00C73BC2"/>
    <w:rsid w:val="00C73D81"/>
    <w:rsid w:val="00C73DF6"/>
    <w:rsid w:val="00C73DFE"/>
    <w:rsid w:val="00C73F39"/>
    <w:rsid w:val="00C73FA9"/>
    <w:rsid w:val="00C740AD"/>
    <w:rsid w:val="00C7416E"/>
    <w:rsid w:val="00C7420C"/>
    <w:rsid w:val="00C743A3"/>
    <w:rsid w:val="00C743B7"/>
    <w:rsid w:val="00C74469"/>
    <w:rsid w:val="00C74613"/>
    <w:rsid w:val="00C7464C"/>
    <w:rsid w:val="00C74672"/>
    <w:rsid w:val="00C748B6"/>
    <w:rsid w:val="00C74997"/>
    <w:rsid w:val="00C74ADC"/>
    <w:rsid w:val="00C74B36"/>
    <w:rsid w:val="00C74B5D"/>
    <w:rsid w:val="00C74BA1"/>
    <w:rsid w:val="00C74CA6"/>
    <w:rsid w:val="00C7502B"/>
    <w:rsid w:val="00C75134"/>
    <w:rsid w:val="00C75170"/>
    <w:rsid w:val="00C751A1"/>
    <w:rsid w:val="00C751FB"/>
    <w:rsid w:val="00C752E4"/>
    <w:rsid w:val="00C7538C"/>
    <w:rsid w:val="00C753F0"/>
    <w:rsid w:val="00C7540B"/>
    <w:rsid w:val="00C7543A"/>
    <w:rsid w:val="00C7544E"/>
    <w:rsid w:val="00C7549A"/>
    <w:rsid w:val="00C754D2"/>
    <w:rsid w:val="00C754EE"/>
    <w:rsid w:val="00C75591"/>
    <w:rsid w:val="00C75714"/>
    <w:rsid w:val="00C75757"/>
    <w:rsid w:val="00C7582C"/>
    <w:rsid w:val="00C75856"/>
    <w:rsid w:val="00C758A3"/>
    <w:rsid w:val="00C758B3"/>
    <w:rsid w:val="00C758C4"/>
    <w:rsid w:val="00C75916"/>
    <w:rsid w:val="00C7595B"/>
    <w:rsid w:val="00C759FC"/>
    <w:rsid w:val="00C75A03"/>
    <w:rsid w:val="00C75A52"/>
    <w:rsid w:val="00C75AA2"/>
    <w:rsid w:val="00C75B84"/>
    <w:rsid w:val="00C75CE2"/>
    <w:rsid w:val="00C75CFE"/>
    <w:rsid w:val="00C75E8D"/>
    <w:rsid w:val="00C75F68"/>
    <w:rsid w:val="00C7606D"/>
    <w:rsid w:val="00C76276"/>
    <w:rsid w:val="00C7627F"/>
    <w:rsid w:val="00C762F5"/>
    <w:rsid w:val="00C763D2"/>
    <w:rsid w:val="00C764CA"/>
    <w:rsid w:val="00C76610"/>
    <w:rsid w:val="00C76656"/>
    <w:rsid w:val="00C7665F"/>
    <w:rsid w:val="00C7669C"/>
    <w:rsid w:val="00C766B0"/>
    <w:rsid w:val="00C76705"/>
    <w:rsid w:val="00C767C3"/>
    <w:rsid w:val="00C767CB"/>
    <w:rsid w:val="00C76846"/>
    <w:rsid w:val="00C7699D"/>
    <w:rsid w:val="00C76AC7"/>
    <w:rsid w:val="00C76B03"/>
    <w:rsid w:val="00C76D3B"/>
    <w:rsid w:val="00C76DBA"/>
    <w:rsid w:val="00C76E71"/>
    <w:rsid w:val="00C76E8F"/>
    <w:rsid w:val="00C76F25"/>
    <w:rsid w:val="00C76F4E"/>
    <w:rsid w:val="00C76FD2"/>
    <w:rsid w:val="00C76FF2"/>
    <w:rsid w:val="00C77306"/>
    <w:rsid w:val="00C77339"/>
    <w:rsid w:val="00C7743F"/>
    <w:rsid w:val="00C774E1"/>
    <w:rsid w:val="00C774EA"/>
    <w:rsid w:val="00C7757E"/>
    <w:rsid w:val="00C7762B"/>
    <w:rsid w:val="00C7762F"/>
    <w:rsid w:val="00C77637"/>
    <w:rsid w:val="00C7764A"/>
    <w:rsid w:val="00C776D7"/>
    <w:rsid w:val="00C779A1"/>
    <w:rsid w:val="00C779EA"/>
    <w:rsid w:val="00C77A34"/>
    <w:rsid w:val="00C77A6A"/>
    <w:rsid w:val="00C77CB4"/>
    <w:rsid w:val="00C77D19"/>
    <w:rsid w:val="00C77DDB"/>
    <w:rsid w:val="00C77EC1"/>
    <w:rsid w:val="00C77F89"/>
    <w:rsid w:val="00C80158"/>
    <w:rsid w:val="00C801A5"/>
    <w:rsid w:val="00C8023B"/>
    <w:rsid w:val="00C80263"/>
    <w:rsid w:val="00C802E1"/>
    <w:rsid w:val="00C8036E"/>
    <w:rsid w:val="00C803C8"/>
    <w:rsid w:val="00C803D4"/>
    <w:rsid w:val="00C804DA"/>
    <w:rsid w:val="00C8052C"/>
    <w:rsid w:val="00C80543"/>
    <w:rsid w:val="00C805B1"/>
    <w:rsid w:val="00C80676"/>
    <w:rsid w:val="00C80723"/>
    <w:rsid w:val="00C807E6"/>
    <w:rsid w:val="00C8083E"/>
    <w:rsid w:val="00C8088A"/>
    <w:rsid w:val="00C80928"/>
    <w:rsid w:val="00C809A2"/>
    <w:rsid w:val="00C80B06"/>
    <w:rsid w:val="00C80B38"/>
    <w:rsid w:val="00C80B4B"/>
    <w:rsid w:val="00C80B64"/>
    <w:rsid w:val="00C80B92"/>
    <w:rsid w:val="00C80CAA"/>
    <w:rsid w:val="00C80D7E"/>
    <w:rsid w:val="00C80DD3"/>
    <w:rsid w:val="00C80DF0"/>
    <w:rsid w:val="00C80F6B"/>
    <w:rsid w:val="00C8118D"/>
    <w:rsid w:val="00C8125F"/>
    <w:rsid w:val="00C8136E"/>
    <w:rsid w:val="00C81450"/>
    <w:rsid w:val="00C8151A"/>
    <w:rsid w:val="00C815F1"/>
    <w:rsid w:val="00C8162E"/>
    <w:rsid w:val="00C81779"/>
    <w:rsid w:val="00C817E1"/>
    <w:rsid w:val="00C81817"/>
    <w:rsid w:val="00C81842"/>
    <w:rsid w:val="00C81889"/>
    <w:rsid w:val="00C819D7"/>
    <w:rsid w:val="00C81A19"/>
    <w:rsid w:val="00C81B2B"/>
    <w:rsid w:val="00C81B3A"/>
    <w:rsid w:val="00C81B8A"/>
    <w:rsid w:val="00C81BC1"/>
    <w:rsid w:val="00C81BF5"/>
    <w:rsid w:val="00C81C18"/>
    <w:rsid w:val="00C82115"/>
    <w:rsid w:val="00C82118"/>
    <w:rsid w:val="00C82158"/>
    <w:rsid w:val="00C821CB"/>
    <w:rsid w:val="00C8225E"/>
    <w:rsid w:val="00C822B6"/>
    <w:rsid w:val="00C82357"/>
    <w:rsid w:val="00C823DF"/>
    <w:rsid w:val="00C82561"/>
    <w:rsid w:val="00C826F2"/>
    <w:rsid w:val="00C8288D"/>
    <w:rsid w:val="00C8289D"/>
    <w:rsid w:val="00C8291F"/>
    <w:rsid w:val="00C82920"/>
    <w:rsid w:val="00C82ACF"/>
    <w:rsid w:val="00C82BF8"/>
    <w:rsid w:val="00C82C81"/>
    <w:rsid w:val="00C82DCC"/>
    <w:rsid w:val="00C82E55"/>
    <w:rsid w:val="00C82F2A"/>
    <w:rsid w:val="00C82FBA"/>
    <w:rsid w:val="00C82FBB"/>
    <w:rsid w:val="00C82FD0"/>
    <w:rsid w:val="00C830B5"/>
    <w:rsid w:val="00C830E9"/>
    <w:rsid w:val="00C83164"/>
    <w:rsid w:val="00C831F6"/>
    <w:rsid w:val="00C8322F"/>
    <w:rsid w:val="00C832A8"/>
    <w:rsid w:val="00C83414"/>
    <w:rsid w:val="00C8346C"/>
    <w:rsid w:val="00C834C6"/>
    <w:rsid w:val="00C835A2"/>
    <w:rsid w:val="00C835BA"/>
    <w:rsid w:val="00C83613"/>
    <w:rsid w:val="00C8387D"/>
    <w:rsid w:val="00C838CA"/>
    <w:rsid w:val="00C83991"/>
    <w:rsid w:val="00C839CF"/>
    <w:rsid w:val="00C83A69"/>
    <w:rsid w:val="00C83B18"/>
    <w:rsid w:val="00C83B4C"/>
    <w:rsid w:val="00C83FDF"/>
    <w:rsid w:val="00C840D5"/>
    <w:rsid w:val="00C842D7"/>
    <w:rsid w:val="00C843F2"/>
    <w:rsid w:val="00C84599"/>
    <w:rsid w:val="00C846E7"/>
    <w:rsid w:val="00C84719"/>
    <w:rsid w:val="00C848E9"/>
    <w:rsid w:val="00C84A01"/>
    <w:rsid w:val="00C84B99"/>
    <w:rsid w:val="00C84BC9"/>
    <w:rsid w:val="00C84C4A"/>
    <w:rsid w:val="00C84C87"/>
    <w:rsid w:val="00C84DCD"/>
    <w:rsid w:val="00C84E75"/>
    <w:rsid w:val="00C84ED8"/>
    <w:rsid w:val="00C8509C"/>
    <w:rsid w:val="00C85141"/>
    <w:rsid w:val="00C8527F"/>
    <w:rsid w:val="00C85464"/>
    <w:rsid w:val="00C85471"/>
    <w:rsid w:val="00C854F2"/>
    <w:rsid w:val="00C8554A"/>
    <w:rsid w:val="00C85590"/>
    <w:rsid w:val="00C8559F"/>
    <w:rsid w:val="00C855BD"/>
    <w:rsid w:val="00C855D5"/>
    <w:rsid w:val="00C85678"/>
    <w:rsid w:val="00C856F0"/>
    <w:rsid w:val="00C85772"/>
    <w:rsid w:val="00C8578C"/>
    <w:rsid w:val="00C857AD"/>
    <w:rsid w:val="00C858F8"/>
    <w:rsid w:val="00C859E1"/>
    <w:rsid w:val="00C85AA8"/>
    <w:rsid w:val="00C85AAD"/>
    <w:rsid w:val="00C85B4C"/>
    <w:rsid w:val="00C85BFE"/>
    <w:rsid w:val="00C85D87"/>
    <w:rsid w:val="00C85DAB"/>
    <w:rsid w:val="00C85DC3"/>
    <w:rsid w:val="00C85F96"/>
    <w:rsid w:val="00C86030"/>
    <w:rsid w:val="00C86059"/>
    <w:rsid w:val="00C8605C"/>
    <w:rsid w:val="00C86118"/>
    <w:rsid w:val="00C861B1"/>
    <w:rsid w:val="00C86324"/>
    <w:rsid w:val="00C86350"/>
    <w:rsid w:val="00C863C6"/>
    <w:rsid w:val="00C8652E"/>
    <w:rsid w:val="00C86645"/>
    <w:rsid w:val="00C8683D"/>
    <w:rsid w:val="00C86849"/>
    <w:rsid w:val="00C868A0"/>
    <w:rsid w:val="00C868EF"/>
    <w:rsid w:val="00C8693C"/>
    <w:rsid w:val="00C86A74"/>
    <w:rsid w:val="00C86AE1"/>
    <w:rsid w:val="00C86AE9"/>
    <w:rsid w:val="00C86B19"/>
    <w:rsid w:val="00C86C55"/>
    <w:rsid w:val="00C86E61"/>
    <w:rsid w:val="00C87032"/>
    <w:rsid w:val="00C871FA"/>
    <w:rsid w:val="00C872A0"/>
    <w:rsid w:val="00C873AB"/>
    <w:rsid w:val="00C873AF"/>
    <w:rsid w:val="00C87479"/>
    <w:rsid w:val="00C87683"/>
    <w:rsid w:val="00C878F3"/>
    <w:rsid w:val="00C87931"/>
    <w:rsid w:val="00C87C34"/>
    <w:rsid w:val="00C87C4C"/>
    <w:rsid w:val="00C87C5B"/>
    <w:rsid w:val="00C87CD1"/>
    <w:rsid w:val="00C87E5D"/>
    <w:rsid w:val="00C87F0C"/>
    <w:rsid w:val="00C900EC"/>
    <w:rsid w:val="00C901CA"/>
    <w:rsid w:val="00C90307"/>
    <w:rsid w:val="00C90554"/>
    <w:rsid w:val="00C905B0"/>
    <w:rsid w:val="00C905C7"/>
    <w:rsid w:val="00C9061C"/>
    <w:rsid w:val="00C90878"/>
    <w:rsid w:val="00C90A15"/>
    <w:rsid w:val="00C90DC6"/>
    <w:rsid w:val="00C90E36"/>
    <w:rsid w:val="00C90F47"/>
    <w:rsid w:val="00C90F9C"/>
    <w:rsid w:val="00C91012"/>
    <w:rsid w:val="00C91028"/>
    <w:rsid w:val="00C911F5"/>
    <w:rsid w:val="00C9123E"/>
    <w:rsid w:val="00C91252"/>
    <w:rsid w:val="00C91336"/>
    <w:rsid w:val="00C91470"/>
    <w:rsid w:val="00C914D3"/>
    <w:rsid w:val="00C91592"/>
    <w:rsid w:val="00C9162F"/>
    <w:rsid w:val="00C91778"/>
    <w:rsid w:val="00C91890"/>
    <w:rsid w:val="00C918B9"/>
    <w:rsid w:val="00C91957"/>
    <w:rsid w:val="00C91A08"/>
    <w:rsid w:val="00C91A0F"/>
    <w:rsid w:val="00C91A5E"/>
    <w:rsid w:val="00C91B79"/>
    <w:rsid w:val="00C91BB3"/>
    <w:rsid w:val="00C91BBE"/>
    <w:rsid w:val="00C91CEB"/>
    <w:rsid w:val="00C91D68"/>
    <w:rsid w:val="00C91DE7"/>
    <w:rsid w:val="00C91DEB"/>
    <w:rsid w:val="00C91E26"/>
    <w:rsid w:val="00C91E29"/>
    <w:rsid w:val="00C91E96"/>
    <w:rsid w:val="00C91EE3"/>
    <w:rsid w:val="00C92166"/>
    <w:rsid w:val="00C9218E"/>
    <w:rsid w:val="00C921DA"/>
    <w:rsid w:val="00C92230"/>
    <w:rsid w:val="00C92275"/>
    <w:rsid w:val="00C922ED"/>
    <w:rsid w:val="00C9240C"/>
    <w:rsid w:val="00C92449"/>
    <w:rsid w:val="00C924A0"/>
    <w:rsid w:val="00C925F8"/>
    <w:rsid w:val="00C92723"/>
    <w:rsid w:val="00C92766"/>
    <w:rsid w:val="00C9277B"/>
    <w:rsid w:val="00C927B5"/>
    <w:rsid w:val="00C92884"/>
    <w:rsid w:val="00C928C5"/>
    <w:rsid w:val="00C92955"/>
    <w:rsid w:val="00C92964"/>
    <w:rsid w:val="00C929D8"/>
    <w:rsid w:val="00C92C45"/>
    <w:rsid w:val="00C92C47"/>
    <w:rsid w:val="00C92D98"/>
    <w:rsid w:val="00C92E26"/>
    <w:rsid w:val="00C92F9B"/>
    <w:rsid w:val="00C93266"/>
    <w:rsid w:val="00C93297"/>
    <w:rsid w:val="00C93617"/>
    <w:rsid w:val="00C936DF"/>
    <w:rsid w:val="00C936F3"/>
    <w:rsid w:val="00C93781"/>
    <w:rsid w:val="00C93897"/>
    <w:rsid w:val="00C9394C"/>
    <w:rsid w:val="00C93977"/>
    <w:rsid w:val="00C93C1E"/>
    <w:rsid w:val="00C93E18"/>
    <w:rsid w:val="00C93F18"/>
    <w:rsid w:val="00C93F35"/>
    <w:rsid w:val="00C94052"/>
    <w:rsid w:val="00C94085"/>
    <w:rsid w:val="00C940DA"/>
    <w:rsid w:val="00C9411D"/>
    <w:rsid w:val="00C94345"/>
    <w:rsid w:val="00C94378"/>
    <w:rsid w:val="00C94408"/>
    <w:rsid w:val="00C9442C"/>
    <w:rsid w:val="00C944A0"/>
    <w:rsid w:val="00C944FB"/>
    <w:rsid w:val="00C9457C"/>
    <w:rsid w:val="00C945A3"/>
    <w:rsid w:val="00C94625"/>
    <w:rsid w:val="00C947C3"/>
    <w:rsid w:val="00C947E8"/>
    <w:rsid w:val="00C94827"/>
    <w:rsid w:val="00C948C7"/>
    <w:rsid w:val="00C9496F"/>
    <w:rsid w:val="00C94AE1"/>
    <w:rsid w:val="00C94BA0"/>
    <w:rsid w:val="00C94BD3"/>
    <w:rsid w:val="00C94C30"/>
    <w:rsid w:val="00C94D19"/>
    <w:rsid w:val="00C94DE2"/>
    <w:rsid w:val="00C94FA8"/>
    <w:rsid w:val="00C950D2"/>
    <w:rsid w:val="00C952B6"/>
    <w:rsid w:val="00C952E1"/>
    <w:rsid w:val="00C952EA"/>
    <w:rsid w:val="00C955D1"/>
    <w:rsid w:val="00C955D2"/>
    <w:rsid w:val="00C95624"/>
    <w:rsid w:val="00C95671"/>
    <w:rsid w:val="00C9567E"/>
    <w:rsid w:val="00C9574D"/>
    <w:rsid w:val="00C95861"/>
    <w:rsid w:val="00C95864"/>
    <w:rsid w:val="00C958B6"/>
    <w:rsid w:val="00C958EE"/>
    <w:rsid w:val="00C9595B"/>
    <w:rsid w:val="00C95962"/>
    <w:rsid w:val="00C95A91"/>
    <w:rsid w:val="00C95A9C"/>
    <w:rsid w:val="00C95CBF"/>
    <w:rsid w:val="00C95FA7"/>
    <w:rsid w:val="00C9602F"/>
    <w:rsid w:val="00C960DC"/>
    <w:rsid w:val="00C961E2"/>
    <w:rsid w:val="00C96236"/>
    <w:rsid w:val="00C96619"/>
    <w:rsid w:val="00C96723"/>
    <w:rsid w:val="00C967B9"/>
    <w:rsid w:val="00C96906"/>
    <w:rsid w:val="00C96966"/>
    <w:rsid w:val="00C969E7"/>
    <w:rsid w:val="00C969F1"/>
    <w:rsid w:val="00C96A52"/>
    <w:rsid w:val="00C96AF4"/>
    <w:rsid w:val="00C96C55"/>
    <w:rsid w:val="00C96D69"/>
    <w:rsid w:val="00C96E44"/>
    <w:rsid w:val="00C96E7C"/>
    <w:rsid w:val="00C96EC3"/>
    <w:rsid w:val="00C971CA"/>
    <w:rsid w:val="00C9727C"/>
    <w:rsid w:val="00C9735A"/>
    <w:rsid w:val="00C9736C"/>
    <w:rsid w:val="00C97464"/>
    <w:rsid w:val="00C9779F"/>
    <w:rsid w:val="00C977CA"/>
    <w:rsid w:val="00C97ACB"/>
    <w:rsid w:val="00C97B0F"/>
    <w:rsid w:val="00C97BDD"/>
    <w:rsid w:val="00C97CBA"/>
    <w:rsid w:val="00C97D49"/>
    <w:rsid w:val="00C97EF4"/>
    <w:rsid w:val="00C97F33"/>
    <w:rsid w:val="00CA01E1"/>
    <w:rsid w:val="00CA031D"/>
    <w:rsid w:val="00CA03E3"/>
    <w:rsid w:val="00CA0445"/>
    <w:rsid w:val="00CA04B8"/>
    <w:rsid w:val="00CA057B"/>
    <w:rsid w:val="00CA05CA"/>
    <w:rsid w:val="00CA0625"/>
    <w:rsid w:val="00CA06EA"/>
    <w:rsid w:val="00CA0884"/>
    <w:rsid w:val="00CA0910"/>
    <w:rsid w:val="00CA0ADB"/>
    <w:rsid w:val="00CA0C20"/>
    <w:rsid w:val="00CA0C91"/>
    <w:rsid w:val="00CA0CA2"/>
    <w:rsid w:val="00CA0D5B"/>
    <w:rsid w:val="00CA0D66"/>
    <w:rsid w:val="00CA0D8A"/>
    <w:rsid w:val="00CA0E92"/>
    <w:rsid w:val="00CA10E1"/>
    <w:rsid w:val="00CA1152"/>
    <w:rsid w:val="00CA1287"/>
    <w:rsid w:val="00CA139B"/>
    <w:rsid w:val="00CA148D"/>
    <w:rsid w:val="00CA1570"/>
    <w:rsid w:val="00CA15BD"/>
    <w:rsid w:val="00CA15CE"/>
    <w:rsid w:val="00CA15FF"/>
    <w:rsid w:val="00CA1659"/>
    <w:rsid w:val="00CA16C6"/>
    <w:rsid w:val="00CA1711"/>
    <w:rsid w:val="00CA1725"/>
    <w:rsid w:val="00CA182E"/>
    <w:rsid w:val="00CA1830"/>
    <w:rsid w:val="00CA18C3"/>
    <w:rsid w:val="00CA1909"/>
    <w:rsid w:val="00CA19FF"/>
    <w:rsid w:val="00CA1B1D"/>
    <w:rsid w:val="00CA1CF8"/>
    <w:rsid w:val="00CA1D5B"/>
    <w:rsid w:val="00CA1D77"/>
    <w:rsid w:val="00CA1E2E"/>
    <w:rsid w:val="00CA1E47"/>
    <w:rsid w:val="00CA1FFC"/>
    <w:rsid w:val="00CA205F"/>
    <w:rsid w:val="00CA206F"/>
    <w:rsid w:val="00CA20D3"/>
    <w:rsid w:val="00CA2137"/>
    <w:rsid w:val="00CA226B"/>
    <w:rsid w:val="00CA24A8"/>
    <w:rsid w:val="00CA24EF"/>
    <w:rsid w:val="00CA250C"/>
    <w:rsid w:val="00CA2A0D"/>
    <w:rsid w:val="00CA2A5B"/>
    <w:rsid w:val="00CA2A77"/>
    <w:rsid w:val="00CA2B7C"/>
    <w:rsid w:val="00CA2BEE"/>
    <w:rsid w:val="00CA2C6F"/>
    <w:rsid w:val="00CA2C87"/>
    <w:rsid w:val="00CA2CA7"/>
    <w:rsid w:val="00CA2DA5"/>
    <w:rsid w:val="00CA2E82"/>
    <w:rsid w:val="00CA3143"/>
    <w:rsid w:val="00CA32E6"/>
    <w:rsid w:val="00CA34BC"/>
    <w:rsid w:val="00CA3508"/>
    <w:rsid w:val="00CA37B4"/>
    <w:rsid w:val="00CA38E7"/>
    <w:rsid w:val="00CA3989"/>
    <w:rsid w:val="00CA39E1"/>
    <w:rsid w:val="00CA39EE"/>
    <w:rsid w:val="00CA3AF0"/>
    <w:rsid w:val="00CA3B11"/>
    <w:rsid w:val="00CA3CAA"/>
    <w:rsid w:val="00CA3D31"/>
    <w:rsid w:val="00CA3DDA"/>
    <w:rsid w:val="00CA3E8D"/>
    <w:rsid w:val="00CA3F25"/>
    <w:rsid w:val="00CA3FAF"/>
    <w:rsid w:val="00CA3FBC"/>
    <w:rsid w:val="00CA412E"/>
    <w:rsid w:val="00CA4188"/>
    <w:rsid w:val="00CA4485"/>
    <w:rsid w:val="00CA460C"/>
    <w:rsid w:val="00CA4682"/>
    <w:rsid w:val="00CA46F4"/>
    <w:rsid w:val="00CA48CA"/>
    <w:rsid w:val="00CA4905"/>
    <w:rsid w:val="00CA4A44"/>
    <w:rsid w:val="00CA4A64"/>
    <w:rsid w:val="00CA4D4F"/>
    <w:rsid w:val="00CA4DC5"/>
    <w:rsid w:val="00CA4E11"/>
    <w:rsid w:val="00CA4E77"/>
    <w:rsid w:val="00CA4E7C"/>
    <w:rsid w:val="00CA4EDB"/>
    <w:rsid w:val="00CA5027"/>
    <w:rsid w:val="00CA50DF"/>
    <w:rsid w:val="00CA53F7"/>
    <w:rsid w:val="00CA54F1"/>
    <w:rsid w:val="00CA550C"/>
    <w:rsid w:val="00CA550E"/>
    <w:rsid w:val="00CA5619"/>
    <w:rsid w:val="00CA5656"/>
    <w:rsid w:val="00CA56CF"/>
    <w:rsid w:val="00CA56FC"/>
    <w:rsid w:val="00CA571F"/>
    <w:rsid w:val="00CA5734"/>
    <w:rsid w:val="00CA58B8"/>
    <w:rsid w:val="00CA5BC7"/>
    <w:rsid w:val="00CA5D11"/>
    <w:rsid w:val="00CA5D13"/>
    <w:rsid w:val="00CA5DC1"/>
    <w:rsid w:val="00CA5E52"/>
    <w:rsid w:val="00CA5E58"/>
    <w:rsid w:val="00CA5E8E"/>
    <w:rsid w:val="00CA5FA9"/>
    <w:rsid w:val="00CA60A2"/>
    <w:rsid w:val="00CA6205"/>
    <w:rsid w:val="00CA629F"/>
    <w:rsid w:val="00CA647F"/>
    <w:rsid w:val="00CA64D1"/>
    <w:rsid w:val="00CA6591"/>
    <w:rsid w:val="00CA6684"/>
    <w:rsid w:val="00CA67C5"/>
    <w:rsid w:val="00CA67CD"/>
    <w:rsid w:val="00CA6927"/>
    <w:rsid w:val="00CA6A2F"/>
    <w:rsid w:val="00CA6A61"/>
    <w:rsid w:val="00CA6ACA"/>
    <w:rsid w:val="00CA6B42"/>
    <w:rsid w:val="00CA6C97"/>
    <w:rsid w:val="00CA6CFC"/>
    <w:rsid w:val="00CA6DD6"/>
    <w:rsid w:val="00CA6F5A"/>
    <w:rsid w:val="00CA6FCE"/>
    <w:rsid w:val="00CA6FD7"/>
    <w:rsid w:val="00CA6FE4"/>
    <w:rsid w:val="00CA71A7"/>
    <w:rsid w:val="00CA7328"/>
    <w:rsid w:val="00CA73DD"/>
    <w:rsid w:val="00CA7432"/>
    <w:rsid w:val="00CA7460"/>
    <w:rsid w:val="00CA75D1"/>
    <w:rsid w:val="00CA75EA"/>
    <w:rsid w:val="00CA75F2"/>
    <w:rsid w:val="00CA7745"/>
    <w:rsid w:val="00CA777D"/>
    <w:rsid w:val="00CA789E"/>
    <w:rsid w:val="00CA7927"/>
    <w:rsid w:val="00CA793A"/>
    <w:rsid w:val="00CA7954"/>
    <w:rsid w:val="00CA7991"/>
    <w:rsid w:val="00CA7994"/>
    <w:rsid w:val="00CA79B8"/>
    <w:rsid w:val="00CA79D8"/>
    <w:rsid w:val="00CA7A41"/>
    <w:rsid w:val="00CA7B61"/>
    <w:rsid w:val="00CA7B6A"/>
    <w:rsid w:val="00CA7BB2"/>
    <w:rsid w:val="00CA7BFB"/>
    <w:rsid w:val="00CA7D0C"/>
    <w:rsid w:val="00CA7D21"/>
    <w:rsid w:val="00CA7D66"/>
    <w:rsid w:val="00CA7E11"/>
    <w:rsid w:val="00CA7FFD"/>
    <w:rsid w:val="00CB052F"/>
    <w:rsid w:val="00CB0565"/>
    <w:rsid w:val="00CB070A"/>
    <w:rsid w:val="00CB0800"/>
    <w:rsid w:val="00CB0874"/>
    <w:rsid w:val="00CB08A7"/>
    <w:rsid w:val="00CB08C4"/>
    <w:rsid w:val="00CB09F1"/>
    <w:rsid w:val="00CB0A91"/>
    <w:rsid w:val="00CB0AED"/>
    <w:rsid w:val="00CB0BA5"/>
    <w:rsid w:val="00CB0C8B"/>
    <w:rsid w:val="00CB0E96"/>
    <w:rsid w:val="00CB0F90"/>
    <w:rsid w:val="00CB102E"/>
    <w:rsid w:val="00CB11D1"/>
    <w:rsid w:val="00CB11D4"/>
    <w:rsid w:val="00CB1266"/>
    <w:rsid w:val="00CB1297"/>
    <w:rsid w:val="00CB12AF"/>
    <w:rsid w:val="00CB12EA"/>
    <w:rsid w:val="00CB13E9"/>
    <w:rsid w:val="00CB1531"/>
    <w:rsid w:val="00CB1578"/>
    <w:rsid w:val="00CB1660"/>
    <w:rsid w:val="00CB1809"/>
    <w:rsid w:val="00CB1814"/>
    <w:rsid w:val="00CB1893"/>
    <w:rsid w:val="00CB18DD"/>
    <w:rsid w:val="00CB1990"/>
    <w:rsid w:val="00CB199C"/>
    <w:rsid w:val="00CB19DF"/>
    <w:rsid w:val="00CB1A55"/>
    <w:rsid w:val="00CB1AF7"/>
    <w:rsid w:val="00CB1B14"/>
    <w:rsid w:val="00CB1B76"/>
    <w:rsid w:val="00CB1BB5"/>
    <w:rsid w:val="00CB1BF2"/>
    <w:rsid w:val="00CB1C2F"/>
    <w:rsid w:val="00CB1C3F"/>
    <w:rsid w:val="00CB1C9A"/>
    <w:rsid w:val="00CB1D9E"/>
    <w:rsid w:val="00CB1DED"/>
    <w:rsid w:val="00CB1E58"/>
    <w:rsid w:val="00CB1EB8"/>
    <w:rsid w:val="00CB1F57"/>
    <w:rsid w:val="00CB1F6E"/>
    <w:rsid w:val="00CB2192"/>
    <w:rsid w:val="00CB21AC"/>
    <w:rsid w:val="00CB2355"/>
    <w:rsid w:val="00CB238C"/>
    <w:rsid w:val="00CB253F"/>
    <w:rsid w:val="00CB264A"/>
    <w:rsid w:val="00CB2667"/>
    <w:rsid w:val="00CB26B8"/>
    <w:rsid w:val="00CB2702"/>
    <w:rsid w:val="00CB2887"/>
    <w:rsid w:val="00CB291D"/>
    <w:rsid w:val="00CB2A16"/>
    <w:rsid w:val="00CB2AAA"/>
    <w:rsid w:val="00CB2AF8"/>
    <w:rsid w:val="00CB2B7D"/>
    <w:rsid w:val="00CB2BCD"/>
    <w:rsid w:val="00CB2C47"/>
    <w:rsid w:val="00CB2EF9"/>
    <w:rsid w:val="00CB2F55"/>
    <w:rsid w:val="00CB3100"/>
    <w:rsid w:val="00CB319F"/>
    <w:rsid w:val="00CB31C6"/>
    <w:rsid w:val="00CB32BD"/>
    <w:rsid w:val="00CB33AD"/>
    <w:rsid w:val="00CB33CA"/>
    <w:rsid w:val="00CB3411"/>
    <w:rsid w:val="00CB3519"/>
    <w:rsid w:val="00CB3648"/>
    <w:rsid w:val="00CB3674"/>
    <w:rsid w:val="00CB36D1"/>
    <w:rsid w:val="00CB3768"/>
    <w:rsid w:val="00CB37FF"/>
    <w:rsid w:val="00CB38F7"/>
    <w:rsid w:val="00CB3B7F"/>
    <w:rsid w:val="00CB3D02"/>
    <w:rsid w:val="00CB3D51"/>
    <w:rsid w:val="00CB3DB8"/>
    <w:rsid w:val="00CB3E21"/>
    <w:rsid w:val="00CB3E97"/>
    <w:rsid w:val="00CB3ED7"/>
    <w:rsid w:val="00CB40D9"/>
    <w:rsid w:val="00CB4267"/>
    <w:rsid w:val="00CB4402"/>
    <w:rsid w:val="00CB445D"/>
    <w:rsid w:val="00CB446E"/>
    <w:rsid w:val="00CB44A1"/>
    <w:rsid w:val="00CB44BD"/>
    <w:rsid w:val="00CB4501"/>
    <w:rsid w:val="00CB4522"/>
    <w:rsid w:val="00CB45B3"/>
    <w:rsid w:val="00CB45DF"/>
    <w:rsid w:val="00CB47E5"/>
    <w:rsid w:val="00CB490A"/>
    <w:rsid w:val="00CB493D"/>
    <w:rsid w:val="00CB4A71"/>
    <w:rsid w:val="00CB4A88"/>
    <w:rsid w:val="00CB4A8E"/>
    <w:rsid w:val="00CB4BC1"/>
    <w:rsid w:val="00CB4E2E"/>
    <w:rsid w:val="00CB4FA9"/>
    <w:rsid w:val="00CB5275"/>
    <w:rsid w:val="00CB5351"/>
    <w:rsid w:val="00CB54C9"/>
    <w:rsid w:val="00CB5638"/>
    <w:rsid w:val="00CB56E0"/>
    <w:rsid w:val="00CB58D9"/>
    <w:rsid w:val="00CB58FE"/>
    <w:rsid w:val="00CB599F"/>
    <w:rsid w:val="00CB5A26"/>
    <w:rsid w:val="00CB5A56"/>
    <w:rsid w:val="00CB5AF8"/>
    <w:rsid w:val="00CB5B28"/>
    <w:rsid w:val="00CB5B8B"/>
    <w:rsid w:val="00CB5B98"/>
    <w:rsid w:val="00CB5BCA"/>
    <w:rsid w:val="00CB5C14"/>
    <w:rsid w:val="00CB5D5A"/>
    <w:rsid w:val="00CB5E56"/>
    <w:rsid w:val="00CB5E7A"/>
    <w:rsid w:val="00CB5F2B"/>
    <w:rsid w:val="00CB5F48"/>
    <w:rsid w:val="00CB60B2"/>
    <w:rsid w:val="00CB6236"/>
    <w:rsid w:val="00CB6249"/>
    <w:rsid w:val="00CB636F"/>
    <w:rsid w:val="00CB6386"/>
    <w:rsid w:val="00CB64BD"/>
    <w:rsid w:val="00CB652F"/>
    <w:rsid w:val="00CB662E"/>
    <w:rsid w:val="00CB66A4"/>
    <w:rsid w:val="00CB6824"/>
    <w:rsid w:val="00CB682C"/>
    <w:rsid w:val="00CB6882"/>
    <w:rsid w:val="00CB6ACA"/>
    <w:rsid w:val="00CB6B7A"/>
    <w:rsid w:val="00CB6BBC"/>
    <w:rsid w:val="00CB6D0C"/>
    <w:rsid w:val="00CB6D48"/>
    <w:rsid w:val="00CB6D8E"/>
    <w:rsid w:val="00CB6DE9"/>
    <w:rsid w:val="00CB6EA9"/>
    <w:rsid w:val="00CB6EE3"/>
    <w:rsid w:val="00CB6EFE"/>
    <w:rsid w:val="00CB6F5B"/>
    <w:rsid w:val="00CB700E"/>
    <w:rsid w:val="00CB7014"/>
    <w:rsid w:val="00CB7045"/>
    <w:rsid w:val="00CB7155"/>
    <w:rsid w:val="00CB7287"/>
    <w:rsid w:val="00CB7325"/>
    <w:rsid w:val="00CB735D"/>
    <w:rsid w:val="00CB73C7"/>
    <w:rsid w:val="00CB73F0"/>
    <w:rsid w:val="00CB744D"/>
    <w:rsid w:val="00CB7716"/>
    <w:rsid w:val="00CB7833"/>
    <w:rsid w:val="00CB78B0"/>
    <w:rsid w:val="00CB7B39"/>
    <w:rsid w:val="00CB7CFA"/>
    <w:rsid w:val="00CB7D15"/>
    <w:rsid w:val="00CB7F3E"/>
    <w:rsid w:val="00CB7FF5"/>
    <w:rsid w:val="00CC00D9"/>
    <w:rsid w:val="00CC0122"/>
    <w:rsid w:val="00CC021D"/>
    <w:rsid w:val="00CC0335"/>
    <w:rsid w:val="00CC03E9"/>
    <w:rsid w:val="00CC04EC"/>
    <w:rsid w:val="00CC0563"/>
    <w:rsid w:val="00CC0852"/>
    <w:rsid w:val="00CC085D"/>
    <w:rsid w:val="00CC09C8"/>
    <w:rsid w:val="00CC09F7"/>
    <w:rsid w:val="00CC0A05"/>
    <w:rsid w:val="00CC0A0F"/>
    <w:rsid w:val="00CC0B19"/>
    <w:rsid w:val="00CC0B9C"/>
    <w:rsid w:val="00CC0BA0"/>
    <w:rsid w:val="00CC0CED"/>
    <w:rsid w:val="00CC0EBD"/>
    <w:rsid w:val="00CC0EF1"/>
    <w:rsid w:val="00CC1023"/>
    <w:rsid w:val="00CC1042"/>
    <w:rsid w:val="00CC10BD"/>
    <w:rsid w:val="00CC1109"/>
    <w:rsid w:val="00CC11D4"/>
    <w:rsid w:val="00CC120F"/>
    <w:rsid w:val="00CC13AF"/>
    <w:rsid w:val="00CC14C0"/>
    <w:rsid w:val="00CC152D"/>
    <w:rsid w:val="00CC153E"/>
    <w:rsid w:val="00CC1568"/>
    <w:rsid w:val="00CC1699"/>
    <w:rsid w:val="00CC16EA"/>
    <w:rsid w:val="00CC16FA"/>
    <w:rsid w:val="00CC181A"/>
    <w:rsid w:val="00CC1854"/>
    <w:rsid w:val="00CC1BDF"/>
    <w:rsid w:val="00CC1D9A"/>
    <w:rsid w:val="00CC1E7A"/>
    <w:rsid w:val="00CC1ECA"/>
    <w:rsid w:val="00CC1F81"/>
    <w:rsid w:val="00CC204D"/>
    <w:rsid w:val="00CC207D"/>
    <w:rsid w:val="00CC2208"/>
    <w:rsid w:val="00CC2320"/>
    <w:rsid w:val="00CC23C0"/>
    <w:rsid w:val="00CC2406"/>
    <w:rsid w:val="00CC242B"/>
    <w:rsid w:val="00CC24D8"/>
    <w:rsid w:val="00CC2535"/>
    <w:rsid w:val="00CC25CF"/>
    <w:rsid w:val="00CC269E"/>
    <w:rsid w:val="00CC27AF"/>
    <w:rsid w:val="00CC290B"/>
    <w:rsid w:val="00CC29BF"/>
    <w:rsid w:val="00CC2A55"/>
    <w:rsid w:val="00CC2A6D"/>
    <w:rsid w:val="00CC2B7F"/>
    <w:rsid w:val="00CC2B8C"/>
    <w:rsid w:val="00CC2D23"/>
    <w:rsid w:val="00CC2F10"/>
    <w:rsid w:val="00CC30CD"/>
    <w:rsid w:val="00CC312D"/>
    <w:rsid w:val="00CC32CD"/>
    <w:rsid w:val="00CC331B"/>
    <w:rsid w:val="00CC3437"/>
    <w:rsid w:val="00CC3525"/>
    <w:rsid w:val="00CC35C8"/>
    <w:rsid w:val="00CC3626"/>
    <w:rsid w:val="00CC3728"/>
    <w:rsid w:val="00CC37DA"/>
    <w:rsid w:val="00CC3952"/>
    <w:rsid w:val="00CC3A01"/>
    <w:rsid w:val="00CC3A58"/>
    <w:rsid w:val="00CC3A65"/>
    <w:rsid w:val="00CC3A71"/>
    <w:rsid w:val="00CC3B13"/>
    <w:rsid w:val="00CC3C56"/>
    <w:rsid w:val="00CC3C60"/>
    <w:rsid w:val="00CC3C93"/>
    <w:rsid w:val="00CC3CA5"/>
    <w:rsid w:val="00CC3D77"/>
    <w:rsid w:val="00CC4342"/>
    <w:rsid w:val="00CC4447"/>
    <w:rsid w:val="00CC4604"/>
    <w:rsid w:val="00CC4752"/>
    <w:rsid w:val="00CC48A1"/>
    <w:rsid w:val="00CC48B2"/>
    <w:rsid w:val="00CC48BE"/>
    <w:rsid w:val="00CC49CA"/>
    <w:rsid w:val="00CC4A18"/>
    <w:rsid w:val="00CC4B11"/>
    <w:rsid w:val="00CC4CD0"/>
    <w:rsid w:val="00CC4D01"/>
    <w:rsid w:val="00CC4EFE"/>
    <w:rsid w:val="00CC4FB9"/>
    <w:rsid w:val="00CC4FEF"/>
    <w:rsid w:val="00CC4FFC"/>
    <w:rsid w:val="00CC50A3"/>
    <w:rsid w:val="00CC511D"/>
    <w:rsid w:val="00CC511F"/>
    <w:rsid w:val="00CC513C"/>
    <w:rsid w:val="00CC520A"/>
    <w:rsid w:val="00CC5211"/>
    <w:rsid w:val="00CC52D3"/>
    <w:rsid w:val="00CC5333"/>
    <w:rsid w:val="00CC5459"/>
    <w:rsid w:val="00CC555E"/>
    <w:rsid w:val="00CC56A8"/>
    <w:rsid w:val="00CC5885"/>
    <w:rsid w:val="00CC59C4"/>
    <w:rsid w:val="00CC5A39"/>
    <w:rsid w:val="00CC5B2F"/>
    <w:rsid w:val="00CC5C02"/>
    <w:rsid w:val="00CC5E85"/>
    <w:rsid w:val="00CC5F96"/>
    <w:rsid w:val="00CC5FB1"/>
    <w:rsid w:val="00CC604A"/>
    <w:rsid w:val="00CC6137"/>
    <w:rsid w:val="00CC61DC"/>
    <w:rsid w:val="00CC6248"/>
    <w:rsid w:val="00CC6478"/>
    <w:rsid w:val="00CC64D0"/>
    <w:rsid w:val="00CC64D9"/>
    <w:rsid w:val="00CC64E6"/>
    <w:rsid w:val="00CC6827"/>
    <w:rsid w:val="00CC68F5"/>
    <w:rsid w:val="00CC697A"/>
    <w:rsid w:val="00CC6AEC"/>
    <w:rsid w:val="00CC6B9C"/>
    <w:rsid w:val="00CC6BAC"/>
    <w:rsid w:val="00CC6C1A"/>
    <w:rsid w:val="00CC6C56"/>
    <w:rsid w:val="00CC6C6C"/>
    <w:rsid w:val="00CC6D06"/>
    <w:rsid w:val="00CC6D20"/>
    <w:rsid w:val="00CC6EDC"/>
    <w:rsid w:val="00CC6EE3"/>
    <w:rsid w:val="00CC6F26"/>
    <w:rsid w:val="00CC7096"/>
    <w:rsid w:val="00CC7152"/>
    <w:rsid w:val="00CC71F4"/>
    <w:rsid w:val="00CC725B"/>
    <w:rsid w:val="00CC72B8"/>
    <w:rsid w:val="00CC74AA"/>
    <w:rsid w:val="00CC74E4"/>
    <w:rsid w:val="00CC75DD"/>
    <w:rsid w:val="00CC761B"/>
    <w:rsid w:val="00CC763E"/>
    <w:rsid w:val="00CC7802"/>
    <w:rsid w:val="00CC7805"/>
    <w:rsid w:val="00CC7818"/>
    <w:rsid w:val="00CC7820"/>
    <w:rsid w:val="00CC7BAD"/>
    <w:rsid w:val="00CC7C31"/>
    <w:rsid w:val="00CC7E7B"/>
    <w:rsid w:val="00CC7F51"/>
    <w:rsid w:val="00CD0018"/>
    <w:rsid w:val="00CD0176"/>
    <w:rsid w:val="00CD04AD"/>
    <w:rsid w:val="00CD056D"/>
    <w:rsid w:val="00CD0578"/>
    <w:rsid w:val="00CD066D"/>
    <w:rsid w:val="00CD0686"/>
    <w:rsid w:val="00CD072E"/>
    <w:rsid w:val="00CD07C8"/>
    <w:rsid w:val="00CD0901"/>
    <w:rsid w:val="00CD09BC"/>
    <w:rsid w:val="00CD0A55"/>
    <w:rsid w:val="00CD0A72"/>
    <w:rsid w:val="00CD0A76"/>
    <w:rsid w:val="00CD0B1F"/>
    <w:rsid w:val="00CD0C42"/>
    <w:rsid w:val="00CD0CBE"/>
    <w:rsid w:val="00CD0DAA"/>
    <w:rsid w:val="00CD0E1C"/>
    <w:rsid w:val="00CD0E8D"/>
    <w:rsid w:val="00CD0FAE"/>
    <w:rsid w:val="00CD0FBF"/>
    <w:rsid w:val="00CD0FE5"/>
    <w:rsid w:val="00CD103E"/>
    <w:rsid w:val="00CD10DA"/>
    <w:rsid w:val="00CD13A1"/>
    <w:rsid w:val="00CD156C"/>
    <w:rsid w:val="00CD15BF"/>
    <w:rsid w:val="00CD15F9"/>
    <w:rsid w:val="00CD1681"/>
    <w:rsid w:val="00CD175E"/>
    <w:rsid w:val="00CD182D"/>
    <w:rsid w:val="00CD1928"/>
    <w:rsid w:val="00CD197F"/>
    <w:rsid w:val="00CD1C9F"/>
    <w:rsid w:val="00CD1D07"/>
    <w:rsid w:val="00CD1D17"/>
    <w:rsid w:val="00CD1D27"/>
    <w:rsid w:val="00CD1D4D"/>
    <w:rsid w:val="00CD1DDF"/>
    <w:rsid w:val="00CD1FAB"/>
    <w:rsid w:val="00CD1FCC"/>
    <w:rsid w:val="00CD20CA"/>
    <w:rsid w:val="00CD2111"/>
    <w:rsid w:val="00CD21BB"/>
    <w:rsid w:val="00CD222E"/>
    <w:rsid w:val="00CD225D"/>
    <w:rsid w:val="00CD2274"/>
    <w:rsid w:val="00CD22D9"/>
    <w:rsid w:val="00CD2304"/>
    <w:rsid w:val="00CD23C4"/>
    <w:rsid w:val="00CD23F1"/>
    <w:rsid w:val="00CD2476"/>
    <w:rsid w:val="00CD2527"/>
    <w:rsid w:val="00CD278C"/>
    <w:rsid w:val="00CD27A1"/>
    <w:rsid w:val="00CD28CA"/>
    <w:rsid w:val="00CD28FC"/>
    <w:rsid w:val="00CD2B38"/>
    <w:rsid w:val="00CD2B42"/>
    <w:rsid w:val="00CD2B6A"/>
    <w:rsid w:val="00CD2B9A"/>
    <w:rsid w:val="00CD2BDA"/>
    <w:rsid w:val="00CD2C1B"/>
    <w:rsid w:val="00CD2C4C"/>
    <w:rsid w:val="00CD2EA5"/>
    <w:rsid w:val="00CD3054"/>
    <w:rsid w:val="00CD30B0"/>
    <w:rsid w:val="00CD30C0"/>
    <w:rsid w:val="00CD30FC"/>
    <w:rsid w:val="00CD3193"/>
    <w:rsid w:val="00CD333D"/>
    <w:rsid w:val="00CD3385"/>
    <w:rsid w:val="00CD3421"/>
    <w:rsid w:val="00CD355A"/>
    <w:rsid w:val="00CD3571"/>
    <w:rsid w:val="00CD3584"/>
    <w:rsid w:val="00CD35AE"/>
    <w:rsid w:val="00CD35BA"/>
    <w:rsid w:val="00CD365F"/>
    <w:rsid w:val="00CD3726"/>
    <w:rsid w:val="00CD373D"/>
    <w:rsid w:val="00CD37A6"/>
    <w:rsid w:val="00CD3A37"/>
    <w:rsid w:val="00CD3AED"/>
    <w:rsid w:val="00CD3B4A"/>
    <w:rsid w:val="00CD3BAA"/>
    <w:rsid w:val="00CD3BD7"/>
    <w:rsid w:val="00CD3D45"/>
    <w:rsid w:val="00CD3D64"/>
    <w:rsid w:val="00CD3D6D"/>
    <w:rsid w:val="00CD3D9F"/>
    <w:rsid w:val="00CD3EE6"/>
    <w:rsid w:val="00CD3F45"/>
    <w:rsid w:val="00CD3F4F"/>
    <w:rsid w:val="00CD4192"/>
    <w:rsid w:val="00CD41D8"/>
    <w:rsid w:val="00CD4278"/>
    <w:rsid w:val="00CD42FF"/>
    <w:rsid w:val="00CD432A"/>
    <w:rsid w:val="00CD4689"/>
    <w:rsid w:val="00CD46E2"/>
    <w:rsid w:val="00CD4973"/>
    <w:rsid w:val="00CD4984"/>
    <w:rsid w:val="00CD4AAE"/>
    <w:rsid w:val="00CD4B91"/>
    <w:rsid w:val="00CD4BC8"/>
    <w:rsid w:val="00CD4C26"/>
    <w:rsid w:val="00CD4CFD"/>
    <w:rsid w:val="00CD4D95"/>
    <w:rsid w:val="00CD4DDE"/>
    <w:rsid w:val="00CD4EC4"/>
    <w:rsid w:val="00CD51BB"/>
    <w:rsid w:val="00CD5578"/>
    <w:rsid w:val="00CD5647"/>
    <w:rsid w:val="00CD56D2"/>
    <w:rsid w:val="00CD5706"/>
    <w:rsid w:val="00CD581B"/>
    <w:rsid w:val="00CD583F"/>
    <w:rsid w:val="00CD5841"/>
    <w:rsid w:val="00CD5B90"/>
    <w:rsid w:val="00CD5B98"/>
    <w:rsid w:val="00CD5CF1"/>
    <w:rsid w:val="00CD5D88"/>
    <w:rsid w:val="00CD5E54"/>
    <w:rsid w:val="00CD5E96"/>
    <w:rsid w:val="00CD5FD1"/>
    <w:rsid w:val="00CD5FD4"/>
    <w:rsid w:val="00CD6072"/>
    <w:rsid w:val="00CD6115"/>
    <w:rsid w:val="00CD6121"/>
    <w:rsid w:val="00CD6277"/>
    <w:rsid w:val="00CD631D"/>
    <w:rsid w:val="00CD6355"/>
    <w:rsid w:val="00CD637C"/>
    <w:rsid w:val="00CD63BD"/>
    <w:rsid w:val="00CD64ED"/>
    <w:rsid w:val="00CD6560"/>
    <w:rsid w:val="00CD66DA"/>
    <w:rsid w:val="00CD672F"/>
    <w:rsid w:val="00CD674D"/>
    <w:rsid w:val="00CD67C8"/>
    <w:rsid w:val="00CD6843"/>
    <w:rsid w:val="00CD689B"/>
    <w:rsid w:val="00CD68C7"/>
    <w:rsid w:val="00CD6902"/>
    <w:rsid w:val="00CD69C1"/>
    <w:rsid w:val="00CD6A12"/>
    <w:rsid w:val="00CD6A13"/>
    <w:rsid w:val="00CD6B0E"/>
    <w:rsid w:val="00CD6B74"/>
    <w:rsid w:val="00CD6B79"/>
    <w:rsid w:val="00CD6BF5"/>
    <w:rsid w:val="00CD6D6A"/>
    <w:rsid w:val="00CD6E03"/>
    <w:rsid w:val="00CD6E92"/>
    <w:rsid w:val="00CD6F90"/>
    <w:rsid w:val="00CD701D"/>
    <w:rsid w:val="00CD7151"/>
    <w:rsid w:val="00CD7355"/>
    <w:rsid w:val="00CD73D6"/>
    <w:rsid w:val="00CD7401"/>
    <w:rsid w:val="00CD744A"/>
    <w:rsid w:val="00CD744B"/>
    <w:rsid w:val="00CD7567"/>
    <w:rsid w:val="00CD76E6"/>
    <w:rsid w:val="00CD76FB"/>
    <w:rsid w:val="00CD77CC"/>
    <w:rsid w:val="00CD7A29"/>
    <w:rsid w:val="00CD7BFC"/>
    <w:rsid w:val="00CD7C5A"/>
    <w:rsid w:val="00CD7CCB"/>
    <w:rsid w:val="00CD7D63"/>
    <w:rsid w:val="00CD7D71"/>
    <w:rsid w:val="00CD7D79"/>
    <w:rsid w:val="00CD7E85"/>
    <w:rsid w:val="00CD7EFF"/>
    <w:rsid w:val="00CD7F0B"/>
    <w:rsid w:val="00CE0057"/>
    <w:rsid w:val="00CE01B8"/>
    <w:rsid w:val="00CE02EC"/>
    <w:rsid w:val="00CE047F"/>
    <w:rsid w:val="00CE06B4"/>
    <w:rsid w:val="00CE0709"/>
    <w:rsid w:val="00CE070C"/>
    <w:rsid w:val="00CE0714"/>
    <w:rsid w:val="00CE0783"/>
    <w:rsid w:val="00CE07AA"/>
    <w:rsid w:val="00CE0816"/>
    <w:rsid w:val="00CE0833"/>
    <w:rsid w:val="00CE0994"/>
    <w:rsid w:val="00CE0B87"/>
    <w:rsid w:val="00CE0BCA"/>
    <w:rsid w:val="00CE0BEF"/>
    <w:rsid w:val="00CE0D31"/>
    <w:rsid w:val="00CE0DDD"/>
    <w:rsid w:val="00CE0EAD"/>
    <w:rsid w:val="00CE0F5C"/>
    <w:rsid w:val="00CE11F4"/>
    <w:rsid w:val="00CE1277"/>
    <w:rsid w:val="00CE1373"/>
    <w:rsid w:val="00CE1495"/>
    <w:rsid w:val="00CE1503"/>
    <w:rsid w:val="00CE1586"/>
    <w:rsid w:val="00CE15B0"/>
    <w:rsid w:val="00CE15E1"/>
    <w:rsid w:val="00CE1634"/>
    <w:rsid w:val="00CE1674"/>
    <w:rsid w:val="00CE17C7"/>
    <w:rsid w:val="00CE17F5"/>
    <w:rsid w:val="00CE180A"/>
    <w:rsid w:val="00CE1890"/>
    <w:rsid w:val="00CE1A27"/>
    <w:rsid w:val="00CE1A5B"/>
    <w:rsid w:val="00CE1A7C"/>
    <w:rsid w:val="00CE1AA1"/>
    <w:rsid w:val="00CE1B9E"/>
    <w:rsid w:val="00CE1C1E"/>
    <w:rsid w:val="00CE1D45"/>
    <w:rsid w:val="00CE1DA0"/>
    <w:rsid w:val="00CE1DFE"/>
    <w:rsid w:val="00CE1F97"/>
    <w:rsid w:val="00CE2084"/>
    <w:rsid w:val="00CE2122"/>
    <w:rsid w:val="00CE2147"/>
    <w:rsid w:val="00CE21CF"/>
    <w:rsid w:val="00CE223A"/>
    <w:rsid w:val="00CE2393"/>
    <w:rsid w:val="00CE2427"/>
    <w:rsid w:val="00CE242F"/>
    <w:rsid w:val="00CE2432"/>
    <w:rsid w:val="00CE2488"/>
    <w:rsid w:val="00CE2495"/>
    <w:rsid w:val="00CE26F1"/>
    <w:rsid w:val="00CE28AB"/>
    <w:rsid w:val="00CE28FF"/>
    <w:rsid w:val="00CE2920"/>
    <w:rsid w:val="00CE2976"/>
    <w:rsid w:val="00CE29FC"/>
    <w:rsid w:val="00CE2A6B"/>
    <w:rsid w:val="00CE2EFA"/>
    <w:rsid w:val="00CE2F02"/>
    <w:rsid w:val="00CE2F82"/>
    <w:rsid w:val="00CE2FF3"/>
    <w:rsid w:val="00CE3043"/>
    <w:rsid w:val="00CE3129"/>
    <w:rsid w:val="00CE31AF"/>
    <w:rsid w:val="00CE31D8"/>
    <w:rsid w:val="00CE3240"/>
    <w:rsid w:val="00CE340E"/>
    <w:rsid w:val="00CE345A"/>
    <w:rsid w:val="00CE35AD"/>
    <w:rsid w:val="00CE360E"/>
    <w:rsid w:val="00CE3853"/>
    <w:rsid w:val="00CE3968"/>
    <w:rsid w:val="00CE3970"/>
    <w:rsid w:val="00CE3AB3"/>
    <w:rsid w:val="00CE3ACE"/>
    <w:rsid w:val="00CE3B0C"/>
    <w:rsid w:val="00CE3B2D"/>
    <w:rsid w:val="00CE3B38"/>
    <w:rsid w:val="00CE3C34"/>
    <w:rsid w:val="00CE3C5B"/>
    <w:rsid w:val="00CE3C63"/>
    <w:rsid w:val="00CE3D58"/>
    <w:rsid w:val="00CE403D"/>
    <w:rsid w:val="00CE40E6"/>
    <w:rsid w:val="00CE4307"/>
    <w:rsid w:val="00CE433B"/>
    <w:rsid w:val="00CE43D9"/>
    <w:rsid w:val="00CE45B3"/>
    <w:rsid w:val="00CE45C8"/>
    <w:rsid w:val="00CE45E8"/>
    <w:rsid w:val="00CE4636"/>
    <w:rsid w:val="00CE47B4"/>
    <w:rsid w:val="00CE4B6A"/>
    <w:rsid w:val="00CE4B7E"/>
    <w:rsid w:val="00CE4C5C"/>
    <w:rsid w:val="00CE4D78"/>
    <w:rsid w:val="00CE4EC2"/>
    <w:rsid w:val="00CE4F20"/>
    <w:rsid w:val="00CE4F6A"/>
    <w:rsid w:val="00CE4FBF"/>
    <w:rsid w:val="00CE5085"/>
    <w:rsid w:val="00CE5151"/>
    <w:rsid w:val="00CE519B"/>
    <w:rsid w:val="00CE5209"/>
    <w:rsid w:val="00CE52B3"/>
    <w:rsid w:val="00CE536D"/>
    <w:rsid w:val="00CE558B"/>
    <w:rsid w:val="00CE55F1"/>
    <w:rsid w:val="00CE56B4"/>
    <w:rsid w:val="00CE58C0"/>
    <w:rsid w:val="00CE5995"/>
    <w:rsid w:val="00CE5A6B"/>
    <w:rsid w:val="00CE5AAD"/>
    <w:rsid w:val="00CE5BCF"/>
    <w:rsid w:val="00CE5C7E"/>
    <w:rsid w:val="00CE5CC6"/>
    <w:rsid w:val="00CE5D21"/>
    <w:rsid w:val="00CE5D8C"/>
    <w:rsid w:val="00CE5E25"/>
    <w:rsid w:val="00CE5E75"/>
    <w:rsid w:val="00CE5E94"/>
    <w:rsid w:val="00CE5F2A"/>
    <w:rsid w:val="00CE5F82"/>
    <w:rsid w:val="00CE5F9B"/>
    <w:rsid w:val="00CE6277"/>
    <w:rsid w:val="00CE62E8"/>
    <w:rsid w:val="00CE632D"/>
    <w:rsid w:val="00CE632E"/>
    <w:rsid w:val="00CE6374"/>
    <w:rsid w:val="00CE6378"/>
    <w:rsid w:val="00CE64BE"/>
    <w:rsid w:val="00CE6517"/>
    <w:rsid w:val="00CE6648"/>
    <w:rsid w:val="00CE6690"/>
    <w:rsid w:val="00CE66D5"/>
    <w:rsid w:val="00CE683B"/>
    <w:rsid w:val="00CE6911"/>
    <w:rsid w:val="00CE69AD"/>
    <w:rsid w:val="00CE6BC0"/>
    <w:rsid w:val="00CE6C7C"/>
    <w:rsid w:val="00CE6C81"/>
    <w:rsid w:val="00CE6D90"/>
    <w:rsid w:val="00CE6DF5"/>
    <w:rsid w:val="00CE6E36"/>
    <w:rsid w:val="00CE6F05"/>
    <w:rsid w:val="00CE7067"/>
    <w:rsid w:val="00CE7117"/>
    <w:rsid w:val="00CE71EA"/>
    <w:rsid w:val="00CE744A"/>
    <w:rsid w:val="00CE74E7"/>
    <w:rsid w:val="00CE74F2"/>
    <w:rsid w:val="00CE77AB"/>
    <w:rsid w:val="00CE77E0"/>
    <w:rsid w:val="00CE7A0B"/>
    <w:rsid w:val="00CE7AA9"/>
    <w:rsid w:val="00CE7B29"/>
    <w:rsid w:val="00CE7B8B"/>
    <w:rsid w:val="00CE7D02"/>
    <w:rsid w:val="00CE7D12"/>
    <w:rsid w:val="00CE7EA3"/>
    <w:rsid w:val="00CE7F08"/>
    <w:rsid w:val="00CE7FFD"/>
    <w:rsid w:val="00CF007B"/>
    <w:rsid w:val="00CF01FD"/>
    <w:rsid w:val="00CF0320"/>
    <w:rsid w:val="00CF0345"/>
    <w:rsid w:val="00CF0357"/>
    <w:rsid w:val="00CF035B"/>
    <w:rsid w:val="00CF040F"/>
    <w:rsid w:val="00CF044B"/>
    <w:rsid w:val="00CF04CD"/>
    <w:rsid w:val="00CF04DA"/>
    <w:rsid w:val="00CF04E9"/>
    <w:rsid w:val="00CF05E5"/>
    <w:rsid w:val="00CF0617"/>
    <w:rsid w:val="00CF063D"/>
    <w:rsid w:val="00CF06AC"/>
    <w:rsid w:val="00CF06E4"/>
    <w:rsid w:val="00CF0738"/>
    <w:rsid w:val="00CF079D"/>
    <w:rsid w:val="00CF07EE"/>
    <w:rsid w:val="00CF07FA"/>
    <w:rsid w:val="00CF08EE"/>
    <w:rsid w:val="00CF0992"/>
    <w:rsid w:val="00CF0A77"/>
    <w:rsid w:val="00CF0C0C"/>
    <w:rsid w:val="00CF0C0F"/>
    <w:rsid w:val="00CF0CA0"/>
    <w:rsid w:val="00CF0D06"/>
    <w:rsid w:val="00CF0DE5"/>
    <w:rsid w:val="00CF0E48"/>
    <w:rsid w:val="00CF0E6C"/>
    <w:rsid w:val="00CF0F0E"/>
    <w:rsid w:val="00CF0F33"/>
    <w:rsid w:val="00CF0F9F"/>
    <w:rsid w:val="00CF0FDA"/>
    <w:rsid w:val="00CF115D"/>
    <w:rsid w:val="00CF128D"/>
    <w:rsid w:val="00CF12C1"/>
    <w:rsid w:val="00CF13EE"/>
    <w:rsid w:val="00CF1409"/>
    <w:rsid w:val="00CF1532"/>
    <w:rsid w:val="00CF158D"/>
    <w:rsid w:val="00CF15AF"/>
    <w:rsid w:val="00CF15D4"/>
    <w:rsid w:val="00CF1758"/>
    <w:rsid w:val="00CF19B6"/>
    <w:rsid w:val="00CF1C38"/>
    <w:rsid w:val="00CF1C7E"/>
    <w:rsid w:val="00CF1CCC"/>
    <w:rsid w:val="00CF1CEA"/>
    <w:rsid w:val="00CF1D72"/>
    <w:rsid w:val="00CF1D9B"/>
    <w:rsid w:val="00CF1DC8"/>
    <w:rsid w:val="00CF1EE3"/>
    <w:rsid w:val="00CF2042"/>
    <w:rsid w:val="00CF22A5"/>
    <w:rsid w:val="00CF2356"/>
    <w:rsid w:val="00CF241C"/>
    <w:rsid w:val="00CF2518"/>
    <w:rsid w:val="00CF2608"/>
    <w:rsid w:val="00CF2661"/>
    <w:rsid w:val="00CF2779"/>
    <w:rsid w:val="00CF285F"/>
    <w:rsid w:val="00CF2A14"/>
    <w:rsid w:val="00CF2ADF"/>
    <w:rsid w:val="00CF2BC1"/>
    <w:rsid w:val="00CF2DB6"/>
    <w:rsid w:val="00CF2F9E"/>
    <w:rsid w:val="00CF30BD"/>
    <w:rsid w:val="00CF3296"/>
    <w:rsid w:val="00CF32CA"/>
    <w:rsid w:val="00CF32CB"/>
    <w:rsid w:val="00CF34C9"/>
    <w:rsid w:val="00CF361C"/>
    <w:rsid w:val="00CF3633"/>
    <w:rsid w:val="00CF3661"/>
    <w:rsid w:val="00CF3687"/>
    <w:rsid w:val="00CF371F"/>
    <w:rsid w:val="00CF3788"/>
    <w:rsid w:val="00CF37A7"/>
    <w:rsid w:val="00CF3836"/>
    <w:rsid w:val="00CF3B93"/>
    <w:rsid w:val="00CF3CFE"/>
    <w:rsid w:val="00CF3D8C"/>
    <w:rsid w:val="00CF3DAB"/>
    <w:rsid w:val="00CF3E6A"/>
    <w:rsid w:val="00CF3E7D"/>
    <w:rsid w:val="00CF3EAC"/>
    <w:rsid w:val="00CF3FD1"/>
    <w:rsid w:val="00CF420B"/>
    <w:rsid w:val="00CF4270"/>
    <w:rsid w:val="00CF4343"/>
    <w:rsid w:val="00CF43FE"/>
    <w:rsid w:val="00CF4730"/>
    <w:rsid w:val="00CF4773"/>
    <w:rsid w:val="00CF4827"/>
    <w:rsid w:val="00CF4875"/>
    <w:rsid w:val="00CF492A"/>
    <w:rsid w:val="00CF4A9D"/>
    <w:rsid w:val="00CF4CAF"/>
    <w:rsid w:val="00CF4CCB"/>
    <w:rsid w:val="00CF4E32"/>
    <w:rsid w:val="00CF4ED6"/>
    <w:rsid w:val="00CF4FD2"/>
    <w:rsid w:val="00CF5099"/>
    <w:rsid w:val="00CF5184"/>
    <w:rsid w:val="00CF521F"/>
    <w:rsid w:val="00CF528B"/>
    <w:rsid w:val="00CF5294"/>
    <w:rsid w:val="00CF5300"/>
    <w:rsid w:val="00CF54A2"/>
    <w:rsid w:val="00CF5558"/>
    <w:rsid w:val="00CF557E"/>
    <w:rsid w:val="00CF55FC"/>
    <w:rsid w:val="00CF5692"/>
    <w:rsid w:val="00CF57AF"/>
    <w:rsid w:val="00CF584C"/>
    <w:rsid w:val="00CF590D"/>
    <w:rsid w:val="00CF59C6"/>
    <w:rsid w:val="00CF5AB6"/>
    <w:rsid w:val="00CF5AD9"/>
    <w:rsid w:val="00CF5B0F"/>
    <w:rsid w:val="00CF5DE3"/>
    <w:rsid w:val="00CF60A2"/>
    <w:rsid w:val="00CF6177"/>
    <w:rsid w:val="00CF61D9"/>
    <w:rsid w:val="00CF63BA"/>
    <w:rsid w:val="00CF64F7"/>
    <w:rsid w:val="00CF655F"/>
    <w:rsid w:val="00CF66EC"/>
    <w:rsid w:val="00CF671A"/>
    <w:rsid w:val="00CF6761"/>
    <w:rsid w:val="00CF6815"/>
    <w:rsid w:val="00CF6851"/>
    <w:rsid w:val="00CF68E3"/>
    <w:rsid w:val="00CF6A26"/>
    <w:rsid w:val="00CF6AED"/>
    <w:rsid w:val="00CF6AEE"/>
    <w:rsid w:val="00CF6B33"/>
    <w:rsid w:val="00CF6C2F"/>
    <w:rsid w:val="00CF6CB5"/>
    <w:rsid w:val="00CF6D87"/>
    <w:rsid w:val="00CF6E46"/>
    <w:rsid w:val="00CF6F84"/>
    <w:rsid w:val="00CF6FCB"/>
    <w:rsid w:val="00CF7051"/>
    <w:rsid w:val="00CF71D1"/>
    <w:rsid w:val="00CF721D"/>
    <w:rsid w:val="00CF7331"/>
    <w:rsid w:val="00CF750B"/>
    <w:rsid w:val="00CF7892"/>
    <w:rsid w:val="00CF78E0"/>
    <w:rsid w:val="00CF78F9"/>
    <w:rsid w:val="00CF79F6"/>
    <w:rsid w:val="00CF7AD1"/>
    <w:rsid w:val="00CF7B89"/>
    <w:rsid w:val="00D00063"/>
    <w:rsid w:val="00D00109"/>
    <w:rsid w:val="00D0017A"/>
    <w:rsid w:val="00D00241"/>
    <w:rsid w:val="00D00334"/>
    <w:rsid w:val="00D003D5"/>
    <w:rsid w:val="00D004D1"/>
    <w:rsid w:val="00D005E0"/>
    <w:rsid w:val="00D00614"/>
    <w:rsid w:val="00D00809"/>
    <w:rsid w:val="00D008CF"/>
    <w:rsid w:val="00D00975"/>
    <w:rsid w:val="00D009F7"/>
    <w:rsid w:val="00D00AB4"/>
    <w:rsid w:val="00D00B70"/>
    <w:rsid w:val="00D00D45"/>
    <w:rsid w:val="00D00D4D"/>
    <w:rsid w:val="00D00E01"/>
    <w:rsid w:val="00D00EB1"/>
    <w:rsid w:val="00D00F82"/>
    <w:rsid w:val="00D010F3"/>
    <w:rsid w:val="00D01118"/>
    <w:rsid w:val="00D0115A"/>
    <w:rsid w:val="00D01167"/>
    <w:rsid w:val="00D0121D"/>
    <w:rsid w:val="00D012E9"/>
    <w:rsid w:val="00D0133A"/>
    <w:rsid w:val="00D01371"/>
    <w:rsid w:val="00D01378"/>
    <w:rsid w:val="00D013EE"/>
    <w:rsid w:val="00D01613"/>
    <w:rsid w:val="00D0162C"/>
    <w:rsid w:val="00D01763"/>
    <w:rsid w:val="00D017CC"/>
    <w:rsid w:val="00D018A8"/>
    <w:rsid w:val="00D01954"/>
    <w:rsid w:val="00D01BB2"/>
    <w:rsid w:val="00D01BFD"/>
    <w:rsid w:val="00D01C29"/>
    <w:rsid w:val="00D01C4E"/>
    <w:rsid w:val="00D01D7F"/>
    <w:rsid w:val="00D01F22"/>
    <w:rsid w:val="00D01F7C"/>
    <w:rsid w:val="00D01FA6"/>
    <w:rsid w:val="00D01FEC"/>
    <w:rsid w:val="00D0200E"/>
    <w:rsid w:val="00D0203E"/>
    <w:rsid w:val="00D02094"/>
    <w:rsid w:val="00D02143"/>
    <w:rsid w:val="00D0218C"/>
    <w:rsid w:val="00D021CD"/>
    <w:rsid w:val="00D021EB"/>
    <w:rsid w:val="00D0221B"/>
    <w:rsid w:val="00D0233C"/>
    <w:rsid w:val="00D02428"/>
    <w:rsid w:val="00D0246B"/>
    <w:rsid w:val="00D02672"/>
    <w:rsid w:val="00D0273D"/>
    <w:rsid w:val="00D02743"/>
    <w:rsid w:val="00D027FE"/>
    <w:rsid w:val="00D02807"/>
    <w:rsid w:val="00D02872"/>
    <w:rsid w:val="00D02AAC"/>
    <w:rsid w:val="00D02E7E"/>
    <w:rsid w:val="00D02EAB"/>
    <w:rsid w:val="00D02F00"/>
    <w:rsid w:val="00D02F0A"/>
    <w:rsid w:val="00D02F3B"/>
    <w:rsid w:val="00D02FDC"/>
    <w:rsid w:val="00D02FEC"/>
    <w:rsid w:val="00D030A7"/>
    <w:rsid w:val="00D030EF"/>
    <w:rsid w:val="00D0316A"/>
    <w:rsid w:val="00D03200"/>
    <w:rsid w:val="00D032E3"/>
    <w:rsid w:val="00D0339C"/>
    <w:rsid w:val="00D03455"/>
    <w:rsid w:val="00D034AA"/>
    <w:rsid w:val="00D03519"/>
    <w:rsid w:val="00D03619"/>
    <w:rsid w:val="00D03673"/>
    <w:rsid w:val="00D036DD"/>
    <w:rsid w:val="00D03783"/>
    <w:rsid w:val="00D03AC5"/>
    <w:rsid w:val="00D03B81"/>
    <w:rsid w:val="00D03CC6"/>
    <w:rsid w:val="00D040DA"/>
    <w:rsid w:val="00D0422C"/>
    <w:rsid w:val="00D04270"/>
    <w:rsid w:val="00D042BE"/>
    <w:rsid w:val="00D045C2"/>
    <w:rsid w:val="00D04771"/>
    <w:rsid w:val="00D04A5E"/>
    <w:rsid w:val="00D04B66"/>
    <w:rsid w:val="00D04B9C"/>
    <w:rsid w:val="00D04D16"/>
    <w:rsid w:val="00D04E8E"/>
    <w:rsid w:val="00D05052"/>
    <w:rsid w:val="00D050B4"/>
    <w:rsid w:val="00D050EF"/>
    <w:rsid w:val="00D0529B"/>
    <w:rsid w:val="00D0529C"/>
    <w:rsid w:val="00D052BA"/>
    <w:rsid w:val="00D053D2"/>
    <w:rsid w:val="00D05403"/>
    <w:rsid w:val="00D0542E"/>
    <w:rsid w:val="00D05439"/>
    <w:rsid w:val="00D05504"/>
    <w:rsid w:val="00D0554E"/>
    <w:rsid w:val="00D0554F"/>
    <w:rsid w:val="00D05734"/>
    <w:rsid w:val="00D05737"/>
    <w:rsid w:val="00D05912"/>
    <w:rsid w:val="00D05966"/>
    <w:rsid w:val="00D05A43"/>
    <w:rsid w:val="00D05B56"/>
    <w:rsid w:val="00D05C16"/>
    <w:rsid w:val="00D05C28"/>
    <w:rsid w:val="00D05D38"/>
    <w:rsid w:val="00D05DFD"/>
    <w:rsid w:val="00D05E9D"/>
    <w:rsid w:val="00D05F15"/>
    <w:rsid w:val="00D05F27"/>
    <w:rsid w:val="00D05FB2"/>
    <w:rsid w:val="00D06006"/>
    <w:rsid w:val="00D060BB"/>
    <w:rsid w:val="00D060C3"/>
    <w:rsid w:val="00D06194"/>
    <w:rsid w:val="00D06217"/>
    <w:rsid w:val="00D062C1"/>
    <w:rsid w:val="00D06364"/>
    <w:rsid w:val="00D0639E"/>
    <w:rsid w:val="00D06557"/>
    <w:rsid w:val="00D065AB"/>
    <w:rsid w:val="00D06697"/>
    <w:rsid w:val="00D0677C"/>
    <w:rsid w:val="00D067FB"/>
    <w:rsid w:val="00D06842"/>
    <w:rsid w:val="00D06849"/>
    <w:rsid w:val="00D06908"/>
    <w:rsid w:val="00D0698D"/>
    <w:rsid w:val="00D06A1F"/>
    <w:rsid w:val="00D06A6C"/>
    <w:rsid w:val="00D06A93"/>
    <w:rsid w:val="00D06AA2"/>
    <w:rsid w:val="00D06BD7"/>
    <w:rsid w:val="00D06C57"/>
    <w:rsid w:val="00D06C97"/>
    <w:rsid w:val="00D06E4F"/>
    <w:rsid w:val="00D06E57"/>
    <w:rsid w:val="00D06EED"/>
    <w:rsid w:val="00D06FF9"/>
    <w:rsid w:val="00D0707A"/>
    <w:rsid w:val="00D070CD"/>
    <w:rsid w:val="00D071C3"/>
    <w:rsid w:val="00D071DD"/>
    <w:rsid w:val="00D072CA"/>
    <w:rsid w:val="00D072E5"/>
    <w:rsid w:val="00D0730E"/>
    <w:rsid w:val="00D07348"/>
    <w:rsid w:val="00D074C7"/>
    <w:rsid w:val="00D075E3"/>
    <w:rsid w:val="00D07633"/>
    <w:rsid w:val="00D07777"/>
    <w:rsid w:val="00D077E3"/>
    <w:rsid w:val="00D07830"/>
    <w:rsid w:val="00D0793F"/>
    <w:rsid w:val="00D07961"/>
    <w:rsid w:val="00D07A6D"/>
    <w:rsid w:val="00D07BAB"/>
    <w:rsid w:val="00D07C87"/>
    <w:rsid w:val="00D07F26"/>
    <w:rsid w:val="00D10040"/>
    <w:rsid w:val="00D10041"/>
    <w:rsid w:val="00D100E9"/>
    <w:rsid w:val="00D1034E"/>
    <w:rsid w:val="00D103FF"/>
    <w:rsid w:val="00D104A2"/>
    <w:rsid w:val="00D104CD"/>
    <w:rsid w:val="00D104D5"/>
    <w:rsid w:val="00D1056E"/>
    <w:rsid w:val="00D10648"/>
    <w:rsid w:val="00D10704"/>
    <w:rsid w:val="00D10844"/>
    <w:rsid w:val="00D108C9"/>
    <w:rsid w:val="00D10B80"/>
    <w:rsid w:val="00D10E1E"/>
    <w:rsid w:val="00D11261"/>
    <w:rsid w:val="00D114BB"/>
    <w:rsid w:val="00D11639"/>
    <w:rsid w:val="00D11669"/>
    <w:rsid w:val="00D116CB"/>
    <w:rsid w:val="00D11777"/>
    <w:rsid w:val="00D1179E"/>
    <w:rsid w:val="00D117AB"/>
    <w:rsid w:val="00D11904"/>
    <w:rsid w:val="00D11913"/>
    <w:rsid w:val="00D119FE"/>
    <w:rsid w:val="00D11A3F"/>
    <w:rsid w:val="00D11AEC"/>
    <w:rsid w:val="00D11C08"/>
    <w:rsid w:val="00D11DB6"/>
    <w:rsid w:val="00D11DC0"/>
    <w:rsid w:val="00D11E35"/>
    <w:rsid w:val="00D1203F"/>
    <w:rsid w:val="00D12043"/>
    <w:rsid w:val="00D120F6"/>
    <w:rsid w:val="00D121F3"/>
    <w:rsid w:val="00D124FB"/>
    <w:rsid w:val="00D1252C"/>
    <w:rsid w:val="00D12567"/>
    <w:rsid w:val="00D12578"/>
    <w:rsid w:val="00D1259C"/>
    <w:rsid w:val="00D125F5"/>
    <w:rsid w:val="00D126D8"/>
    <w:rsid w:val="00D12714"/>
    <w:rsid w:val="00D1271E"/>
    <w:rsid w:val="00D12816"/>
    <w:rsid w:val="00D12F2D"/>
    <w:rsid w:val="00D12F42"/>
    <w:rsid w:val="00D12FE3"/>
    <w:rsid w:val="00D12FE5"/>
    <w:rsid w:val="00D1304D"/>
    <w:rsid w:val="00D1307D"/>
    <w:rsid w:val="00D131E4"/>
    <w:rsid w:val="00D1323F"/>
    <w:rsid w:val="00D13293"/>
    <w:rsid w:val="00D13439"/>
    <w:rsid w:val="00D1359D"/>
    <w:rsid w:val="00D135AC"/>
    <w:rsid w:val="00D135C0"/>
    <w:rsid w:val="00D135C5"/>
    <w:rsid w:val="00D135F2"/>
    <w:rsid w:val="00D1364E"/>
    <w:rsid w:val="00D1373C"/>
    <w:rsid w:val="00D13834"/>
    <w:rsid w:val="00D1384E"/>
    <w:rsid w:val="00D139B3"/>
    <w:rsid w:val="00D13B5D"/>
    <w:rsid w:val="00D13BF5"/>
    <w:rsid w:val="00D13CD3"/>
    <w:rsid w:val="00D13DA0"/>
    <w:rsid w:val="00D13DF3"/>
    <w:rsid w:val="00D13E7A"/>
    <w:rsid w:val="00D13EBB"/>
    <w:rsid w:val="00D13F3F"/>
    <w:rsid w:val="00D14174"/>
    <w:rsid w:val="00D142D0"/>
    <w:rsid w:val="00D142F1"/>
    <w:rsid w:val="00D143FC"/>
    <w:rsid w:val="00D1449C"/>
    <w:rsid w:val="00D144D0"/>
    <w:rsid w:val="00D14518"/>
    <w:rsid w:val="00D1459D"/>
    <w:rsid w:val="00D145FB"/>
    <w:rsid w:val="00D14739"/>
    <w:rsid w:val="00D14782"/>
    <w:rsid w:val="00D1482C"/>
    <w:rsid w:val="00D1488B"/>
    <w:rsid w:val="00D14A31"/>
    <w:rsid w:val="00D14B00"/>
    <w:rsid w:val="00D14B6F"/>
    <w:rsid w:val="00D14BD6"/>
    <w:rsid w:val="00D14C6D"/>
    <w:rsid w:val="00D14CBA"/>
    <w:rsid w:val="00D14D3B"/>
    <w:rsid w:val="00D14D7B"/>
    <w:rsid w:val="00D14E06"/>
    <w:rsid w:val="00D14ED4"/>
    <w:rsid w:val="00D14FAF"/>
    <w:rsid w:val="00D1509F"/>
    <w:rsid w:val="00D1510B"/>
    <w:rsid w:val="00D1515D"/>
    <w:rsid w:val="00D15192"/>
    <w:rsid w:val="00D152EC"/>
    <w:rsid w:val="00D15306"/>
    <w:rsid w:val="00D15442"/>
    <w:rsid w:val="00D155BF"/>
    <w:rsid w:val="00D155D6"/>
    <w:rsid w:val="00D15822"/>
    <w:rsid w:val="00D15A4A"/>
    <w:rsid w:val="00D15BEA"/>
    <w:rsid w:val="00D15D13"/>
    <w:rsid w:val="00D15F47"/>
    <w:rsid w:val="00D15F70"/>
    <w:rsid w:val="00D15F84"/>
    <w:rsid w:val="00D1607A"/>
    <w:rsid w:val="00D1608F"/>
    <w:rsid w:val="00D16098"/>
    <w:rsid w:val="00D16119"/>
    <w:rsid w:val="00D16125"/>
    <w:rsid w:val="00D161C1"/>
    <w:rsid w:val="00D1625D"/>
    <w:rsid w:val="00D16394"/>
    <w:rsid w:val="00D16397"/>
    <w:rsid w:val="00D163B7"/>
    <w:rsid w:val="00D16406"/>
    <w:rsid w:val="00D16442"/>
    <w:rsid w:val="00D16444"/>
    <w:rsid w:val="00D165A0"/>
    <w:rsid w:val="00D165C5"/>
    <w:rsid w:val="00D16683"/>
    <w:rsid w:val="00D1675E"/>
    <w:rsid w:val="00D16804"/>
    <w:rsid w:val="00D168C7"/>
    <w:rsid w:val="00D168FD"/>
    <w:rsid w:val="00D16AF6"/>
    <w:rsid w:val="00D16C2E"/>
    <w:rsid w:val="00D16C39"/>
    <w:rsid w:val="00D16D87"/>
    <w:rsid w:val="00D16DC2"/>
    <w:rsid w:val="00D16DD8"/>
    <w:rsid w:val="00D1700C"/>
    <w:rsid w:val="00D170A2"/>
    <w:rsid w:val="00D170B3"/>
    <w:rsid w:val="00D17161"/>
    <w:rsid w:val="00D1734A"/>
    <w:rsid w:val="00D17539"/>
    <w:rsid w:val="00D1754D"/>
    <w:rsid w:val="00D175E5"/>
    <w:rsid w:val="00D1768E"/>
    <w:rsid w:val="00D176A0"/>
    <w:rsid w:val="00D178C7"/>
    <w:rsid w:val="00D17A0E"/>
    <w:rsid w:val="00D17B5C"/>
    <w:rsid w:val="00D17BFD"/>
    <w:rsid w:val="00D17D92"/>
    <w:rsid w:val="00D17E59"/>
    <w:rsid w:val="00D17F1C"/>
    <w:rsid w:val="00D20089"/>
    <w:rsid w:val="00D20156"/>
    <w:rsid w:val="00D201F6"/>
    <w:rsid w:val="00D20286"/>
    <w:rsid w:val="00D20385"/>
    <w:rsid w:val="00D2049C"/>
    <w:rsid w:val="00D205BE"/>
    <w:rsid w:val="00D20661"/>
    <w:rsid w:val="00D2067E"/>
    <w:rsid w:val="00D20693"/>
    <w:rsid w:val="00D20797"/>
    <w:rsid w:val="00D207AA"/>
    <w:rsid w:val="00D207D5"/>
    <w:rsid w:val="00D2087C"/>
    <w:rsid w:val="00D2088B"/>
    <w:rsid w:val="00D208E0"/>
    <w:rsid w:val="00D20A2D"/>
    <w:rsid w:val="00D20A9C"/>
    <w:rsid w:val="00D20AE9"/>
    <w:rsid w:val="00D20C97"/>
    <w:rsid w:val="00D20CF6"/>
    <w:rsid w:val="00D20D9C"/>
    <w:rsid w:val="00D20E6D"/>
    <w:rsid w:val="00D20EBD"/>
    <w:rsid w:val="00D20F8B"/>
    <w:rsid w:val="00D20FD9"/>
    <w:rsid w:val="00D211CF"/>
    <w:rsid w:val="00D212FD"/>
    <w:rsid w:val="00D2138D"/>
    <w:rsid w:val="00D21448"/>
    <w:rsid w:val="00D21530"/>
    <w:rsid w:val="00D2161E"/>
    <w:rsid w:val="00D2180E"/>
    <w:rsid w:val="00D21823"/>
    <w:rsid w:val="00D219E2"/>
    <w:rsid w:val="00D21B4B"/>
    <w:rsid w:val="00D21B7A"/>
    <w:rsid w:val="00D21CDC"/>
    <w:rsid w:val="00D21E0C"/>
    <w:rsid w:val="00D21EFC"/>
    <w:rsid w:val="00D21FAE"/>
    <w:rsid w:val="00D22044"/>
    <w:rsid w:val="00D221FB"/>
    <w:rsid w:val="00D2236E"/>
    <w:rsid w:val="00D224EE"/>
    <w:rsid w:val="00D22674"/>
    <w:rsid w:val="00D2287E"/>
    <w:rsid w:val="00D22902"/>
    <w:rsid w:val="00D22A0E"/>
    <w:rsid w:val="00D22C16"/>
    <w:rsid w:val="00D22C23"/>
    <w:rsid w:val="00D22E5A"/>
    <w:rsid w:val="00D22F6E"/>
    <w:rsid w:val="00D2311A"/>
    <w:rsid w:val="00D2325D"/>
    <w:rsid w:val="00D232A4"/>
    <w:rsid w:val="00D23440"/>
    <w:rsid w:val="00D2350C"/>
    <w:rsid w:val="00D2369F"/>
    <w:rsid w:val="00D23772"/>
    <w:rsid w:val="00D23803"/>
    <w:rsid w:val="00D2381E"/>
    <w:rsid w:val="00D238A8"/>
    <w:rsid w:val="00D23955"/>
    <w:rsid w:val="00D23A17"/>
    <w:rsid w:val="00D23AB7"/>
    <w:rsid w:val="00D23B15"/>
    <w:rsid w:val="00D23B6A"/>
    <w:rsid w:val="00D23B83"/>
    <w:rsid w:val="00D23BE1"/>
    <w:rsid w:val="00D23BEF"/>
    <w:rsid w:val="00D23D8B"/>
    <w:rsid w:val="00D23E5B"/>
    <w:rsid w:val="00D23EE3"/>
    <w:rsid w:val="00D23FA9"/>
    <w:rsid w:val="00D23FB8"/>
    <w:rsid w:val="00D24035"/>
    <w:rsid w:val="00D2409A"/>
    <w:rsid w:val="00D240C8"/>
    <w:rsid w:val="00D2422E"/>
    <w:rsid w:val="00D24288"/>
    <w:rsid w:val="00D244B5"/>
    <w:rsid w:val="00D246B3"/>
    <w:rsid w:val="00D246F6"/>
    <w:rsid w:val="00D24818"/>
    <w:rsid w:val="00D249E4"/>
    <w:rsid w:val="00D24A05"/>
    <w:rsid w:val="00D24A50"/>
    <w:rsid w:val="00D24AB3"/>
    <w:rsid w:val="00D24C37"/>
    <w:rsid w:val="00D24D4A"/>
    <w:rsid w:val="00D24DE0"/>
    <w:rsid w:val="00D24E0F"/>
    <w:rsid w:val="00D2505A"/>
    <w:rsid w:val="00D2510F"/>
    <w:rsid w:val="00D253EF"/>
    <w:rsid w:val="00D25517"/>
    <w:rsid w:val="00D255C3"/>
    <w:rsid w:val="00D25606"/>
    <w:rsid w:val="00D257FB"/>
    <w:rsid w:val="00D25896"/>
    <w:rsid w:val="00D258C3"/>
    <w:rsid w:val="00D2595A"/>
    <w:rsid w:val="00D25968"/>
    <w:rsid w:val="00D25AC6"/>
    <w:rsid w:val="00D25B71"/>
    <w:rsid w:val="00D25D23"/>
    <w:rsid w:val="00D25D69"/>
    <w:rsid w:val="00D25D71"/>
    <w:rsid w:val="00D25D92"/>
    <w:rsid w:val="00D25F45"/>
    <w:rsid w:val="00D25FD5"/>
    <w:rsid w:val="00D2608B"/>
    <w:rsid w:val="00D26110"/>
    <w:rsid w:val="00D2621B"/>
    <w:rsid w:val="00D2636E"/>
    <w:rsid w:val="00D26501"/>
    <w:rsid w:val="00D2650F"/>
    <w:rsid w:val="00D26562"/>
    <w:rsid w:val="00D26596"/>
    <w:rsid w:val="00D265C9"/>
    <w:rsid w:val="00D265E4"/>
    <w:rsid w:val="00D266CF"/>
    <w:rsid w:val="00D266DD"/>
    <w:rsid w:val="00D268BC"/>
    <w:rsid w:val="00D26934"/>
    <w:rsid w:val="00D269E2"/>
    <w:rsid w:val="00D26A09"/>
    <w:rsid w:val="00D26BE6"/>
    <w:rsid w:val="00D26C16"/>
    <w:rsid w:val="00D26D00"/>
    <w:rsid w:val="00D26DB2"/>
    <w:rsid w:val="00D26DBF"/>
    <w:rsid w:val="00D26F01"/>
    <w:rsid w:val="00D26F14"/>
    <w:rsid w:val="00D26FA8"/>
    <w:rsid w:val="00D26FDB"/>
    <w:rsid w:val="00D270CC"/>
    <w:rsid w:val="00D270D7"/>
    <w:rsid w:val="00D2713E"/>
    <w:rsid w:val="00D27216"/>
    <w:rsid w:val="00D27257"/>
    <w:rsid w:val="00D2728B"/>
    <w:rsid w:val="00D27298"/>
    <w:rsid w:val="00D272E6"/>
    <w:rsid w:val="00D27624"/>
    <w:rsid w:val="00D27876"/>
    <w:rsid w:val="00D27ACE"/>
    <w:rsid w:val="00D27ADF"/>
    <w:rsid w:val="00D27BA1"/>
    <w:rsid w:val="00D27C4D"/>
    <w:rsid w:val="00D27C90"/>
    <w:rsid w:val="00D27CD3"/>
    <w:rsid w:val="00D27D53"/>
    <w:rsid w:val="00D27DE4"/>
    <w:rsid w:val="00D27F2E"/>
    <w:rsid w:val="00D30024"/>
    <w:rsid w:val="00D3006B"/>
    <w:rsid w:val="00D30171"/>
    <w:rsid w:val="00D301EF"/>
    <w:rsid w:val="00D302A8"/>
    <w:rsid w:val="00D30311"/>
    <w:rsid w:val="00D303A8"/>
    <w:rsid w:val="00D3051E"/>
    <w:rsid w:val="00D30524"/>
    <w:rsid w:val="00D30749"/>
    <w:rsid w:val="00D308BB"/>
    <w:rsid w:val="00D308FE"/>
    <w:rsid w:val="00D30B8D"/>
    <w:rsid w:val="00D30BCF"/>
    <w:rsid w:val="00D30C07"/>
    <w:rsid w:val="00D30C51"/>
    <w:rsid w:val="00D30CB2"/>
    <w:rsid w:val="00D30CB5"/>
    <w:rsid w:val="00D30E11"/>
    <w:rsid w:val="00D30F90"/>
    <w:rsid w:val="00D31204"/>
    <w:rsid w:val="00D312B9"/>
    <w:rsid w:val="00D31387"/>
    <w:rsid w:val="00D3154D"/>
    <w:rsid w:val="00D315B9"/>
    <w:rsid w:val="00D315C5"/>
    <w:rsid w:val="00D3164F"/>
    <w:rsid w:val="00D316E4"/>
    <w:rsid w:val="00D31766"/>
    <w:rsid w:val="00D31800"/>
    <w:rsid w:val="00D318E3"/>
    <w:rsid w:val="00D31978"/>
    <w:rsid w:val="00D31C9F"/>
    <w:rsid w:val="00D31CEA"/>
    <w:rsid w:val="00D31E2D"/>
    <w:rsid w:val="00D31E53"/>
    <w:rsid w:val="00D31E57"/>
    <w:rsid w:val="00D31E8D"/>
    <w:rsid w:val="00D32051"/>
    <w:rsid w:val="00D32070"/>
    <w:rsid w:val="00D320DA"/>
    <w:rsid w:val="00D3222A"/>
    <w:rsid w:val="00D322C4"/>
    <w:rsid w:val="00D322FF"/>
    <w:rsid w:val="00D32305"/>
    <w:rsid w:val="00D32432"/>
    <w:rsid w:val="00D32484"/>
    <w:rsid w:val="00D32538"/>
    <w:rsid w:val="00D32578"/>
    <w:rsid w:val="00D32581"/>
    <w:rsid w:val="00D32586"/>
    <w:rsid w:val="00D325C6"/>
    <w:rsid w:val="00D326B7"/>
    <w:rsid w:val="00D32770"/>
    <w:rsid w:val="00D32793"/>
    <w:rsid w:val="00D3286B"/>
    <w:rsid w:val="00D328DB"/>
    <w:rsid w:val="00D32983"/>
    <w:rsid w:val="00D32A43"/>
    <w:rsid w:val="00D32AF3"/>
    <w:rsid w:val="00D32B6D"/>
    <w:rsid w:val="00D32BDF"/>
    <w:rsid w:val="00D32DB0"/>
    <w:rsid w:val="00D32E36"/>
    <w:rsid w:val="00D32EC4"/>
    <w:rsid w:val="00D32F7E"/>
    <w:rsid w:val="00D330DA"/>
    <w:rsid w:val="00D33105"/>
    <w:rsid w:val="00D3311E"/>
    <w:rsid w:val="00D3315D"/>
    <w:rsid w:val="00D33172"/>
    <w:rsid w:val="00D331E7"/>
    <w:rsid w:val="00D33259"/>
    <w:rsid w:val="00D3325C"/>
    <w:rsid w:val="00D332D9"/>
    <w:rsid w:val="00D335AF"/>
    <w:rsid w:val="00D33693"/>
    <w:rsid w:val="00D337BD"/>
    <w:rsid w:val="00D33879"/>
    <w:rsid w:val="00D338B6"/>
    <w:rsid w:val="00D338F6"/>
    <w:rsid w:val="00D339AE"/>
    <w:rsid w:val="00D33B21"/>
    <w:rsid w:val="00D33C75"/>
    <w:rsid w:val="00D33C9B"/>
    <w:rsid w:val="00D33CA1"/>
    <w:rsid w:val="00D33D81"/>
    <w:rsid w:val="00D33EF9"/>
    <w:rsid w:val="00D33F8D"/>
    <w:rsid w:val="00D33FEB"/>
    <w:rsid w:val="00D34095"/>
    <w:rsid w:val="00D340DE"/>
    <w:rsid w:val="00D340F7"/>
    <w:rsid w:val="00D340FA"/>
    <w:rsid w:val="00D34106"/>
    <w:rsid w:val="00D342A7"/>
    <w:rsid w:val="00D342F3"/>
    <w:rsid w:val="00D3431C"/>
    <w:rsid w:val="00D343A8"/>
    <w:rsid w:val="00D3448A"/>
    <w:rsid w:val="00D345A2"/>
    <w:rsid w:val="00D34661"/>
    <w:rsid w:val="00D346D0"/>
    <w:rsid w:val="00D34718"/>
    <w:rsid w:val="00D34778"/>
    <w:rsid w:val="00D347B4"/>
    <w:rsid w:val="00D347F5"/>
    <w:rsid w:val="00D34837"/>
    <w:rsid w:val="00D3485A"/>
    <w:rsid w:val="00D34880"/>
    <w:rsid w:val="00D348C8"/>
    <w:rsid w:val="00D348DB"/>
    <w:rsid w:val="00D34BAB"/>
    <w:rsid w:val="00D34C40"/>
    <w:rsid w:val="00D34C9E"/>
    <w:rsid w:val="00D34DBB"/>
    <w:rsid w:val="00D34DEC"/>
    <w:rsid w:val="00D34E4B"/>
    <w:rsid w:val="00D34E4E"/>
    <w:rsid w:val="00D34E6E"/>
    <w:rsid w:val="00D350BD"/>
    <w:rsid w:val="00D35116"/>
    <w:rsid w:val="00D3528B"/>
    <w:rsid w:val="00D352AE"/>
    <w:rsid w:val="00D3538A"/>
    <w:rsid w:val="00D35456"/>
    <w:rsid w:val="00D35470"/>
    <w:rsid w:val="00D354C2"/>
    <w:rsid w:val="00D354DE"/>
    <w:rsid w:val="00D35521"/>
    <w:rsid w:val="00D35531"/>
    <w:rsid w:val="00D35675"/>
    <w:rsid w:val="00D35699"/>
    <w:rsid w:val="00D3572B"/>
    <w:rsid w:val="00D3574A"/>
    <w:rsid w:val="00D3577C"/>
    <w:rsid w:val="00D358C8"/>
    <w:rsid w:val="00D35927"/>
    <w:rsid w:val="00D359F6"/>
    <w:rsid w:val="00D35AE9"/>
    <w:rsid w:val="00D35B27"/>
    <w:rsid w:val="00D35B52"/>
    <w:rsid w:val="00D35BBB"/>
    <w:rsid w:val="00D35BC9"/>
    <w:rsid w:val="00D35BDB"/>
    <w:rsid w:val="00D35BDE"/>
    <w:rsid w:val="00D35D22"/>
    <w:rsid w:val="00D35DF4"/>
    <w:rsid w:val="00D35EE3"/>
    <w:rsid w:val="00D360EC"/>
    <w:rsid w:val="00D36113"/>
    <w:rsid w:val="00D361B0"/>
    <w:rsid w:val="00D362D4"/>
    <w:rsid w:val="00D3637D"/>
    <w:rsid w:val="00D36399"/>
    <w:rsid w:val="00D3658B"/>
    <w:rsid w:val="00D36687"/>
    <w:rsid w:val="00D367C7"/>
    <w:rsid w:val="00D36847"/>
    <w:rsid w:val="00D368B0"/>
    <w:rsid w:val="00D36B9A"/>
    <w:rsid w:val="00D36DA7"/>
    <w:rsid w:val="00D36DFF"/>
    <w:rsid w:val="00D36F61"/>
    <w:rsid w:val="00D37147"/>
    <w:rsid w:val="00D37210"/>
    <w:rsid w:val="00D3721A"/>
    <w:rsid w:val="00D3738C"/>
    <w:rsid w:val="00D374D4"/>
    <w:rsid w:val="00D3766F"/>
    <w:rsid w:val="00D377BA"/>
    <w:rsid w:val="00D377F1"/>
    <w:rsid w:val="00D37812"/>
    <w:rsid w:val="00D3788E"/>
    <w:rsid w:val="00D37DBB"/>
    <w:rsid w:val="00D37F28"/>
    <w:rsid w:val="00D40090"/>
    <w:rsid w:val="00D400A4"/>
    <w:rsid w:val="00D400E2"/>
    <w:rsid w:val="00D40110"/>
    <w:rsid w:val="00D40128"/>
    <w:rsid w:val="00D402A0"/>
    <w:rsid w:val="00D40324"/>
    <w:rsid w:val="00D40498"/>
    <w:rsid w:val="00D404EB"/>
    <w:rsid w:val="00D40694"/>
    <w:rsid w:val="00D40897"/>
    <w:rsid w:val="00D40927"/>
    <w:rsid w:val="00D40959"/>
    <w:rsid w:val="00D40A6C"/>
    <w:rsid w:val="00D40C27"/>
    <w:rsid w:val="00D40C73"/>
    <w:rsid w:val="00D40F5C"/>
    <w:rsid w:val="00D40F8A"/>
    <w:rsid w:val="00D40FFB"/>
    <w:rsid w:val="00D41055"/>
    <w:rsid w:val="00D4135B"/>
    <w:rsid w:val="00D41376"/>
    <w:rsid w:val="00D41419"/>
    <w:rsid w:val="00D4155E"/>
    <w:rsid w:val="00D41638"/>
    <w:rsid w:val="00D4194D"/>
    <w:rsid w:val="00D419B6"/>
    <w:rsid w:val="00D41A6A"/>
    <w:rsid w:val="00D41A91"/>
    <w:rsid w:val="00D41BEB"/>
    <w:rsid w:val="00D41C48"/>
    <w:rsid w:val="00D41D7F"/>
    <w:rsid w:val="00D41D8E"/>
    <w:rsid w:val="00D41E0A"/>
    <w:rsid w:val="00D41E96"/>
    <w:rsid w:val="00D41ED1"/>
    <w:rsid w:val="00D41F1F"/>
    <w:rsid w:val="00D42030"/>
    <w:rsid w:val="00D42247"/>
    <w:rsid w:val="00D42366"/>
    <w:rsid w:val="00D424A8"/>
    <w:rsid w:val="00D42683"/>
    <w:rsid w:val="00D426EA"/>
    <w:rsid w:val="00D42721"/>
    <w:rsid w:val="00D427E8"/>
    <w:rsid w:val="00D42838"/>
    <w:rsid w:val="00D428B1"/>
    <w:rsid w:val="00D429AA"/>
    <w:rsid w:val="00D42A24"/>
    <w:rsid w:val="00D42BF5"/>
    <w:rsid w:val="00D42DDB"/>
    <w:rsid w:val="00D42E3A"/>
    <w:rsid w:val="00D42E66"/>
    <w:rsid w:val="00D43014"/>
    <w:rsid w:val="00D43179"/>
    <w:rsid w:val="00D43182"/>
    <w:rsid w:val="00D4318F"/>
    <w:rsid w:val="00D431B3"/>
    <w:rsid w:val="00D433D8"/>
    <w:rsid w:val="00D43480"/>
    <w:rsid w:val="00D4364F"/>
    <w:rsid w:val="00D436E5"/>
    <w:rsid w:val="00D437C5"/>
    <w:rsid w:val="00D437C7"/>
    <w:rsid w:val="00D437F1"/>
    <w:rsid w:val="00D4383C"/>
    <w:rsid w:val="00D438CB"/>
    <w:rsid w:val="00D439BA"/>
    <w:rsid w:val="00D43AED"/>
    <w:rsid w:val="00D43B0C"/>
    <w:rsid w:val="00D43BD6"/>
    <w:rsid w:val="00D43DEA"/>
    <w:rsid w:val="00D43F7F"/>
    <w:rsid w:val="00D44035"/>
    <w:rsid w:val="00D440A3"/>
    <w:rsid w:val="00D44177"/>
    <w:rsid w:val="00D44246"/>
    <w:rsid w:val="00D44346"/>
    <w:rsid w:val="00D443E9"/>
    <w:rsid w:val="00D444E0"/>
    <w:rsid w:val="00D44589"/>
    <w:rsid w:val="00D4461B"/>
    <w:rsid w:val="00D4461C"/>
    <w:rsid w:val="00D44680"/>
    <w:rsid w:val="00D4477E"/>
    <w:rsid w:val="00D448B6"/>
    <w:rsid w:val="00D448F2"/>
    <w:rsid w:val="00D44927"/>
    <w:rsid w:val="00D44934"/>
    <w:rsid w:val="00D44957"/>
    <w:rsid w:val="00D44B29"/>
    <w:rsid w:val="00D44BE3"/>
    <w:rsid w:val="00D44C1D"/>
    <w:rsid w:val="00D44C8B"/>
    <w:rsid w:val="00D44DCD"/>
    <w:rsid w:val="00D44E4F"/>
    <w:rsid w:val="00D4501D"/>
    <w:rsid w:val="00D45040"/>
    <w:rsid w:val="00D45135"/>
    <w:rsid w:val="00D451E0"/>
    <w:rsid w:val="00D453EE"/>
    <w:rsid w:val="00D4544D"/>
    <w:rsid w:val="00D454E7"/>
    <w:rsid w:val="00D455FE"/>
    <w:rsid w:val="00D45678"/>
    <w:rsid w:val="00D45726"/>
    <w:rsid w:val="00D45773"/>
    <w:rsid w:val="00D4589A"/>
    <w:rsid w:val="00D458A1"/>
    <w:rsid w:val="00D458DD"/>
    <w:rsid w:val="00D45A8A"/>
    <w:rsid w:val="00D45A95"/>
    <w:rsid w:val="00D45BDB"/>
    <w:rsid w:val="00D45C11"/>
    <w:rsid w:val="00D45D81"/>
    <w:rsid w:val="00D462F9"/>
    <w:rsid w:val="00D463C0"/>
    <w:rsid w:val="00D464B9"/>
    <w:rsid w:val="00D465F4"/>
    <w:rsid w:val="00D46718"/>
    <w:rsid w:val="00D46809"/>
    <w:rsid w:val="00D46829"/>
    <w:rsid w:val="00D468B9"/>
    <w:rsid w:val="00D468C9"/>
    <w:rsid w:val="00D46909"/>
    <w:rsid w:val="00D46A8B"/>
    <w:rsid w:val="00D46B99"/>
    <w:rsid w:val="00D46BDD"/>
    <w:rsid w:val="00D46C95"/>
    <w:rsid w:val="00D46D83"/>
    <w:rsid w:val="00D46EC1"/>
    <w:rsid w:val="00D46FFF"/>
    <w:rsid w:val="00D4704E"/>
    <w:rsid w:val="00D470BC"/>
    <w:rsid w:val="00D4715A"/>
    <w:rsid w:val="00D4722D"/>
    <w:rsid w:val="00D4725D"/>
    <w:rsid w:val="00D47299"/>
    <w:rsid w:val="00D4774B"/>
    <w:rsid w:val="00D477BE"/>
    <w:rsid w:val="00D47981"/>
    <w:rsid w:val="00D479C0"/>
    <w:rsid w:val="00D47A1B"/>
    <w:rsid w:val="00D47AAF"/>
    <w:rsid w:val="00D47BB7"/>
    <w:rsid w:val="00D47D47"/>
    <w:rsid w:val="00D47D5C"/>
    <w:rsid w:val="00D47DBA"/>
    <w:rsid w:val="00D47F5A"/>
    <w:rsid w:val="00D5015C"/>
    <w:rsid w:val="00D5021C"/>
    <w:rsid w:val="00D5042B"/>
    <w:rsid w:val="00D5049D"/>
    <w:rsid w:val="00D5060B"/>
    <w:rsid w:val="00D507A2"/>
    <w:rsid w:val="00D50866"/>
    <w:rsid w:val="00D508AF"/>
    <w:rsid w:val="00D50908"/>
    <w:rsid w:val="00D509F2"/>
    <w:rsid w:val="00D50ADB"/>
    <w:rsid w:val="00D50B20"/>
    <w:rsid w:val="00D50D2F"/>
    <w:rsid w:val="00D50EE0"/>
    <w:rsid w:val="00D50FB3"/>
    <w:rsid w:val="00D51070"/>
    <w:rsid w:val="00D51290"/>
    <w:rsid w:val="00D512FB"/>
    <w:rsid w:val="00D513FB"/>
    <w:rsid w:val="00D51462"/>
    <w:rsid w:val="00D51513"/>
    <w:rsid w:val="00D515AC"/>
    <w:rsid w:val="00D5162D"/>
    <w:rsid w:val="00D516EC"/>
    <w:rsid w:val="00D51711"/>
    <w:rsid w:val="00D51944"/>
    <w:rsid w:val="00D51AE7"/>
    <w:rsid w:val="00D51C6D"/>
    <w:rsid w:val="00D51CDD"/>
    <w:rsid w:val="00D51E6E"/>
    <w:rsid w:val="00D51EF4"/>
    <w:rsid w:val="00D51F31"/>
    <w:rsid w:val="00D51FCB"/>
    <w:rsid w:val="00D52282"/>
    <w:rsid w:val="00D52428"/>
    <w:rsid w:val="00D52500"/>
    <w:rsid w:val="00D525EF"/>
    <w:rsid w:val="00D5261C"/>
    <w:rsid w:val="00D52862"/>
    <w:rsid w:val="00D52B9E"/>
    <w:rsid w:val="00D52DD9"/>
    <w:rsid w:val="00D52E54"/>
    <w:rsid w:val="00D52EA7"/>
    <w:rsid w:val="00D52F7F"/>
    <w:rsid w:val="00D52FEE"/>
    <w:rsid w:val="00D53081"/>
    <w:rsid w:val="00D532A3"/>
    <w:rsid w:val="00D53497"/>
    <w:rsid w:val="00D5351D"/>
    <w:rsid w:val="00D535ED"/>
    <w:rsid w:val="00D536F1"/>
    <w:rsid w:val="00D53809"/>
    <w:rsid w:val="00D5384F"/>
    <w:rsid w:val="00D53881"/>
    <w:rsid w:val="00D538E7"/>
    <w:rsid w:val="00D5395C"/>
    <w:rsid w:val="00D539E7"/>
    <w:rsid w:val="00D53AF2"/>
    <w:rsid w:val="00D53B38"/>
    <w:rsid w:val="00D53B92"/>
    <w:rsid w:val="00D53C68"/>
    <w:rsid w:val="00D53ED1"/>
    <w:rsid w:val="00D53F2C"/>
    <w:rsid w:val="00D53FD0"/>
    <w:rsid w:val="00D53FD5"/>
    <w:rsid w:val="00D5436F"/>
    <w:rsid w:val="00D54378"/>
    <w:rsid w:val="00D54544"/>
    <w:rsid w:val="00D546AD"/>
    <w:rsid w:val="00D546B7"/>
    <w:rsid w:val="00D54795"/>
    <w:rsid w:val="00D54AC9"/>
    <w:rsid w:val="00D54D11"/>
    <w:rsid w:val="00D54E1C"/>
    <w:rsid w:val="00D54FEF"/>
    <w:rsid w:val="00D5500D"/>
    <w:rsid w:val="00D5506D"/>
    <w:rsid w:val="00D5509C"/>
    <w:rsid w:val="00D550C6"/>
    <w:rsid w:val="00D5516B"/>
    <w:rsid w:val="00D55208"/>
    <w:rsid w:val="00D55221"/>
    <w:rsid w:val="00D55249"/>
    <w:rsid w:val="00D55254"/>
    <w:rsid w:val="00D553B4"/>
    <w:rsid w:val="00D5543D"/>
    <w:rsid w:val="00D55489"/>
    <w:rsid w:val="00D55675"/>
    <w:rsid w:val="00D5569C"/>
    <w:rsid w:val="00D556D3"/>
    <w:rsid w:val="00D558F5"/>
    <w:rsid w:val="00D55A75"/>
    <w:rsid w:val="00D55A97"/>
    <w:rsid w:val="00D55B98"/>
    <w:rsid w:val="00D55C0C"/>
    <w:rsid w:val="00D55C3A"/>
    <w:rsid w:val="00D55D47"/>
    <w:rsid w:val="00D55F76"/>
    <w:rsid w:val="00D55FA8"/>
    <w:rsid w:val="00D56000"/>
    <w:rsid w:val="00D56033"/>
    <w:rsid w:val="00D56086"/>
    <w:rsid w:val="00D560BF"/>
    <w:rsid w:val="00D561F8"/>
    <w:rsid w:val="00D5639F"/>
    <w:rsid w:val="00D563FB"/>
    <w:rsid w:val="00D56424"/>
    <w:rsid w:val="00D564CC"/>
    <w:rsid w:val="00D5652A"/>
    <w:rsid w:val="00D566E4"/>
    <w:rsid w:val="00D56852"/>
    <w:rsid w:val="00D56861"/>
    <w:rsid w:val="00D56B38"/>
    <w:rsid w:val="00D56CB5"/>
    <w:rsid w:val="00D56DB7"/>
    <w:rsid w:val="00D56EB5"/>
    <w:rsid w:val="00D56F61"/>
    <w:rsid w:val="00D56FC7"/>
    <w:rsid w:val="00D57157"/>
    <w:rsid w:val="00D57181"/>
    <w:rsid w:val="00D57214"/>
    <w:rsid w:val="00D5728A"/>
    <w:rsid w:val="00D57292"/>
    <w:rsid w:val="00D5737B"/>
    <w:rsid w:val="00D5739C"/>
    <w:rsid w:val="00D573A7"/>
    <w:rsid w:val="00D575F7"/>
    <w:rsid w:val="00D57600"/>
    <w:rsid w:val="00D57619"/>
    <w:rsid w:val="00D576E0"/>
    <w:rsid w:val="00D577F9"/>
    <w:rsid w:val="00D57867"/>
    <w:rsid w:val="00D57912"/>
    <w:rsid w:val="00D57964"/>
    <w:rsid w:val="00D57989"/>
    <w:rsid w:val="00D57B22"/>
    <w:rsid w:val="00D57DAF"/>
    <w:rsid w:val="00D57DE8"/>
    <w:rsid w:val="00D57E89"/>
    <w:rsid w:val="00D57E9B"/>
    <w:rsid w:val="00D57ED3"/>
    <w:rsid w:val="00D57F26"/>
    <w:rsid w:val="00D600CC"/>
    <w:rsid w:val="00D60154"/>
    <w:rsid w:val="00D601F7"/>
    <w:rsid w:val="00D6031D"/>
    <w:rsid w:val="00D60364"/>
    <w:rsid w:val="00D603A8"/>
    <w:rsid w:val="00D60436"/>
    <w:rsid w:val="00D60514"/>
    <w:rsid w:val="00D60653"/>
    <w:rsid w:val="00D6065F"/>
    <w:rsid w:val="00D60736"/>
    <w:rsid w:val="00D60741"/>
    <w:rsid w:val="00D6082B"/>
    <w:rsid w:val="00D60938"/>
    <w:rsid w:val="00D609F7"/>
    <w:rsid w:val="00D60B91"/>
    <w:rsid w:val="00D60BC1"/>
    <w:rsid w:val="00D60C8C"/>
    <w:rsid w:val="00D60DD7"/>
    <w:rsid w:val="00D60E39"/>
    <w:rsid w:val="00D60F26"/>
    <w:rsid w:val="00D61034"/>
    <w:rsid w:val="00D610A6"/>
    <w:rsid w:val="00D610B5"/>
    <w:rsid w:val="00D612B8"/>
    <w:rsid w:val="00D612FD"/>
    <w:rsid w:val="00D613ED"/>
    <w:rsid w:val="00D61430"/>
    <w:rsid w:val="00D617C2"/>
    <w:rsid w:val="00D617DE"/>
    <w:rsid w:val="00D618CC"/>
    <w:rsid w:val="00D619E0"/>
    <w:rsid w:val="00D61AD5"/>
    <w:rsid w:val="00D61BB2"/>
    <w:rsid w:val="00D61BBF"/>
    <w:rsid w:val="00D61D20"/>
    <w:rsid w:val="00D61FB4"/>
    <w:rsid w:val="00D62129"/>
    <w:rsid w:val="00D621D5"/>
    <w:rsid w:val="00D62335"/>
    <w:rsid w:val="00D6235B"/>
    <w:rsid w:val="00D6238A"/>
    <w:rsid w:val="00D623CA"/>
    <w:rsid w:val="00D62421"/>
    <w:rsid w:val="00D6245A"/>
    <w:rsid w:val="00D625A8"/>
    <w:rsid w:val="00D625BA"/>
    <w:rsid w:val="00D627C4"/>
    <w:rsid w:val="00D627F0"/>
    <w:rsid w:val="00D62960"/>
    <w:rsid w:val="00D62A50"/>
    <w:rsid w:val="00D62ABB"/>
    <w:rsid w:val="00D62B4A"/>
    <w:rsid w:val="00D62BAD"/>
    <w:rsid w:val="00D62C10"/>
    <w:rsid w:val="00D62C30"/>
    <w:rsid w:val="00D62C6B"/>
    <w:rsid w:val="00D62DC8"/>
    <w:rsid w:val="00D62DCD"/>
    <w:rsid w:val="00D62DEC"/>
    <w:rsid w:val="00D631D1"/>
    <w:rsid w:val="00D631F9"/>
    <w:rsid w:val="00D63221"/>
    <w:rsid w:val="00D6334B"/>
    <w:rsid w:val="00D63437"/>
    <w:rsid w:val="00D634AE"/>
    <w:rsid w:val="00D63589"/>
    <w:rsid w:val="00D6360A"/>
    <w:rsid w:val="00D63887"/>
    <w:rsid w:val="00D638CC"/>
    <w:rsid w:val="00D639E4"/>
    <w:rsid w:val="00D63B89"/>
    <w:rsid w:val="00D63C08"/>
    <w:rsid w:val="00D63D56"/>
    <w:rsid w:val="00D63EED"/>
    <w:rsid w:val="00D63F0F"/>
    <w:rsid w:val="00D64024"/>
    <w:rsid w:val="00D640ED"/>
    <w:rsid w:val="00D6417B"/>
    <w:rsid w:val="00D64195"/>
    <w:rsid w:val="00D64265"/>
    <w:rsid w:val="00D64428"/>
    <w:rsid w:val="00D64472"/>
    <w:rsid w:val="00D644AF"/>
    <w:rsid w:val="00D64500"/>
    <w:rsid w:val="00D64730"/>
    <w:rsid w:val="00D647ED"/>
    <w:rsid w:val="00D64941"/>
    <w:rsid w:val="00D6499A"/>
    <w:rsid w:val="00D64CFB"/>
    <w:rsid w:val="00D64D40"/>
    <w:rsid w:val="00D64DBE"/>
    <w:rsid w:val="00D64EC3"/>
    <w:rsid w:val="00D64F26"/>
    <w:rsid w:val="00D650EA"/>
    <w:rsid w:val="00D6516D"/>
    <w:rsid w:val="00D6518B"/>
    <w:rsid w:val="00D6532A"/>
    <w:rsid w:val="00D653B6"/>
    <w:rsid w:val="00D65596"/>
    <w:rsid w:val="00D655B9"/>
    <w:rsid w:val="00D65627"/>
    <w:rsid w:val="00D65735"/>
    <w:rsid w:val="00D6583B"/>
    <w:rsid w:val="00D6587C"/>
    <w:rsid w:val="00D65AC7"/>
    <w:rsid w:val="00D65AFA"/>
    <w:rsid w:val="00D65B51"/>
    <w:rsid w:val="00D65BAF"/>
    <w:rsid w:val="00D65CC9"/>
    <w:rsid w:val="00D65D0E"/>
    <w:rsid w:val="00D65D99"/>
    <w:rsid w:val="00D65EB1"/>
    <w:rsid w:val="00D65FDA"/>
    <w:rsid w:val="00D6608E"/>
    <w:rsid w:val="00D66139"/>
    <w:rsid w:val="00D66170"/>
    <w:rsid w:val="00D662EC"/>
    <w:rsid w:val="00D66434"/>
    <w:rsid w:val="00D6658B"/>
    <w:rsid w:val="00D665A8"/>
    <w:rsid w:val="00D667B9"/>
    <w:rsid w:val="00D6689A"/>
    <w:rsid w:val="00D6689E"/>
    <w:rsid w:val="00D66B4B"/>
    <w:rsid w:val="00D66CBD"/>
    <w:rsid w:val="00D66D68"/>
    <w:rsid w:val="00D670AC"/>
    <w:rsid w:val="00D6722F"/>
    <w:rsid w:val="00D67258"/>
    <w:rsid w:val="00D6725C"/>
    <w:rsid w:val="00D67283"/>
    <w:rsid w:val="00D672D8"/>
    <w:rsid w:val="00D6732B"/>
    <w:rsid w:val="00D67331"/>
    <w:rsid w:val="00D67442"/>
    <w:rsid w:val="00D674F5"/>
    <w:rsid w:val="00D675C7"/>
    <w:rsid w:val="00D67639"/>
    <w:rsid w:val="00D67798"/>
    <w:rsid w:val="00D67820"/>
    <w:rsid w:val="00D67861"/>
    <w:rsid w:val="00D678F7"/>
    <w:rsid w:val="00D679C3"/>
    <w:rsid w:val="00D679C8"/>
    <w:rsid w:val="00D67A6C"/>
    <w:rsid w:val="00D67A84"/>
    <w:rsid w:val="00D67AB9"/>
    <w:rsid w:val="00D67B15"/>
    <w:rsid w:val="00D67C56"/>
    <w:rsid w:val="00D67C9E"/>
    <w:rsid w:val="00D67CF4"/>
    <w:rsid w:val="00D67DF8"/>
    <w:rsid w:val="00D67EBF"/>
    <w:rsid w:val="00D67EE2"/>
    <w:rsid w:val="00D70097"/>
    <w:rsid w:val="00D701B8"/>
    <w:rsid w:val="00D701E3"/>
    <w:rsid w:val="00D7028C"/>
    <w:rsid w:val="00D70330"/>
    <w:rsid w:val="00D7042D"/>
    <w:rsid w:val="00D7043E"/>
    <w:rsid w:val="00D70498"/>
    <w:rsid w:val="00D7051E"/>
    <w:rsid w:val="00D70594"/>
    <w:rsid w:val="00D705E4"/>
    <w:rsid w:val="00D705F5"/>
    <w:rsid w:val="00D707BA"/>
    <w:rsid w:val="00D70817"/>
    <w:rsid w:val="00D708AB"/>
    <w:rsid w:val="00D70938"/>
    <w:rsid w:val="00D70983"/>
    <w:rsid w:val="00D709C3"/>
    <w:rsid w:val="00D70ACC"/>
    <w:rsid w:val="00D70B32"/>
    <w:rsid w:val="00D70D07"/>
    <w:rsid w:val="00D70E99"/>
    <w:rsid w:val="00D70E9A"/>
    <w:rsid w:val="00D70F59"/>
    <w:rsid w:val="00D70F6E"/>
    <w:rsid w:val="00D71299"/>
    <w:rsid w:val="00D713F4"/>
    <w:rsid w:val="00D7147A"/>
    <w:rsid w:val="00D714AD"/>
    <w:rsid w:val="00D71572"/>
    <w:rsid w:val="00D71649"/>
    <w:rsid w:val="00D7167C"/>
    <w:rsid w:val="00D71706"/>
    <w:rsid w:val="00D717D2"/>
    <w:rsid w:val="00D7196A"/>
    <w:rsid w:val="00D71A7E"/>
    <w:rsid w:val="00D71B7D"/>
    <w:rsid w:val="00D71BD7"/>
    <w:rsid w:val="00D71D2F"/>
    <w:rsid w:val="00D71D94"/>
    <w:rsid w:val="00D71E76"/>
    <w:rsid w:val="00D71FA7"/>
    <w:rsid w:val="00D71FCF"/>
    <w:rsid w:val="00D72006"/>
    <w:rsid w:val="00D72046"/>
    <w:rsid w:val="00D7205F"/>
    <w:rsid w:val="00D723ED"/>
    <w:rsid w:val="00D72594"/>
    <w:rsid w:val="00D72695"/>
    <w:rsid w:val="00D726CB"/>
    <w:rsid w:val="00D72768"/>
    <w:rsid w:val="00D727C9"/>
    <w:rsid w:val="00D727CA"/>
    <w:rsid w:val="00D728B1"/>
    <w:rsid w:val="00D729CC"/>
    <w:rsid w:val="00D729FB"/>
    <w:rsid w:val="00D72AFF"/>
    <w:rsid w:val="00D72BA4"/>
    <w:rsid w:val="00D72BBE"/>
    <w:rsid w:val="00D72BE6"/>
    <w:rsid w:val="00D72BF5"/>
    <w:rsid w:val="00D72CAF"/>
    <w:rsid w:val="00D72CF3"/>
    <w:rsid w:val="00D72DAB"/>
    <w:rsid w:val="00D72DF3"/>
    <w:rsid w:val="00D72E29"/>
    <w:rsid w:val="00D72E5C"/>
    <w:rsid w:val="00D72ECC"/>
    <w:rsid w:val="00D72F13"/>
    <w:rsid w:val="00D72FD6"/>
    <w:rsid w:val="00D7304F"/>
    <w:rsid w:val="00D7318D"/>
    <w:rsid w:val="00D731E0"/>
    <w:rsid w:val="00D73209"/>
    <w:rsid w:val="00D732BC"/>
    <w:rsid w:val="00D73331"/>
    <w:rsid w:val="00D735F6"/>
    <w:rsid w:val="00D736C6"/>
    <w:rsid w:val="00D737A0"/>
    <w:rsid w:val="00D737BC"/>
    <w:rsid w:val="00D7388E"/>
    <w:rsid w:val="00D73A47"/>
    <w:rsid w:val="00D73A7B"/>
    <w:rsid w:val="00D73A95"/>
    <w:rsid w:val="00D73B83"/>
    <w:rsid w:val="00D73B99"/>
    <w:rsid w:val="00D73BA0"/>
    <w:rsid w:val="00D73E78"/>
    <w:rsid w:val="00D73EEC"/>
    <w:rsid w:val="00D74191"/>
    <w:rsid w:val="00D741C7"/>
    <w:rsid w:val="00D742A2"/>
    <w:rsid w:val="00D74394"/>
    <w:rsid w:val="00D743D8"/>
    <w:rsid w:val="00D74473"/>
    <w:rsid w:val="00D744B8"/>
    <w:rsid w:val="00D74564"/>
    <w:rsid w:val="00D745DA"/>
    <w:rsid w:val="00D74743"/>
    <w:rsid w:val="00D747A4"/>
    <w:rsid w:val="00D747E5"/>
    <w:rsid w:val="00D748A9"/>
    <w:rsid w:val="00D748C9"/>
    <w:rsid w:val="00D7496D"/>
    <w:rsid w:val="00D749D8"/>
    <w:rsid w:val="00D74A06"/>
    <w:rsid w:val="00D74A2F"/>
    <w:rsid w:val="00D74A84"/>
    <w:rsid w:val="00D74AB9"/>
    <w:rsid w:val="00D74BCA"/>
    <w:rsid w:val="00D74CC8"/>
    <w:rsid w:val="00D74D4A"/>
    <w:rsid w:val="00D74FEA"/>
    <w:rsid w:val="00D74FF4"/>
    <w:rsid w:val="00D7507F"/>
    <w:rsid w:val="00D75237"/>
    <w:rsid w:val="00D7524C"/>
    <w:rsid w:val="00D753D0"/>
    <w:rsid w:val="00D753D3"/>
    <w:rsid w:val="00D75498"/>
    <w:rsid w:val="00D7560C"/>
    <w:rsid w:val="00D75686"/>
    <w:rsid w:val="00D756F1"/>
    <w:rsid w:val="00D75AC7"/>
    <w:rsid w:val="00D75AF0"/>
    <w:rsid w:val="00D75B33"/>
    <w:rsid w:val="00D75B79"/>
    <w:rsid w:val="00D75BC2"/>
    <w:rsid w:val="00D75CD3"/>
    <w:rsid w:val="00D75D69"/>
    <w:rsid w:val="00D75D98"/>
    <w:rsid w:val="00D75E2D"/>
    <w:rsid w:val="00D75EA1"/>
    <w:rsid w:val="00D75EE5"/>
    <w:rsid w:val="00D75F01"/>
    <w:rsid w:val="00D75FA7"/>
    <w:rsid w:val="00D76185"/>
    <w:rsid w:val="00D76467"/>
    <w:rsid w:val="00D764A3"/>
    <w:rsid w:val="00D76600"/>
    <w:rsid w:val="00D7666E"/>
    <w:rsid w:val="00D76695"/>
    <w:rsid w:val="00D7679D"/>
    <w:rsid w:val="00D7682D"/>
    <w:rsid w:val="00D768A3"/>
    <w:rsid w:val="00D768E2"/>
    <w:rsid w:val="00D769CE"/>
    <w:rsid w:val="00D769EC"/>
    <w:rsid w:val="00D76A7D"/>
    <w:rsid w:val="00D76B41"/>
    <w:rsid w:val="00D76E2B"/>
    <w:rsid w:val="00D76E78"/>
    <w:rsid w:val="00D76E97"/>
    <w:rsid w:val="00D76EAD"/>
    <w:rsid w:val="00D76F95"/>
    <w:rsid w:val="00D76FB4"/>
    <w:rsid w:val="00D7702C"/>
    <w:rsid w:val="00D7706D"/>
    <w:rsid w:val="00D77268"/>
    <w:rsid w:val="00D7789F"/>
    <w:rsid w:val="00D778E8"/>
    <w:rsid w:val="00D7794A"/>
    <w:rsid w:val="00D77A30"/>
    <w:rsid w:val="00D77A44"/>
    <w:rsid w:val="00D77A97"/>
    <w:rsid w:val="00D77B6A"/>
    <w:rsid w:val="00D77C9D"/>
    <w:rsid w:val="00D77D2D"/>
    <w:rsid w:val="00D77E79"/>
    <w:rsid w:val="00D77F4B"/>
    <w:rsid w:val="00D8007B"/>
    <w:rsid w:val="00D801C9"/>
    <w:rsid w:val="00D801EA"/>
    <w:rsid w:val="00D80300"/>
    <w:rsid w:val="00D80366"/>
    <w:rsid w:val="00D80467"/>
    <w:rsid w:val="00D805F9"/>
    <w:rsid w:val="00D806A7"/>
    <w:rsid w:val="00D80724"/>
    <w:rsid w:val="00D80792"/>
    <w:rsid w:val="00D807AF"/>
    <w:rsid w:val="00D807DC"/>
    <w:rsid w:val="00D8082A"/>
    <w:rsid w:val="00D80950"/>
    <w:rsid w:val="00D80A87"/>
    <w:rsid w:val="00D80B10"/>
    <w:rsid w:val="00D80B74"/>
    <w:rsid w:val="00D80C00"/>
    <w:rsid w:val="00D80C67"/>
    <w:rsid w:val="00D80EE3"/>
    <w:rsid w:val="00D80F11"/>
    <w:rsid w:val="00D80F1E"/>
    <w:rsid w:val="00D80F3A"/>
    <w:rsid w:val="00D81030"/>
    <w:rsid w:val="00D810D2"/>
    <w:rsid w:val="00D8119C"/>
    <w:rsid w:val="00D812BB"/>
    <w:rsid w:val="00D812C5"/>
    <w:rsid w:val="00D81339"/>
    <w:rsid w:val="00D8139E"/>
    <w:rsid w:val="00D813E6"/>
    <w:rsid w:val="00D814B4"/>
    <w:rsid w:val="00D8155E"/>
    <w:rsid w:val="00D81619"/>
    <w:rsid w:val="00D816A2"/>
    <w:rsid w:val="00D81962"/>
    <w:rsid w:val="00D81A24"/>
    <w:rsid w:val="00D81A28"/>
    <w:rsid w:val="00D81D48"/>
    <w:rsid w:val="00D81DCB"/>
    <w:rsid w:val="00D81E37"/>
    <w:rsid w:val="00D81E77"/>
    <w:rsid w:val="00D81FBB"/>
    <w:rsid w:val="00D8209A"/>
    <w:rsid w:val="00D82176"/>
    <w:rsid w:val="00D8228A"/>
    <w:rsid w:val="00D8240B"/>
    <w:rsid w:val="00D8247F"/>
    <w:rsid w:val="00D8261B"/>
    <w:rsid w:val="00D8274B"/>
    <w:rsid w:val="00D8278A"/>
    <w:rsid w:val="00D827AE"/>
    <w:rsid w:val="00D828C0"/>
    <w:rsid w:val="00D828D4"/>
    <w:rsid w:val="00D8294C"/>
    <w:rsid w:val="00D82A39"/>
    <w:rsid w:val="00D82B2A"/>
    <w:rsid w:val="00D82B57"/>
    <w:rsid w:val="00D82BE8"/>
    <w:rsid w:val="00D82E0C"/>
    <w:rsid w:val="00D82E48"/>
    <w:rsid w:val="00D8306F"/>
    <w:rsid w:val="00D83174"/>
    <w:rsid w:val="00D831A6"/>
    <w:rsid w:val="00D83212"/>
    <w:rsid w:val="00D832A7"/>
    <w:rsid w:val="00D8336E"/>
    <w:rsid w:val="00D833A6"/>
    <w:rsid w:val="00D83459"/>
    <w:rsid w:val="00D8349D"/>
    <w:rsid w:val="00D83614"/>
    <w:rsid w:val="00D8365A"/>
    <w:rsid w:val="00D836D5"/>
    <w:rsid w:val="00D837B5"/>
    <w:rsid w:val="00D83840"/>
    <w:rsid w:val="00D838A8"/>
    <w:rsid w:val="00D83B79"/>
    <w:rsid w:val="00D83BF0"/>
    <w:rsid w:val="00D83CE6"/>
    <w:rsid w:val="00D83CE8"/>
    <w:rsid w:val="00D83F4B"/>
    <w:rsid w:val="00D84025"/>
    <w:rsid w:val="00D84210"/>
    <w:rsid w:val="00D84317"/>
    <w:rsid w:val="00D84386"/>
    <w:rsid w:val="00D844D0"/>
    <w:rsid w:val="00D84635"/>
    <w:rsid w:val="00D847E1"/>
    <w:rsid w:val="00D849BB"/>
    <w:rsid w:val="00D84A4B"/>
    <w:rsid w:val="00D84A51"/>
    <w:rsid w:val="00D84AE6"/>
    <w:rsid w:val="00D84AFE"/>
    <w:rsid w:val="00D84BB4"/>
    <w:rsid w:val="00D84BC1"/>
    <w:rsid w:val="00D84D4A"/>
    <w:rsid w:val="00D84EEF"/>
    <w:rsid w:val="00D85055"/>
    <w:rsid w:val="00D85061"/>
    <w:rsid w:val="00D85249"/>
    <w:rsid w:val="00D852BC"/>
    <w:rsid w:val="00D85330"/>
    <w:rsid w:val="00D8534F"/>
    <w:rsid w:val="00D854A8"/>
    <w:rsid w:val="00D8573A"/>
    <w:rsid w:val="00D85798"/>
    <w:rsid w:val="00D857B1"/>
    <w:rsid w:val="00D8581C"/>
    <w:rsid w:val="00D85A2E"/>
    <w:rsid w:val="00D85B75"/>
    <w:rsid w:val="00D85EB7"/>
    <w:rsid w:val="00D85ED3"/>
    <w:rsid w:val="00D85EFE"/>
    <w:rsid w:val="00D85FE8"/>
    <w:rsid w:val="00D86067"/>
    <w:rsid w:val="00D86111"/>
    <w:rsid w:val="00D8611B"/>
    <w:rsid w:val="00D861F1"/>
    <w:rsid w:val="00D86345"/>
    <w:rsid w:val="00D86403"/>
    <w:rsid w:val="00D8640D"/>
    <w:rsid w:val="00D86495"/>
    <w:rsid w:val="00D8669C"/>
    <w:rsid w:val="00D866FC"/>
    <w:rsid w:val="00D86760"/>
    <w:rsid w:val="00D86B00"/>
    <w:rsid w:val="00D86B3E"/>
    <w:rsid w:val="00D86B9D"/>
    <w:rsid w:val="00D86C28"/>
    <w:rsid w:val="00D86C5D"/>
    <w:rsid w:val="00D86D5C"/>
    <w:rsid w:val="00D86D94"/>
    <w:rsid w:val="00D86E6F"/>
    <w:rsid w:val="00D86EC7"/>
    <w:rsid w:val="00D86ED7"/>
    <w:rsid w:val="00D87069"/>
    <w:rsid w:val="00D8717D"/>
    <w:rsid w:val="00D871AD"/>
    <w:rsid w:val="00D87233"/>
    <w:rsid w:val="00D873E4"/>
    <w:rsid w:val="00D874C4"/>
    <w:rsid w:val="00D87668"/>
    <w:rsid w:val="00D877E4"/>
    <w:rsid w:val="00D8785C"/>
    <w:rsid w:val="00D8794B"/>
    <w:rsid w:val="00D879AD"/>
    <w:rsid w:val="00D87B5B"/>
    <w:rsid w:val="00D87B93"/>
    <w:rsid w:val="00D87BAB"/>
    <w:rsid w:val="00D87BD8"/>
    <w:rsid w:val="00D87D0C"/>
    <w:rsid w:val="00D87E20"/>
    <w:rsid w:val="00D900B1"/>
    <w:rsid w:val="00D90168"/>
    <w:rsid w:val="00D906CC"/>
    <w:rsid w:val="00D90716"/>
    <w:rsid w:val="00D9078A"/>
    <w:rsid w:val="00D9078B"/>
    <w:rsid w:val="00D90840"/>
    <w:rsid w:val="00D9091D"/>
    <w:rsid w:val="00D90975"/>
    <w:rsid w:val="00D909CB"/>
    <w:rsid w:val="00D90A07"/>
    <w:rsid w:val="00D90AC2"/>
    <w:rsid w:val="00D90C73"/>
    <w:rsid w:val="00D90E85"/>
    <w:rsid w:val="00D90EBD"/>
    <w:rsid w:val="00D90FBB"/>
    <w:rsid w:val="00D9111F"/>
    <w:rsid w:val="00D911D7"/>
    <w:rsid w:val="00D911DC"/>
    <w:rsid w:val="00D91352"/>
    <w:rsid w:val="00D9139C"/>
    <w:rsid w:val="00D914A3"/>
    <w:rsid w:val="00D9171C"/>
    <w:rsid w:val="00D9173D"/>
    <w:rsid w:val="00D9177E"/>
    <w:rsid w:val="00D9178F"/>
    <w:rsid w:val="00D918A7"/>
    <w:rsid w:val="00D918F6"/>
    <w:rsid w:val="00D91963"/>
    <w:rsid w:val="00D91D2A"/>
    <w:rsid w:val="00D91D88"/>
    <w:rsid w:val="00D91DC3"/>
    <w:rsid w:val="00D92031"/>
    <w:rsid w:val="00D920B2"/>
    <w:rsid w:val="00D920EE"/>
    <w:rsid w:val="00D9234F"/>
    <w:rsid w:val="00D9238B"/>
    <w:rsid w:val="00D923CF"/>
    <w:rsid w:val="00D92555"/>
    <w:rsid w:val="00D925E6"/>
    <w:rsid w:val="00D92AA0"/>
    <w:rsid w:val="00D92AB4"/>
    <w:rsid w:val="00D92B2D"/>
    <w:rsid w:val="00D92B5F"/>
    <w:rsid w:val="00D92CAC"/>
    <w:rsid w:val="00D92E2E"/>
    <w:rsid w:val="00D92EE1"/>
    <w:rsid w:val="00D92F36"/>
    <w:rsid w:val="00D92F61"/>
    <w:rsid w:val="00D92F94"/>
    <w:rsid w:val="00D9327F"/>
    <w:rsid w:val="00D932CD"/>
    <w:rsid w:val="00D93458"/>
    <w:rsid w:val="00D934F9"/>
    <w:rsid w:val="00D93515"/>
    <w:rsid w:val="00D93564"/>
    <w:rsid w:val="00D93639"/>
    <w:rsid w:val="00D93696"/>
    <w:rsid w:val="00D936F1"/>
    <w:rsid w:val="00D938DE"/>
    <w:rsid w:val="00D93B62"/>
    <w:rsid w:val="00D93D93"/>
    <w:rsid w:val="00D93E7B"/>
    <w:rsid w:val="00D93ECD"/>
    <w:rsid w:val="00D93F67"/>
    <w:rsid w:val="00D93F78"/>
    <w:rsid w:val="00D93FED"/>
    <w:rsid w:val="00D94027"/>
    <w:rsid w:val="00D940D2"/>
    <w:rsid w:val="00D940F8"/>
    <w:rsid w:val="00D94289"/>
    <w:rsid w:val="00D942DA"/>
    <w:rsid w:val="00D9442B"/>
    <w:rsid w:val="00D9462B"/>
    <w:rsid w:val="00D9462F"/>
    <w:rsid w:val="00D9465E"/>
    <w:rsid w:val="00D946B4"/>
    <w:rsid w:val="00D9470B"/>
    <w:rsid w:val="00D9472A"/>
    <w:rsid w:val="00D94769"/>
    <w:rsid w:val="00D94923"/>
    <w:rsid w:val="00D9493C"/>
    <w:rsid w:val="00D949C4"/>
    <w:rsid w:val="00D949FE"/>
    <w:rsid w:val="00D94A84"/>
    <w:rsid w:val="00D94AC0"/>
    <w:rsid w:val="00D94B0D"/>
    <w:rsid w:val="00D94BAF"/>
    <w:rsid w:val="00D94BC7"/>
    <w:rsid w:val="00D94CBC"/>
    <w:rsid w:val="00D94F08"/>
    <w:rsid w:val="00D94FE3"/>
    <w:rsid w:val="00D9538A"/>
    <w:rsid w:val="00D9540A"/>
    <w:rsid w:val="00D954A1"/>
    <w:rsid w:val="00D954E6"/>
    <w:rsid w:val="00D955FC"/>
    <w:rsid w:val="00D95601"/>
    <w:rsid w:val="00D9569E"/>
    <w:rsid w:val="00D957B6"/>
    <w:rsid w:val="00D9584D"/>
    <w:rsid w:val="00D958D7"/>
    <w:rsid w:val="00D9595F"/>
    <w:rsid w:val="00D95995"/>
    <w:rsid w:val="00D95A94"/>
    <w:rsid w:val="00D95B36"/>
    <w:rsid w:val="00D95C14"/>
    <w:rsid w:val="00D95C28"/>
    <w:rsid w:val="00D95D08"/>
    <w:rsid w:val="00D95D34"/>
    <w:rsid w:val="00D95D8F"/>
    <w:rsid w:val="00D95E3D"/>
    <w:rsid w:val="00D95F11"/>
    <w:rsid w:val="00D960A6"/>
    <w:rsid w:val="00D960ED"/>
    <w:rsid w:val="00D961BD"/>
    <w:rsid w:val="00D963D0"/>
    <w:rsid w:val="00D96485"/>
    <w:rsid w:val="00D964D0"/>
    <w:rsid w:val="00D966DC"/>
    <w:rsid w:val="00D96708"/>
    <w:rsid w:val="00D9673E"/>
    <w:rsid w:val="00D968D7"/>
    <w:rsid w:val="00D96A1F"/>
    <w:rsid w:val="00D96CB4"/>
    <w:rsid w:val="00D96DC9"/>
    <w:rsid w:val="00D96DD4"/>
    <w:rsid w:val="00D96F8D"/>
    <w:rsid w:val="00D97058"/>
    <w:rsid w:val="00D9710D"/>
    <w:rsid w:val="00D97165"/>
    <w:rsid w:val="00D97229"/>
    <w:rsid w:val="00D973BD"/>
    <w:rsid w:val="00D973FD"/>
    <w:rsid w:val="00D975E7"/>
    <w:rsid w:val="00D97605"/>
    <w:rsid w:val="00D97652"/>
    <w:rsid w:val="00D976A8"/>
    <w:rsid w:val="00D976AE"/>
    <w:rsid w:val="00D976F2"/>
    <w:rsid w:val="00D97733"/>
    <w:rsid w:val="00D97739"/>
    <w:rsid w:val="00D97878"/>
    <w:rsid w:val="00D97897"/>
    <w:rsid w:val="00D978CE"/>
    <w:rsid w:val="00D9796D"/>
    <w:rsid w:val="00D97996"/>
    <w:rsid w:val="00D979D5"/>
    <w:rsid w:val="00D97A45"/>
    <w:rsid w:val="00D97A56"/>
    <w:rsid w:val="00D97A57"/>
    <w:rsid w:val="00D97A5F"/>
    <w:rsid w:val="00D97BA8"/>
    <w:rsid w:val="00D97ED8"/>
    <w:rsid w:val="00D97F50"/>
    <w:rsid w:val="00D97F65"/>
    <w:rsid w:val="00DA0239"/>
    <w:rsid w:val="00DA02CB"/>
    <w:rsid w:val="00DA030E"/>
    <w:rsid w:val="00DA032C"/>
    <w:rsid w:val="00DA03C4"/>
    <w:rsid w:val="00DA0576"/>
    <w:rsid w:val="00DA069C"/>
    <w:rsid w:val="00DA06F2"/>
    <w:rsid w:val="00DA074A"/>
    <w:rsid w:val="00DA07A7"/>
    <w:rsid w:val="00DA07D5"/>
    <w:rsid w:val="00DA089D"/>
    <w:rsid w:val="00DA08C4"/>
    <w:rsid w:val="00DA0B6C"/>
    <w:rsid w:val="00DA0CC0"/>
    <w:rsid w:val="00DA0CF9"/>
    <w:rsid w:val="00DA0E45"/>
    <w:rsid w:val="00DA0F09"/>
    <w:rsid w:val="00DA120B"/>
    <w:rsid w:val="00DA1279"/>
    <w:rsid w:val="00DA1500"/>
    <w:rsid w:val="00DA1560"/>
    <w:rsid w:val="00DA1581"/>
    <w:rsid w:val="00DA1746"/>
    <w:rsid w:val="00DA174D"/>
    <w:rsid w:val="00DA18BD"/>
    <w:rsid w:val="00DA19E8"/>
    <w:rsid w:val="00DA1A3F"/>
    <w:rsid w:val="00DA1A67"/>
    <w:rsid w:val="00DA1B44"/>
    <w:rsid w:val="00DA1B7F"/>
    <w:rsid w:val="00DA1D30"/>
    <w:rsid w:val="00DA1D54"/>
    <w:rsid w:val="00DA1E8A"/>
    <w:rsid w:val="00DA1EB7"/>
    <w:rsid w:val="00DA1F12"/>
    <w:rsid w:val="00DA204F"/>
    <w:rsid w:val="00DA214C"/>
    <w:rsid w:val="00DA2283"/>
    <w:rsid w:val="00DA22DC"/>
    <w:rsid w:val="00DA22DE"/>
    <w:rsid w:val="00DA2336"/>
    <w:rsid w:val="00DA238A"/>
    <w:rsid w:val="00DA23DA"/>
    <w:rsid w:val="00DA2408"/>
    <w:rsid w:val="00DA2469"/>
    <w:rsid w:val="00DA264D"/>
    <w:rsid w:val="00DA2697"/>
    <w:rsid w:val="00DA2B9F"/>
    <w:rsid w:val="00DA2CF6"/>
    <w:rsid w:val="00DA2D4C"/>
    <w:rsid w:val="00DA2D56"/>
    <w:rsid w:val="00DA2D85"/>
    <w:rsid w:val="00DA2DB7"/>
    <w:rsid w:val="00DA30F3"/>
    <w:rsid w:val="00DA3152"/>
    <w:rsid w:val="00DA3156"/>
    <w:rsid w:val="00DA315A"/>
    <w:rsid w:val="00DA3194"/>
    <w:rsid w:val="00DA31E1"/>
    <w:rsid w:val="00DA3469"/>
    <w:rsid w:val="00DA348B"/>
    <w:rsid w:val="00DA34BD"/>
    <w:rsid w:val="00DA34D6"/>
    <w:rsid w:val="00DA34DF"/>
    <w:rsid w:val="00DA34F1"/>
    <w:rsid w:val="00DA3532"/>
    <w:rsid w:val="00DA3556"/>
    <w:rsid w:val="00DA35B3"/>
    <w:rsid w:val="00DA365D"/>
    <w:rsid w:val="00DA3720"/>
    <w:rsid w:val="00DA3726"/>
    <w:rsid w:val="00DA379B"/>
    <w:rsid w:val="00DA38B3"/>
    <w:rsid w:val="00DA38E3"/>
    <w:rsid w:val="00DA38EB"/>
    <w:rsid w:val="00DA3A6E"/>
    <w:rsid w:val="00DA3AB1"/>
    <w:rsid w:val="00DA3C45"/>
    <w:rsid w:val="00DA3EA6"/>
    <w:rsid w:val="00DA3EB5"/>
    <w:rsid w:val="00DA3FAD"/>
    <w:rsid w:val="00DA3FEF"/>
    <w:rsid w:val="00DA4202"/>
    <w:rsid w:val="00DA429A"/>
    <w:rsid w:val="00DA441A"/>
    <w:rsid w:val="00DA4477"/>
    <w:rsid w:val="00DA4638"/>
    <w:rsid w:val="00DA4686"/>
    <w:rsid w:val="00DA46A5"/>
    <w:rsid w:val="00DA4745"/>
    <w:rsid w:val="00DA4749"/>
    <w:rsid w:val="00DA4771"/>
    <w:rsid w:val="00DA48A5"/>
    <w:rsid w:val="00DA48C2"/>
    <w:rsid w:val="00DA4A4D"/>
    <w:rsid w:val="00DA4B1B"/>
    <w:rsid w:val="00DA4EC2"/>
    <w:rsid w:val="00DA4F5D"/>
    <w:rsid w:val="00DA502F"/>
    <w:rsid w:val="00DA51F8"/>
    <w:rsid w:val="00DA524A"/>
    <w:rsid w:val="00DA525F"/>
    <w:rsid w:val="00DA54E6"/>
    <w:rsid w:val="00DA5539"/>
    <w:rsid w:val="00DA5589"/>
    <w:rsid w:val="00DA57F0"/>
    <w:rsid w:val="00DA5929"/>
    <w:rsid w:val="00DA5A0B"/>
    <w:rsid w:val="00DA5BD5"/>
    <w:rsid w:val="00DA5BF7"/>
    <w:rsid w:val="00DA5CBA"/>
    <w:rsid w:val="00DA5D1D"/>
    <w:rsid w:val="00DA6089"/>
    <w:rsid w:val="00DA6165"/>
    <w:rsid w:val="00DA65CF"/>
    <w:rsid w:val="00DA6838"/>
    <w:rsid w:val="00DA69AA"/>
    <w:rsid w:val="00DA6A22"/>
    <w:rsid w:val="00DA6B85"/>
    <w:rsid w:val="00DA6B92"/>
    <w:rsid w:val="00DA6BE1"/>
    <w:rsid w:val="00DA6CAA"/>
    <w:rsid w:val="00DA6CEB"/>
    <w:rsid w:val="00DA6D32"/>
    <w:rsid w:val="00DA6D7E"/>
    <w:rsid w:val="00DA6E1D"/>
    <w:rsid w:val="00DA7180"/>
    <w:rsid w:val="00DA72EE"/>
    <w:rsid w:val="00DA7356"/>
    <w:rsid w:val="00DA7521"/>
    <w:rsid w:val="00DA7539"/>
    <w:rsid w:val="00DA75D4"/>
    <w:rsid w:val="00DA7633"/>
    <w:rsid w:val="00DA76EE"/>
    <w:rsid w:val="00DA7883"/>
    <w:rsid w:val="00DA7A51"/>
    <w:rsid w:val="00DA7AD7"/>
    <w:rsid w:val="00DA7B46"/>
    <w:rsid w:val="00DA7CE8"/>
    <w:rsid w:val="00DA7DA9"/>
    <w:rsid w:val="00DA7E4D"/>
    <w:rsid w:val="00DA7E88"/>
    <w:rsid w:val="00DA7F68"/>
    <w:rsid w:val="00DB005E"/>
    <w:rsid w:val="00DB0072"/>
    <w:rsid w:val="00DB01B3"/>
    <w:rsid w:val="00DB0200"/>
    <w:rsid w:val="00DB0321"/>
    <w:rsid w:val="00DB0352"/>
    <w:rsid w:val="00DB0356"/>
    <w:rsid w:val="00DB0508"/>
    <w:rsid w:val="00DB0562"/>
    <w:rsid w:val="00DB05D1"/>
    <w:rsid w:val="00DB063F"/>
    <w:rsid w:val="00DB077B"/>
    <w:rsid w:val="00DB07D4"/>
    <w:rsid w:val="00DB0885"/>
    <w:rsid w:val="00DB08C5"/>
    <w:rsid w:val="00DB0941"/>
    <w:rsid w:val="00DB0A98"/>
    <w:rsid w:val="00DB0ACF"/>
    <w:rsid w:val="00DB0BA7"/>
    <w:rsid w:val="00DB0C8F"/>
    <w:rsid w:val="00DB0D9B"/>
    <w:rsid w:val="00DB10AE"/>
    <w:rsid w:val="00DB10D4"/>
    <w:rsid w:val="00DB11AB"/>
    <w:rsid w:val="00DB126E"/>
    <w:rsid w:val="00DB1294"/>
    <w:rsid w:val="00DB13B2"/>
    <w:rsid w:val="00DB141D"/>
    <w:rsid w:val="00DB146C"/>
    <w:rsid w:val="00DB1615"/>
    <w:rsid w:val="00DB171B"/>
    <w:rsid w:val="00DB1806"/>
    <w:rsid w:val="00DB181E"/>
    <w:rsid w:val="00DB18AB"/>
    <w:rsid w:val="00DB18D9"/>
    <w:rsid w:val="00DB1A77"/>
    <w:rsid w:val="00DB1B5F"/>
    <w:rsid w:val="00DB1BB1"/>
    <w:rsid w:val="00DB1C25"/>
    <w:rsid w:val="00DB1DE5"/>
    <w:rsid w:val="00DB1FC2"/>
    <w:rsid w:val="00DB20B9"/>
    <w:rsid w:val="00DB2169"/>
    <w:rsid w:val="00DB216A"/>
    <w:rsid w:val="00DB21FB"/>
    <w:rsid w:val="00DB221E"/>
    <w:rsid w:val="00DB232A"/>
    <w:rsid w:val="00DB234E"/>
    <w:rsid w:val="00DB2478"/>
    <w:rsid w:val="00DB24A2"/>
    <w:rsid w:val="00DB252A"/>
    <w:rsid w:val="00DB25C3"/>
    <w:rsid w:val="00DB2650"/>
    <w:rsid w:val="00DB26B8"/>
    <w:rsid w:val="00DB2751"/>
    <w:rsid w:val="00DB28F6"/>
    <w:rsid w:val="00DB2932"/>
    <w:rsid w:val="00DB2A03"/>
    <w:rsid w:val="00DB2AE7"/>
    <w:rsid w:val="00DB2B62"/>
    <w:rsid w:val="00DB2BA9"/>
    <w:rsid w:val="00DB2E91"/>
    <w:rsid w:val="00DB300A"/>
    <w:rsid w:val="00DB30C3"/>
    <w:rsid w:val="00DB3142"/>
    <w:rsid w:val="00DB3150"/>
    <w:rsid w:val="00DB315B"/>
    <w:rsid w:val="00DB316E"/>
    <w:rsid w:val="00DB32AA"/>
    <w:rsid w:val="00DB340C"/>
    <w:rsid w:val="00DB34B5"/>
    <w:rsid w:val="00DB350D"/>
    <w:rsid w:val="00DB35AE"/>
    <w:rsid w:val="00DB3617"/>
    <w:rsid w:val="00DB3660"/>
    <w:rsid w:val="00DB386B"/>
    <w:rsid w:val="00DB398F"/>
    <w:rsid w:val="00DB3D28"/>
    <w:rsid w:val="00DB3EE7"/>
    <w:rsid w:val="00DB3F0D"/>
    <w:rsid w:val="00DB40CC"/>
    <w:rsid w:val="00DB42DE"/>
    <w:rsid w:val="00DB42E1"/>
    <w:rsid w:val="00DB430D"/>
    <w:rsid w:val="00DB4382"/>
    <w:rsid w:val="00DB43B0"/>
    <w:rsid w:val="00DB44BE"/>
    <w:rsid w:val="00DB44CA"/>
    <w:rsid w:val="00DB44D0"/>
    <w:rsid w:val="00DB467A"/>
    <w:rsid w:val="00DB47CC"/>
    <w:rsid w:val="00DB47D2"/>
    <w:rsid w:val="00DB4884"/>
    <w:rsid w:val="00DB4888"/>
    <w:rsid w:val="00DB4B6D"/>
    <w:rsid w:val="00DB4B95"/>
    <w:rsid w:val="00DB4D0E"/>
    <w:rsid w:val="00DB4F57"/>
    <w:rsid w:val="00DB4F88"/>
    <w:rsid w:val="00DB4FAA"/>
    <w:rsid w:val="00DB4FE1"/>
    <w:rsid w:val="00DB505A"/>
    <w:rsid w:val="00DB517C"/>
    <w:rsid w:val="00DB526F"/>
    <w:rsid w:val="00DB52CF"/>
    <w:rsid w:val="00DB5317"/>
    <w:rsid w:val="00DB5397"/>
    <w:rsid w:val="00DB53B2"/>
    <w:rsid w:val="00DB5425"/>
    <w:rsid w:val="00DB5430"/>
    <w:rsid w:val="00DB5493"/>
    <w:rsid w:val="00DB556C"/>
    <w:rsid w:val="00DB5671"/>
    <w:rsid w:val="00DB56B3"/>
    <w:rsid w:val="00DB5746"/>
    <w:rsid w:val="00DB577A"/>
    <w:rsid w:val="00DB581E"/>
    <w:rsid w:val="00DB5826"/>
    <w:rsid w:val="00DB5931"/>
    <w:rsid w:val="00DB5939"/>
    <w:rsid w:val="00DB5A4B"/>
    <w:rsid w:val="00DB5AF2"/>
    <w:rsid w:val="00DB5AF9"/>
    <w:rsid w:val="00DB5BE1"/>
    <w:rsid w:val="00DB5BED"/>
    <w:rsid w:val="00DB5C6D"/>
    <w:rsid w:val="00DB5D1F"/>
    <w:rsid w:val="00DB5D9F"/>
    <w:rsid w:val="00DB5E04"/>
    <w:rsid w:val="00DB5FA1"/>
    <w:rsid w:val="00DB6065"/>
    <w:rsid w:val="00DB61E0"/>
    <w:rsid w:val="00DB645F"/>
    <w:rsid w:val="00DB6522"/>
    <w:rsid w:val="00DB6524"/>
    <w:rsid w:val="00DB6585"/>
    <w:rsid w:val="00DB65BA"/>
    <w:rsid w:val="00DB672A"/>
    <w:rsid w:val="00DB67D8"/>
    <w:rsid w:val="00DB6829"/>
    <w:rsid w:val="00DB682F"/>
    <w:rsid w:val="00DB6894"/>
    <w:rsid w:val="00DB6974"/>
    <w:rsid w:val="00DB6ABB"/>
    <w:rsid w:val="00DB6B07"/>
    <w:rsid w:val="00DB6B0B"/>
    <w:rsid w:val="00DB6B6C"/>
    <w:rsid w:val="00DB6C45"/>
    <w:rsid w:val="00DB6CE3"/>
    <w:rsid w:val="00DB6DBA"/>
    <w:rsid w:val="00DB6DFF"/>
    <w:rsid w:val="00DB6E6B"/>
    <w:rsid w:val="00DB6FF9"/>
    <w:rsid w:val="00DB7051"/>
    <w:rsid w:val="00DB71C3"/>
    <w:rsid w:val="00DB76BB"/>
    <w:rsid w:val="00DB792D"/>
    <w:rsid w:val="00DB7A63"/>
    <w:rsid w:val="00DB7A77"/>
    <w:rsid w:val="00DB7AC3"/>
    <w:rsid w:val="00DB7AD5"/>
    <w:rsid w:val="00DB7CE5"/>
    <w:rsid w:val="00DB7E48"/>
    <w:rsid w:val="00DC001C"/>
    <w:rsid w:val="00DC0039"/>
    <w:rsid w:val="00DC005F"/>
    <w:rsid w:val="00DC0062"/>
    <w:rsid w:val="00DC00C5"/>
    <w:rsid w:val="00DC00DC"/>
    <w:rsid w:val="00DC016C"/>
    <w:rsid w:val="00DC025A"/>
    <w:rsid w:val="00DC0262"/>
    <w:rsid w:val="00DC0265"/>
    <w:rsid w:val="00DC0380"/>
    <w:rsid w:val="00DC0404"/>
    <w:rsid w:val="00DC0427"/>
    <w:rsid w:val="00DC0486"/>
    <w:rsid w:val="00DC0542"/>
    <w:rsid w:val="00DC0768"/>
    <w:rsid w:val="00DC0779"/>
    <w:rsid w:val="00DC077B"/>
    <w:rsid w:val="00DC078B"/>
    <w:rsid w:val="00DC07BB"/>
    <w:rsid w:val="00DC0829"/>
    <w:rsid w:val="00DC0B49"/>
    <w:rsid w:val="00DC0B69"/>
    <w:rsid w:val="00DC0B71"/>
    <w:rsid w:val="00DC0D76"/>
    <w:rsid w:val="00DC0D8B"/>
    <w:rsid w:val="00DC0DA1"/>
    <w:rsid w:val="00DC0E61"/>
    <w:rsid w:val="00DC0E6F"/>
    <w:rsid w:val="00DC0F1A"/>
    <w:rsid w:val="00DC101A"/>
    <w:rsid w:val="00DC11A8"/>
    <w:rsid w:val="00DC1310"/>
    <w:rsid w:val="00DC13B1"/>
    <w:rsid w:val="00DC13DA"/>
    <w:rsid w:val="00DC155D"/>
    <w:rsid w:val="00DC165A"/>
    <w:rsid w:val="00DC167B"/>
    <w:rsid w:val="00DC17DF"/>
    <w:rsid w:val="00DC1864"/>
    <w:rsid w:val="00DC1899"/>
    <w:rsid w:val="00DC1C76"/>
    <w:rsid w:val="00DC1D4D"/>
    <w:rsid w:val="00DC1D7C"/>
    <w:rsid w:val="00DC1D84"/>
    <w:rsid w:val="00DC1E47"/>
    <w:rsid w:val="00DC1F12"/>
    <w:rsid w:val="00DC1FB9"/>
    <w:rsid w:val="00DC20D6"/>
    <w:rsid w:val="00DC226C"/>
    <w:rsid w:val="00DC2325"/>
    <w:rsid w:val="00DC2353"/>
    <w:rsid w:val="00DC2392"/>
    <w:rsid w:val="00DC2478"/>
    <w:rsid w:val="00DC267C"/>
    <w:rsid w:val="00DC26F5"/>
    <w:rsid w:val="00DC27C0"/>
    <w:rsid w:val="00DC2806"/>
    <w:rsid w:val="00DC29AE"/>
    <w:rsid w:val="00DC2A08"/>
    <w:rsid w:val="00DC2A29"/>
    <w:rsid w:val="00DC2A7C"/>
    <w:rsid w:val="00DC2B76"/>
    <w:rsid w:val="00DC2CD0"/>
    <w:rsid w:val="00DC2EE7"/>
    <w:rsid w:val="00DC2FE8"/>
    <w:rsid w:val="00DC305C"/>
    <w:rsid w:val="00DC3067"/>
    <w:rsid w:val="00DC306B"/>
    <w:rsid w:val="00DC30FD"/>
    <w:rsid w:val="00DC313E"/>
    <w:rsid w:val="00DC3145"/>
    <w:rsid w:val="00DC3238"/>
    <w:rsid w:val="00DC32D2"/>
    <w:rsid w:val="00DC3342"/>
    <w:rsid w:val="00DC35C4"/>
    <w:rsid w:val="00DC3612"/>
    <w:rsid w:val="00DC36FC"/>
    <w:rsid w:val="00DC3720"/>
    <w:rsid w:val="00DC373B"/>
    <w:rsid w:val="00DC383F"/>
    <w:rsid w:val="00DC3B7B"/>
    <w:rsid w:val="00DC3C7D"/>
    <w:rsid w:val="00DC3D65"/>
    <w:rsid w:val="00DC3D6E"/>
    <w:rsid w:val="00DC3EAB"/>
    <w:rsid w:val="00DC409B"/>
    <w:rsid w:val="00DC40C8"/>
    <w:rsid w:val="00DC411D"/>
    <w:rsid w:val="00DC4139"/>
    <w:rsid w:val="00DC4184"/>
    <w:rsid w:val="00DC4281"/>
    <w:rsid w:val="00DC42F6"/>
    <w:rsid w:val="00DC4414"/>
    <w:rsid w:val="00DC4428"/>
    <w:rsid w:val="00DC4440"/>
    <w:rsid w:val="00DC44AF"/>
    <w:rsid w:val="00DC4577"/>
    <w:rsid w:val="00DC471F"/>
    <w:rsid w:val="00DC47D7"/>
    <w:rsid w:val="00DC47FE"/>
    <w:rsid w:val="00DC4854"/>
    <w:rsid w:val="00DC49AD"/>
    <w:rsid w:val="00DC49DF"/>
    <w:rsid w:val="00DC4C4A"/>
    <w:rsid w:val="00DC4DCB"/>
    <w:rsid w:val="00DC4F13"/>
    <w:rsid w:val="00DC4FD0"/>
    <w:rsid w:val="00DC5000"/>
    <w:rsid w:val="00DC501C"/>
    <w:rsid w:val="00DC503B"/>
    <w:rsid w:val="00DC5042"/>
    <w:rsid w:val="00DC512C"/>
    <w:rsid w:val="00DC536B"/>
    <w:rsid w:val="00DC54A2"/>
    <w:rsid w:val="00DC54A4"/>
    <w:rsid w:val="00DC55B2"/>
    <w:rsid w:val="00DC55DD"/>
    <w:rsid w:val="00DC566B"/>
    <w:rsid w:val="00DC566D"/>
    <w:rsid w:val="00DC5688"/>
    <w:rsid w:val="00DC574F"/>
    <w:rsid w:val="00DC58E8"/>
    <w:rsid w:val="00DC59BF"/>
    <w:rsid w:val="00DC5A4D"/>
    <w:rsid w:val="00DC5B00"/>
    <w:rsid w:val="00DC5B02"/>
    <w:rsid w:val="00DC5C8B"/>
    <w:rsid w:val="00DC5CF9"/>
    <w:rsid w:val="00DC5E83"/>
    <w:rsid w:val="00DC5FC3"/>
    <w:rsid w:val="00DC5FCF"/>
    <w:rsid w:val="00DC6000"/>
    <w:rsid w:val="00DC603A"/>
    <w:rsid w:val="00DC6096"/>
    <w:rsid w:val="00DC611B"/>
    <w:rsid w:val="00DC631F"/>
    <w:rsid w:val="00DC6373"/>
    <w:rsid w:val="00DC63B6"/>
    <w:rsid w:val="00DC63DB"/>
    <w:rsid w:val="00DC63DC"/>
    <w:rsid w:val="00DC6478"/>
    <w:rsid w:val="00DC64AC"/>
    <w:rsid w:val="00DC65C9"/>
    <w:rsid w:val="00DC66E8"/>
    <w:rsid w:val="00DC6738"/>
    <w:rsid w:val="00DC6794"/>
    <w:rsid w:val="00DC692D"/>
    <w:rsid w:val="00DC6AC0"/>
    <w:rsid w:val="00DC6DC5"/>
    <w:rsid w:val="00DC6E05"/>
    <w:rsid w:val="00DC6F36"/>
    <w:rsid w:val="00DC713D"/>
    <w:rsid w:val="00DC714B"/>
    <w:rsid w:val="00DC728F"/>
    <w:rsid w:val="00DC7416"/>
    <w:rsid w:val="00DC745C"/>
    <w:rsid w:val="00DC74F3"/>
    <w:rsid w:val="00DC7589"/>
    <w:rsid w:val="00DC75E5"/>
    <w:rsid w:val="00DC7741"/>
    <w:rsid w:val="00DC7758"/>
    <w:rsid w:val="00DC784A"/>
    <w:rsid w:val="00DC7872"/>
    <w:rsid w:val="00DC787F"/>
    <w:rsid w:val="00DC789E"/>
    <w:rsid w:val="00DC796A"/>
    <w:rsid w:val="00DC79E7"/>
    <w:rsid w:val="00DC79F6"/>
    <w:rsid w:val="00DC7A56"/>
    <w:rsid w:val="00DC7AA4"/>
    <w:rsid w:val="00DC7BAD"/>
    <w:rsid w:val="00DC7BF9"/>
    <w:rsid w:val="00DC7C6E"/>
    <w:rsid w:val="00DC7C72"/>
    <w:rsid w:val="00DC7D2D"/>
    <w:rsid w:val="00DC7D77"/>
    <w:rsid w:val="00DC7D88"/>
    <w:rsid w:val="00DC7F6A"/>
    <w:rsid w:val="00DD00CB"/>
    <w:rsid w:val="00DD0344"/>
    <w:rsid w:val="00DD03AB"/>
    <w:rsid w:val="00DD054F"/>
    <w:rsid w:val="00DD0580"/>
    <w:rsid w:val="00DD0659"/>
    <w:rsid w:val="00DD06C5"/>
    <w:rsid w:val="00DD0759"/>
    <w:rsid w:val="00DD08A7"/>
    <w:rsid w:val="00DD0A5B"/>
    <w:rsid w:val="00DD0ABF"/>
    <w:rsid w:val="00DD0BAF"/>
    <w:rsid w:val="00DD0BB7"/>
    <w:rsid w:val="00DD0BEA"/>
    <w:rsid w:val="00DD0CB6"/>
    <w:rsid w:val="00DD0FC8"/>
    <w:rsid w:val="00DD1011"/>
    <w:rsid w:val="00DD1172"/>
    <w:rsid w:val="00DD11F7"/>
    <w:rsid w:val="00DD1222"/>
    <w:rsid w:val="00DD1329"/>
    <w:rsid w:val="00DD13E7"/>
    <w:rsid w:val="00DD1409"/>
    <w:rsid w:val="00DD1454"/>
    <w:rsid w:val="00DD153B"/>
    <w:rsid w:val="00DD1661"/>
    <w:rsid w:val="00DD17A3"/>
    <w:rsid w:val="00DD1AE5"/>
    <w:rsid w:val="00DD1C1B"/>
    <w:rsid w:val="00DD1C74"/>
    <w:rsid w:val="00DD1CFC"/>
    <w:rsid w:val="00DD1E09"/>
    <w:rsid w:val="00DD1E14"/>
    <w:rsid w:val="00DD1E3C"/>
    <w:rsid w:val="00DD1E80"/>
    <w:rsid w:val="00DD1EB0"/>
    <w:rsid w:val="00DD1ECF"/>
    <w:rsid w:val="00DD1EFF"/>
    <w:rsid w:val="00DD1F0B"/>
    <w:rsid w:val="00DD201C"/>
    <w:rsid w:val="00DD20C2"/>
    <w:rsid w:val="00DD218B"/>
    <w:rsid w:val="00DD2218"/>
    <w:rsid w:val="00DD22CD"/>
    <w:rsid w:val="00DD2339"/>
    <w:rsid w:val="00DD24F2"/>
    <w:rsid w:val="00DD2616"/>
    <w:rsid w:val="00DD26C6"/>
    <w:rsid w:val="00DD26F6"/>
    <w:rsid w:val="00DD28B4"/>
    <w:rsid w:val="00DD28DF"/>
    <w:rsid w:val="00DD2AD8"/>
    <w:rsid w:val="00DD2BBD"/>
    <w:rsid w:val="00DD2C77"/>
    <w:rsid w:val="00DD2CA0"/>
    <w:rsid w:val="00DD2D1F"/>
    <w:rsid w:val="00DD2DC7"/>
    <w:rsid w:val="00DD2E5B"/>
    <w:rsid w:val="00DD2E65"/>
    <w:rsid w:val="00DD2F2F"/>
    <w:rsid w:val="00DD2FD9"/>
    <w:rsid w:val="00DD3071"/>
    <w:rsid w:val="00DD30C3"/>
    <w:rsid w:val="00DD3228"/>
    <w:rsid w:val="00DD336D"/>
    <w:rsid w:val="00DD3383"/>
    <w:rsid w:val="00DD33D3"/>
    <w:rsid w:val="00DD33DF"/>
    <w:rsid w:val="00DD33ED"/>
    <w:rsid w:val="00DD346F"/>
    <w:rsid w:val="00DD34B8"/>
    <w:rsid w:val="00DD3537"/>
    <w:rsid w:val="00DD35AB"/>
    <w:rsid w:val="00DD3603"/>
    <w:rsid w:val="00DD375D"/>
    <w:rsid w:val="00DD3776"/>
    <w:rsid w:val="00DD3810"/>
    <w:rsid w:val="00DD3814"/>
    <w:rsid w:val="00DD398D"/>
    <w:rsid w:val="00DD3A2A"/>
    <w:rsid w:val="00DD3B4D"/>
    <w:rsid w:val="00DD3CEE"/>
    <w:rsid w:val="00DD3D37"/>
    <w:rsid w:val="00DD3D79"/>
    <w:rsid w:val="00DD3D7F"/>
    <w:rsid w:val="00DD3E8A"/>
    <w:rsid w:val="00DD3EBF"/>
    <w:rsid w:val="00DD3FEB"/>
    <w:rsid w:val="00DD412F"/>
    <w:rsid w:val="00DD424D"/>
    <w:rsid w:val="00DD425F"/>
    <w:rsid w:val="00DD4376"/>
    <w:rsid w:val="00DD4395"/>
    <w:rsid w:val="00DD4517"/>
    <w:rsid w:val="00DD451C"/>
    <w:rsid w:val="00DD454E"/>
    <w:rsid w:val="00DD460B"/>
    <w:rsid w:val="00DD4673"/>
    <w:rsid w:val="00DD46B5"/>
    <w:rsid w:val="00DD473E"/>
    <w:rsid w:val="00DD47AE"/>
    <w:rsid w:val="00DD47DD"/>
    <w:rsid w:val="00DD4801"/>
    <w:rsid w:val="00DD481C"/>
    <w:rsid w:val="00DD48E9"/>
    <w:rsid w:val="00DD49AA"/>
    <w:rsid w:val="00DD4A0B"/>
    <w:rsid w:val="00DD4ACC"/>
    <w:rsid w:val="00DD4B0B"/>
    <w:rsid w:val="00DD4C1D"/>
    <w:rsid w:val="00DD4D53"/>
    <w:rsid w:val="00DD4DC2"/>
    <w:rsid w:val="00DD4E62"/>
    <w:rsid w:val="00DD4F63"/>
    <w:rsid w:val="00DD5045"/>
    <w:rsid w:val="00DD5065"/>
    <w:rsid w:val="00DD50A2"/>
    <w:rsid w:val="00DD5195"/>
    <w:rsid w:val="00DD52DD"/>
    <w:rsid w:val="00DD534D"/>
    <w:rsid w:val="00DD545D"/>
    <w:rsid w:val="00DD56DD"/>
    <w:rsid w:val="00DD56FA"/>
    <w:rsid w:val="00DD5733"/>
    <w:rsid w:val="00DD576F"/>
    <w:rsid w:val="00DD577D"/>
    <w:rsid w:val="00DD59E8"/>
    <w:rsid w:val="00DD5A21"/>
    <w:rsid w:val="00DD5ACB"/>
    <w:rsid w:val="00DD5B47"/>
    <w:rsid w:val="00DD5BAB"/>
    <w:rsid w:val="00DD5C22"/>
    <w:rsid w:val="00DD5C37"/>
    <w:rsid w:val="00DD5C39"/>
    <w:rsid w:val="00DD5CD2"/>
    <w:rsid w:val="00DD5DCD"/>
    <w:rsid w:val="00DD5DDA"/>
    <w:rsid w:val="00DD611B"/>
    <w:rsid w:val="00DD6181"/>
    <w:rsid w:val="00DD620E"/>
    <w:rsid w:val="00DD63B0"/>
    <w:rsid w:val="00DD65DA"/>
    <w:rsid w:val="00DD66A0"/>
    <w:rsid w:val="00DD6B10"/>
    <w:rsid w:val="00DD6B88"/>
    <w:rsid w:val="00DD6CF9"/>
    <w:rsid w:val="00DD6D96"/>
    <w:rsid w:val="00DD6DA9"/>
    <w:rsid w:val="00DD6E37"/>
    <w:rsid w:val="00DD6E68"/>
    <w:rsid w:val="00DD6E9B"/>
    <w:rsid w:val="00DD6ED4"/>
    <w:rsid w:val="00DD6FF9"/>
    <w:rsid w:val="00DD70C4"/>
    <w:rsid w:val="00DD719F"/>
    <w:rsid w:val="00DD71F3"/>
    <w:rsid w:val="00DD7482"/>
    <w:rsid w:val="00DD75C4"/>
    <w:rsid w:val="00DD7647"/>
    <w:rsid w:val="00DD7687"/>
    <w:rsid w:val="00DD76D2"/>
    <w:rsid w:val="00DD76DF"/>
    <w:rsid w:val="00DD7722"/>
    <w:rsid w:val="00DD77D3"/>
    <w:rsid w:val="00DD7A3C"/>
    <w:rsid w:val="00DD7AC9"/>
    <w:rsid w:val="00DD7AFA"/>
    <w:rsid w:val="00DD7C01"/>
    <w:rsid w:val="00DD7CAE"/>
    <w:rsid w:val="00DD7D25"/>
    <w:rsid w:val="00DD7D50"/>
    <w:rsid w:val="00DD7F6C"/>
    <w:rsid w:val="00DE016A"/>
    <w:rsid w:val="00DE01CE"/>
    <w:rsid w:val="00DE0289"/>
    <w:rsid w:val="00DE029F"/>
    <w:rsid w:val="00DE02FF"/>
    <w:rsid w:val="00DE0384"/>
    <w:rsid w:val="00DE047D"/>
    <w:rsid w:val="00DE047E"/>
    <w:rsid w:val="00DE049D"/>
    <w:rsid w:val="00DE04D9"/>
    <w:rsid w:val="00DE04F0"/>
    <w:rsid w:val="00DE057E"/>
    <w:rsid w:val="00DE0584"/>
    <w:rsid w:val="00DE05D1"/>
    <w:rsid w:val="00DE0646"/>
    <w:rsid w:val="00DE0751"/>
    <w:rsid w:val="00DE0781"/>
    <w:rsid w:val="00DE079B"/>
    <w:rsid w:val="00DE0847"/>
    <w:rsid w:val="00DE08A6"/>
    <w:rsid w:val="00DE0A63"/>
    <w:rsid w:val="00DE0AE1"/>
    <w:rsid w:val="00DE0AFA"/>
    <w:rsid w:val="00DE0B34"/>
    <w:rsid w:val="00DE0B37"/>
    <w:rsid w:val="00DE0BBC"/>
    <w:rsid w:val="00DE0BD8"/>
    <w:rsid w:val="00DE0BFB"/>
    <w:rsid w:val="00DE0C22"/>
    <w:rsid w:val="00DE0DA7"/>
    <w:rsid w:val="00DE0DC4"/>
    <w:rsid w:val="00DE0E7F"/>
    <w:rsid w:val="00DE0EB9"/>
    <w:rsid w:val="00DE0ECF"/>
    <w:rsid w:val="00DE0F27"/>
    <w:rsid w:val="00DE0F68"/>
    <w:rsid w:val="00DE0FAD"/>
    <w:rsid w:val="00DE0FB0"/>
    <w:rsid w:val="00DE0FBC"/>
    <w:rsid w:val="00DE10C7"/>
    <w:rsid w:val="00DE12E1"/>
    <w:rsid w:val="00DE158E"/>
    <w:rsid w:val="00DE15E4"/>
    <w:rsid w:val="00DE1A40"/>
    <w:rsid w:val="00DE1A75"/>
    <w:rsid w:val="00DE1BED"/>
    <w:rsid w:val="00DE1C28"/>
    <w:rsid w:val="00DE1CFA"/>
    <w:rsid w:val="00DE1D04"/>
    <w:rsid w:val="00DE1E52"/>
    <w:rsid w:val="00DE1F16"/>
    <w:rsid w:val="00DE2094"/>
    <w:rsid w:val="00DE2169"/>
    <w:rsid w:val="00DE2332"/>
    <w:rsid w:val="00DE236F"/>
    <w:rsid w:val="00DE2375"/>
    <w:rsid w:val="00DE2396"/>
    <w:rsid w:val="00DE23B3"/>
    <w:rsid w:val="00DE23C3"/>
    <w:rsid w:val="00DE2418"/>
    <w:rsid w:val="00DE2441"/>
    <w:rsid w:val="00DE24D7"/>
    <w:rsid w:val="00DE24E0"/>
    <w:rsid w:val="00DE27F7"/>
    <w:rsid w:val="00DE2A74"/>
    <w:rsid w:val="00DE2B70"/>
    <w:rsid w:val="00DE2C79"/>
    <w:rsid w:val="00DE2E1E"/>
    <w:rsid w:val="00DE2E7B"/>
    <w:rsid w:val="00DE2E86"/>
    <w:rsid w:val="00DE2E95"/>
    <w:rsid w:val="00DE3031"/>
    <w:rsid w:val="00DE30F5"/>
    <w:rsid w:val="00DE3183"/>
    <w:rsid w:val="00DE31C8"/>
    <w:rsid w:val="00DE31F1"/>
    <w:rsid w:val="00DE3505"/>
    <w:rsid w:val="00DE3522"/>
    <w:rsid w:val="00DE3661"/>
    <w:rsid w:val="00DE38D8"/>
    <w:rsid w:val="00DE3BB4"/>
    <w:rsid w:val="00DE3BFE"/>
    <w:rsid w:val="00DE3D25"/>
    <w:rsid w:val="00DE3DDC"/>
    <w:rsid w:val="00DE425A"/>
    <w:rsid w:val="00DE42B4"/>
    <w:rsid w:val="00DE42D9"/>
    <w:rsid w:val="00DE443F"/>
    <w:rsid w:val="00DE4480"/>
    <w:rsid w:val="00DE4536"/>
    <w:rsid w:val="00DE45E5"/>
    <w:rsid w:val="00DE4678"/>
    <w:rsid w:val="00DE46BF"/>
    <w:rsid w:val="00DE477C"/>
    <w:rsid w:val="00DE48CE"/>
    <w:rsid w:val="00DE496D"/>
    <w:rsid w:val="00DE4A37"/>
    <w:rsid w:val="00DE4B25"/>
    <w:rsid w:val="00DE4B32"/>
    <w:rsid w:val="00DE4B33"/>
    <w:rsid w:val="00DE4EB9"/>
    <w:rsid w:val="00DE4F79"/>
    <w:rsid w:val="00DE5082"/>
    <w:rsid w:val="00DE514D"/>
    <w:rsid w:val="00DE51B5"/>
    <w:rsid w:val="00DE52E7"/>
    <w:rsid w:val="00DE5309"/>
    <w:rsid w:val="00DE5360"/>
    <w:rsid w:val="00DE54C6"/>
    <w:rsid w:val="00DE558D"/>
    <w:rsid w:val="00DE560F"/>
    <w:rsid w:val="00DE56AB"/>
    <w:rsid w:val="00DE56B5"/>
    <w:rsid w:val="00DE5714"/>
    <w:rsid w:val="00DE593C"/>
    <w:rsid w:val="00DE59DA"/>
    <w:rsid w:val="00DE5A29"/>
    <w:rsid w:val="00DE5A84"/>
    <w:rsid w:val="00DE5AC1"/>
    <w:rsid w:val="00DE5B30"/>
    <w:rsid w:val="00DE5C1B"/>
    <w:rsid w:val="00DE5C8A"/>
    <w:rsid w:val="00DE5CA7"/>
    <w:rsid w:val="00DE5E13"/>
    <w:rsid w:val="00DE5FA5"/>
    <w:rsid w:val="00DE6080"/>
    <w:rsid w:val="00DE60AD"/>
    <w:rsid w:val="00DE60BB"/>
    <w:rsid w:val="00DE60F2"/>
    <w:rsid w:val="00DE620F"/>
    <w:rsid w:val="00DE632C"/>
    <w:rsid w:val="00DE6421"/>
    <w:rsid w:val="00DE661F"/>
    <w:rsid w:val="00DE672F"/>
    <w:rsid w:val="00DE6745"/>
    <w:rsid w:val="00DE6766"/>
    <w:rsid w:val="00DE68C2"/>
    <w:rsid w:val="00DE6966"/>
    <w:rsid w:val="00DE69B8"/>
    <w:rsid w:val="00DE6A83"/>
    <w:rsid w:val="00DE6AC4"/>
    <w:rsid w:val="00DE6AF4"/>
    <w:rsid w:val="00DE6D01"/>
    <w:rsid w:val="00DE6E20"/>
    <w:rsid w:val="00DE6EBD"/>
    <w:rsid w:val="00DE7249"/>
    <w:rsid w:val="00DE724E"/>
    <w:rsid w:val="00DE727C"/>
    <w:rsid w:val="00DE72F6"/>
    <w:rsid w:val="00DE745B"/>
    <w:rsid w:val="00DE75A1"/>
    <w:rsid w:val="00DE75DC"/>
    <w:rsid w:val="00DE76A9"/>
    <w:rsid w:val="00DE77BF"/>
    <w:rsid w:val="00DE788F"/>
    <w:rsid w:val="00DE797D"/>
    <w:rsid w:val="00DE7A55"/>
    <w:rsid w:val="00DE7AF6"/>
    <w:rsid w:val="00DE7DC2"/>
    <w:rsid w:val="00DE7DEB"/>
    <w:rsid w:val="00DE7E06"/>
    <w:rsid w:val="00DE7E16"/>
    <w:rsid w:val="00DE7F02"/>
    <w:rsid w:val="00DE7F09"/>
    <w:rsid w:val="00DE7FAB"/>
    <w:rsid w:val="00DE7FB6"/>
    <w:rsid w:val="00DF00C3"/>
    <w:rsid w:val="00DF0164"/>
    <w:rsid w:val="00DF01C2"/>
    <w:rsid w:val="00DF01DE"/>
    <w:rsid w:val="00DF0267"/>
    <w:rsid w:val="00DF02AC"/>
    <w:rsid w:val="00DF02D1"/>
    <w:rsid w:val="00DF02F0"/>
    <w:rsid w:val="00DF0378"/>
    <w:rsid w:val="00DF03B5"/>
    <w:rsid w:val="00DF03BA"/>
    <w:rsid w:val="00DF0562"/>
    <w:rsid w:val="00DF05D4"/>
    <w:rsid w:val="00DF09D1"/>
    <w:rsid w:val="00DF0A4B"/>
    <w:rsid w:val="00DF0AAD"/>
    <w:rsid w:val="00DF0D49"/>
    <w:rsid w:val="00DF0E4E"/>
    <w:rsid w:val="00DF0EC2"/>
    <w:rsid w:val="00DF0F40"/>
    <w:rsid w:val="00DF0F57"/>
    <w:rsid w:val="00DF105D"/>
    <w:rsid w:val="00DF1089"/>
    <w:rsid w:val="00DF11B2"/>
    <w:rsid w:val="00DF1338"/>
    <w:rsid w:val="00DF13DC"/>
    <w:rsid w:val="00DF144F"/>
    <w:rsid w:val="00DF151B"/>
    <w:rsid w:val="00DF1534"/>
    <w:rsid w:val="00DF1643"/>
    <w:rsid w:val="00DF169F"/>
    <w:rsid w:val="00DF16BF"/>
    <w:rsid w:val="00DF16EA"/>
    <w:rsid w:val="00DF16F3"/>
    <w:rsid w:val="00DF1831"/>
    <w:rsid w:val="00DF193F"/>
    <w:rsid w:val="00DF19D3"/>
    <w:rsid w:val="00DF1A42"/>
    <w:rsid w:val="00DF1A50"/>
    <w:rsid w:val="00DF1AAE"/>
    <w:rsid w:val="00DF1C4D"/>
    <w:rsid w:val="00DF1DF3"/>
    <w:rsid w:val="00DF1E15"/>
    <w:rsid w:val="00DF1EDB"/>
    <w:rsid w:val="00DF1F9B"/>
    <w:rsid w:val="00DF1FE6"/>
    <w:rsid w:val="00DF2164"/>
    <w:rsid w:val="00DF21F3"/>
    <w:rsid w:val="00DF22AC"/>
    <w:rsid w:val="00DF231A"/>
    <w:rsid w:val="00DF24DF"/>
    <w:rsid w:val="00DF268F"/>
    <w:rsid w:val="00DF2853"/>
    <w:rsid w:val="00DF29B2"/>
    <w:rsid w:val="00DF2A44"/>
    <w:rsid w:val="00DF2ABE"/>
    <w:rsid w:val="00DF2B07"/>
    <w:rsid w:val="00DF2CED"/>
    <w:rsid w:val="00DF2D63"/>
    <w:rsid w:val="00DF2D65"/>
    <w:rsid w:val="00DF2D8B"/>
    <w:rsid w:val="00DF2DB8"/>
    <w:rsid w:val="00DF2E1A"/>
    <w:rsid w:val="00DF2EC4"/>
    <w:rsid w:val="00DF31B9"/>
    <w:rsid w:val="00DF3254"/>
    <w:rsid w:val="00DF3580"/>
    <w:rsid w:val="00DF35BB"/>
    <w:rsid w:val="00DF35C3"/>
    <w:rsid w:val="00DF3755"/>
    <w:rsid w:val="00DF37C9"/>
    <w:rsid w:val="00DF37E1"/>
    <w:rsid w:val="00DF387D"/>
    <w:rsid w:val="00DF3938"/>
    <w:rsid w:val="00DF3BD0"/>
    <w:rsid w:val="00DF3BD1"/>
    <w:rsid w:val="00DF3C2E"/>
    <w:rsid w:val="00DF3D37"/>
    <w:rsid w:val="00DF3E41"/>
    <w:rsid w:val="00DF3F60"/>
    <w:rsid w:val="00DF4040"/>
    <w:rsid w:val="00DF404D"/>
    <w:rsid w:val="00DF40EE"/>
    <w:rsid w:val="00DF4284"/>
    <w:rsid w:val="00DF4332"/>
    <w:rsid w:val="00DF4504"/>
    <w:rsid w:val="00DF4644"/>
    <w:rsid w:val="00DF46EF"/>
    <w:rsid w:val="00DF475D"/>
    <w:rsid w:val="00DF4A11"/>
    <w:rsid w:val="00DF4A9D"/>
    <w:rsid w:val="00DF4B75"/>
    <w:rsid w:val="00DF4B7C"/>
    <w:rsid w:val="00DF4B9E"/>
    <w:rsid w:val="00DF4BDD"/>
    <w:rsid w:val="00DF4D7A"/>
    <w:rsid w:val="00DF4E89"/>
    <w:rsid w:val="00DF4E91"/>
    <w:rsid w:val="00DF5096"/>
    <w:rsid w:val="00DF50AB"/>
    <w:rsid w:val="00DF510C"/>
    <w:rsid w:val="00DF51A5"/>
    <w:rsid w:val="00DF5209"/>
    <w:rsid w:val="00DF5221"/>
    <w:rsid w:val="00DF533D"/>
    <w:rsid w:val="00DF547A"/>
    <w:rsid w:val="00DF54E6"/>
    <w:rsid w:val="00DF5636"/>
    <w:rsid w:val="00DF56BB"/>
    <w:rsid w:val="00DF5780"/>
    <w:rsid w:val="00DF580E"/>
    <w:rsid w:val="00DF585F"/>
    <w:rsid w:val="00DF58CA"/>
    <w:rsid w:val="00DF58FE"/>
    <w:rsid w:val="00DF59DD"/>
    <w:rsid w:val="00DF5AA8"/>
    <w:rsid w:val="00DF5AD0"/>
    <w:rsid w:val="00DF5C10"/>
    <w:rsid w:val="00DF5C29"/>
    <w:rsid w:val="00DF5C2C"/>
    <w:rsid w:val="00DF5CF4"/>
    <w:rsid w:val="00DF5D65"/>
    <w:rsid w:val="00DF5DBD"/>
    <w:rsid w:val="00DF5E2C"/>
    <w:rsid w:val="00DF5E67"/>
    <w:rsid w:val="00DF5FC1"/>
    <w:rsid w:val="00DF60F5"/>
    <w:rsid w:val="00DF614D"/>
    <w:rsid w:val="00DF6222"/>
    <w:rsid w:val="00DF6285"/>
    <w:rsid w:val="00DF64F1"/>
    <w:rsid w:val="00DF653A"/>
    <w:rsid w:val="00DF6578"/>
    <w:rsid w:val="00DF6660"/>
    <w:rsid w:val="00DF66F2"/>
    <w:rsid w:val="00DF671D"/>
    <w:rsid w:val="00DF68C0"/>
    <w:rsid w:val="00DF68DD"/>
    <w:rsid w:val="00DF6934"/>
    <w:rsid w:val="00DF69AF"/>
    <w:rsid w:val="00DF69C4"/>
    <w:rsid w:val="00DF6A4A"/>
    <w:rsid w:val="00DF6BFD"/>
    <w:rsid w:val="00DF6EA3"/>
    <w:rsid w:val="00DF6F0B"/>
    <w:rsid w:val="00DF700A"/>
    <w:rsid w:val="00DF7035"/>
    <w:rsid w:val="00DF715B"/>
    <w:rsid w:val="00DF7198"/>
    <w:rsid w:val="00DF71BA"/>
    <w:rsid w:val="00DF724E"/>
    <w:rsid w:val="00DF72D4"/>
    <w:rsid w:val="00DF7375"/>
    <w:rsid w:val="00DF73F2"/>
    <w:rsid w:val="00DF74E0"/>
    <w:rsid w:val="00DF7575"/>
    <w:rsid w:val="00DF75D3"/>
    <w:rsid w:val="00DF7624"/>
    <w:rsid w:val="00DF7873"/>
    <w:rsid w:val="00DF78CE"/>
    <w:rsid w:val="00DF78EA"/>
    <w:rsid w:val="00DF78F3"/>
    <w:rsid w:val="00DF7C08"/>
    <w:rsid w:val="00DF7C89"/>
    <w:rsid w:val="00DF7D00"/>
    <w:rsid w:val="00DF7DC4"/>
    <w:rsid w:val="00DF7E08"/>
    <w:rsid w:val="00DF7F70"/>
    <w:rsid w:val="00DF7F90"/>
    <w:rsid w:val="00E00073"/>
    <w:rsid w:val="00E0007D"/>
    <w:rsid w:val="00E00159"/>
    <w:rsid w:val="00E003D2"/>
    <w:rsid w:val="00E00406"/>
    <w:rsid w:val="00E00414"/>
    <w:rsid w:val="00E004A8"/>
    <w:rsid w:val="00E00530"/>
    <w:rsid w:val="00E00558"/>
    <w:rsid w:val="00E007E5"/>
    <w:rsid w:val="00E00821"/>
    <w:rsid w:val="00E00A22"/>
    <w:rsid w:val="00E00A28"/>
    <w:rsid w:val="00E00B1E"/>
    <w:rsid w:val="00E00B28"/>
    <w:rsid w:val="00E00B35"/>
    <w:rsid w:val="00E00B39"/>
    <w:rsid w:val="00E00B9D"/>
    <w:rsid w:val="00E00BF5"/>
    <w:rsid w:val="00E00BFA"/>
    <w:rsid w:val="00E00C11"/>
    <w:rsid w:val="00E00CD5"/>
    <w:rsid w:val="00E00D0E"/>
    <w:rsid w:val="00E00E0F"/>
    <w:rsid w:val="00E00E4C"/>
    <w:rsid w:val="00E0100A"/>
    <w:rsid w:val="00E012CF"/>
    <w:rsid w:val="00E01402"/>
    <w:rsid w:val="00E0165B"/>
    <w:rsid w:val="00E017BB"/>
    <w:rsid w:val="00E01806"/>
    <w:rsid w:val="00E01847"/>
    <w:rsid w:val="00E018BB"/>
    <w:rsid w:val="00E018E5"/>
    <w:rsid w:val="00E01909"/>
    <w:rsid w:val="00E01959"/>
    <w:rsid w:val="00E01ADA"/>
    <w:rsid w:val="00E01B1F"/>
    <w:rsid w:val="00E01B2A"/>
    <w:rsid w:val="00E01B5E"/>
    <w:rsid w:val="00E01B6A"/>
    <w:rsid w:val="00E01CF6"/>
    <w:rsid w:val="00E01D6A"/>
    <w:rsid w:val="00E01DF0"/>
    <w:rsid w:val="00E01EB1"/>
    <w:rsid w:val="00E01EDB"/>
    <w:rsid w:val="00E01F7E"/>
    <w:rsid w:val="00E01FAF"/>
    <w:rsid w:val="00E01FCE"/>
    <w:rsid w:val="00E01FF1"/>
    <w:rsid w:val="00E0201B"/>
    <w:rsid w:val="00E02063"/>
    <w:rsid w:val="00E02178"/>
    <w:rsid w:val="00E02213"/>
    <w:rsid w:val="00E0222F"/>
    <w:rsid w:val="00E0234B"/>
    <w:rsid w:val="00E023CE"/>
    <w:rsid w:val="00E023D2"/>
    <w:rsid w:val="00E023FD"/>
    <w:rsid w:val="00E024DD"/>
    <w:rsid w:val="00E024EE"/>
    <w:rsid w:val="00E02512"/>
    <w:rsid w:val="00E0251B"/>
    <w:rsid w:val="00E025E8"/>
    <w:rsid w:val="00E0262D"/>
    <w:rsid w:val="00E02638"/>
    <w:rsid w:val="00E026EB"/>
    <w:rsid w:val="00E027B5"/>
    <w:rsid w:val="00E0289A"/>
    <w:rsid w:val="00E028C0"/>
    <w:rsid w:val="00E02971"/>
    <w:rsid w:val="00E029AA"/>
    <w:rsid w:val="00E029C1"/>
    <w:rsid w:val="00E02A1C"/>
    <w:rsid w:val="00E02BEF"/>
    <w:rsid w:val="00E02C52"/>
    <w:rsid w:val="00E02C54"/>
    <w:rsid w:val="00E02C86"/>
    <w:rsid w:val="00E02D62"/>
    <w:rsid w:val="00E02DD5"/>
    <w:rsid w:val="00E02E43"/>
    <w:rsid w:val="00E02EEC"/>
    <w:rsid w:val="00E0336B"/>
    <w:rsid w:val="00E035EA"/>
    <w:rsid w:val="00E036FB"/>
    <w:rsid w:val="00E03758"/>
    <w:rsid w:val="00E037A0"/>
    <w:rsid w:val="00E0391A"/>
    <w:rsid w:val="00E0393A"/>
    <w:rsid w:val="00E03A1F"/>
    <w:rsid w:val="00E03A8A"/>
    <w:rsid w:val="00E03BF6"/>
    <w:rsid w:val="00E03C0F"/>
    <w:rsid w:val="00E03D0A"/>
    <w:rsid w:val="00E03DBD"/>
    <w:rsid w:val="00E03DE9"/>
    <w:rsid w:val="00E03FB7"/>
    <w:rsid w:val="00E040F8"/>
    <w:rsid w:val="00E042C1"/>
    <w:rsid w:val="00E0432C"/>
    <w:rsid w:val="00E04514"/>
    <w:rsid w:val="00E04747"/>
    <w:rsid w:val="00E04924"/>
    <w:rsid w:val="00E04A07"/>
    <w:rsid w:val="00E04A53"/>
    <w:rsid w:val="00E04A76"/>
    <w:rsid w:val="00E04B5E"/>
    <w:rsid w:val="00E04C54"/>
    <w:rsid w:val="00E04D25"/>
    <w:rsid w:val="00E05064"/>
    <w:rsid w:val="00E0506A"/>
    <w:rsid w:val="00E05116"/>
    <w:rsid w:val="00E05127"/>
    <w:rsid w:val="00E05147"/>
    <w:rsid w:val="00E05208"/>
    <w:rsid w:val="00E052CE"/>
    <w:rsid w:val="00E05383"/>
    <w:rsid w:val="00E054F4"/>
    <w:rsid w:val="00E0551F"/>
    <w:rsid w:val="00E05525"/>
    <w:rsid w:val="00E055A2"/>
    <w:rsid w:val="00E055D6"/>
    <w:rsid w:val="00E05672"/>
    <w:rsid w:val="00E05726"/>
    <w:rsid w:val="00E058C1"/>
    <w:rsid w:val="00E058CE"/>
    <w:rsid w:val="00E0596B"/>
    <w:rsid w:val="00E05B30"/>
    <w:rsid w:val="00E05B36"/>
    <w:rsid w:val="00E05B85"/>
    <w:rsid w:val="00E05C6E"/>
    <w:rsid w:val="00E05D5C"/>
    <w:rsid w:val="00E05DDD"/>
    <w:rsid w:val="00E05E40"/>
    <w:rsid w:val="00E05FC1"/>
    <w:rsid w:val="00E060CA"/>
    <w:rsid w:val="00E061D4"/>
    <w:rsid w:val="00E06442"/>
    <w:rsid w:val="00E06491"/>
    <w:rsid w:val="00E064E3"/>
    <w:rsid w:val="00E06512"/>
    <w:rsid w:val="00E06519"/>
    <w:rsid w:val="00E0659C"/>
    <w:rsid w:val="00E065AC"/>
    <w:rsid w:val="00E066E4"/>
    <w:rsid w:val="00E068E2"/>
    <w:rsid w:val="00E06991"/>
    <w:rsid w:val="00E06AB5"/>
    <w:rsid w:val="00E06B3B"/>
    <w:rsid w:val="00E06B5A"/>
    <w:rsid w:val="00E06C49"/>
    <w:rsid w:val="00E06C9F"/>
    <w:rsid w:val="00E06DDA"/>
    <w:rsid w:val="00E06E63"/>
    <w:rsid w:val="00E06E95"/>
    <w:rsid w:val="00E06F65"/>
    <w:rsid w:val="00E06FAD"/>
    <w:rsid w:val="00E06FBB"/>
    <w:rsid w:val="00E07140"/>
    <w:rsid w:val="00E07454"/>
    <w:rsid w:val="00E0746D"/>
    <w:rsid w:val="00E07487"/>
    <w:rsid w:val="00E074E9"/>
    <w:rsid w:val="00E074F3"/>
    <w:rsid w:val="00E075FE"/>
    <w:rsid w:val="00E07747"/>
    <w:rsid w:val="00E077CE"/>
    <w:rsid w:val="00E077DC"/>
    <w:rsid w:val="00E0785E"/>
    <w:rsid w:val="00E07B55"/>
    <w:rsid w:val="00E07C09"/>
    <w:rsid w:val="00E07C70"/>
    <w:rsid w:val="00E07C7C"/>
    <w:rsid w:val="00E07CD5"/>
    <w:rsid w:val="00E07D29"/>
    <w:rsid w:val="00E07EB2"/>
    <w:rsid w:val="00E10191"/>
    <w:rsid w:val="00E101B0"/>
    <w:rsid w:val="00E1020A"/>
    <w:rsid w:val="00E10214"/>
    <w:rsid w:val="00E102CC"/>
    <w:rsid w:val="00E103D5"/>
    <w:rsid w:val="00E10662"/>
    <w:rsid w:val="00E106A1"/>
    <w:rsid w:val="00E1070F"/>
    <w:rsid w:val="00E107E0"/>
    <w:rsid w:val="00E10929"/>
    <w:rsid w:val="00E10990"/>
    <w:rsid w:val="00E10B02"/>
    <w:rsid w:val="00E10B0B"/>
    <w:rsid w:val="00E10B1A"/>
    <w:rsid w:val="00E10B45"/>
    <w:rsid w:val="00E10BAE"/>
    <w:rsid w:val="00E10C15"/>
    <w:rsid w:val="00E10CC1"/>
    <w:rsid w:val="00E10D67"/>
    <w:rsid w:val="00E10D74"/>
    <w:rsid w:val="00E10E1C"/>
    <w:rsid w:val="00E10E9F"/>
    <w:rsid w:val="00E10F51"/>
    <w:rsid w:val="00E1116C"/>
    <w:rsid w:val="00E112B2"/>
    <w:rsid w:val="00E113EA"/>
    <w:rsid w:val="00E11480"/>
    <w:rsid w:val="00E1152A"/>
    <w:rsid w:val="00E11705"/>
    <w:rsid w:val="00E117F3"/>
    <w:rsid w:val="00E11996"/>
    <w:rsid w:val="00E119CC"/>
    <w:rsid w:val="00E11BB9"/>
    <w:rsid w:val="00E11C68"/>
    <w:rsid w:val="00E12112"/>
    <w:rsid w:val="00E1228C"/>
    <w:rsid w:val="00E12476"/>
    <w:rsid w:val="00E124B5"/>
    <w:rsid w:val="00E12540"/>
    <w:rsid w:val="00E1260C"/>
    <w:rsid w:val="00E12640"/>
    <w:rsid w:val="00E12764"/>
    <w:rsid w:val="00E127F6"/>
    <w:rsid w:val="00E12883"/>
    <w:rsid w:val="00E12A57"/>
    <w:rsid w:val="00E12B05"/>
    <w:rsid w:val="00E12D0E"/>
    <w:rsid w:val="00E12DCF"/>
    <w:rsid w:val="00E12DDC"/>
    <w:rsid w:val="00E12FA2"/>
    <w:rsid w:val="00E12FF1"/>
    <w:rsid w:val="00E13017"/>
    <w:rsid w:val="00E1305E"/>
    <w:rsid w:val="00E1307A"/>
    <w:rsid w:val="00E1311A"/>
    <w:rsid w:val="00E13141"/>
    <w:rsid w:val="00E13353"/>
    <w:rsid w:val="00E13483"/>
    <w:rsid w:val="00E134FF"/>
    <w:rsid w:val="00E135A1"/>
    <w:rsid w:val="00E13765"/>
    <w:rsid w:val="00E1387F"/>
    <w:rsid w:val="00E138AC"/>
    <w:rsid w:val="00E1390B"/>
    <w:rsid w:val="00E13962"/>
    <w:rsid w:val="00E1397E"/>
    <w:rsid w:val="00E13A53"/>
    <w:rsid w:val="00E13AD1"/>
    <w:rsid w:val="00E13B4D"/>
    <w:rsid w:val="00E13D74"/>
    <w:rsid w:val="00E13EDA"/>
    <w:rsid w:val="00E13F58"/>
    <w:rsid w:val="00E13FDF"/>
    <w:rsid w:val="00E14025"/>
    <w:rsid w:val="00E1406F"/>
    <w:rsid w:val="00E140F4"/>
    <w:rsid w:val="00E14300"/>
    <w:rsid w:val="00E14414"/>
    <w:rsid w:val="00E14536"/>
    <w:rsid w:val="00E14573"/>
    <w:rsid w:val="00E14675"/>
    <w:rsid w:val="00E1469E"/>
    <w:rsid w:val="00E146A3"/>
    <w:rsid w:val="00E14753"/>
    <w:rsid w:val="00E148A0"/>
    <w:rsid w:val="00E148D0"/>
    <w:rsid w:val="00E14923"/>
    <w:rsid w:val="00E14A86"/>
    <w:rsid w:val="00E14CBB"/>
    <w:rsid w:val="00E14DE3"/>
    <w:rsid w:val="00E14E12"/>
    <w:rsid w:val="00E14F57"/>
    <w:rsid w:val="00E14FBF"/>
    <w:rsid w:val="00E1514C"/>
    <w:rsid w:val="00E15297"/>
    <w:rsid w:val="00E15372"/>
    <w:rsid w:val="00E15398"/>
    <w:rsid w:val="00E15464"/>
    <w:rsid w:val="00E1546D"/>
    <w:rsid w:val="00E15536"/>
    <w:rsid w:val="00E15585"/>
    <w:rsid w:val="00E155CB"/>
    <w:rsid w:val="00E155FE"/>
    <w:rsid w:val="00E15606"/>
    <w:rsid w:val="00E15705"/>
    <w:rsid w:val="00E15737"/>
    <w:rsid w:val="00E15756"/>
    <w:rsid w:val="00E157AA"/>
    <w:rsid w:val="00E15826"/>
    <w:rsid w:val="00E158DD"/>
    <w:rsid w:val="00E15963"/>
    <w:rsid w:val="00E15AEF"/>
    <w:rsid w:val="00E15C00"/>
    <w:rsid w:val="00E15CFD"/>
    <w:rsid w:val="00E15D1B"/>
    <w:rsid w:val="00E15D62"/>
    <w:rsid w:val="00E15DA3"/>
    <w:rsid w:val="00E15F09"/>
    <w:rsid w:val="00E15F38"/>
    <w:rsid w:val="00E15F5B"/>
    <w:rsid w:val="00E15F9B"/>
    <w:rsid w:val="00E1605F"/>
    <w:rsid w:val="00E16134"/>
    <w:rsid w:val="00E1628A"/>
    <w:rsid w:val="00E16337"/>
    <w:rsid w:val="00E1639C"/>
    <w:rsid w:val="00E16551"/>
    <w:rsid w:val="00E166A1"/>
    <w:rsid w:val="00E16784"/>
    <w:rsid w:val="00E1692D"/>
    <w:rsid w:val="00E169D8"/>
    <w:rsid w:val="00E16A61"/>
    <w:rsid w:val="00E16BCA"/>
    <w:rsid w:val="00E16BD7"/>
    <w:rsid w:val="00E16E04"/>
    <w:rsid w:val="00E16E14"/>
    <w:rsid w:val="00E16EE9"/>
    <w:rsid w:val="00E16F4F"/>
    <w:rsid w:val="00E16FF5"/>
    <w:rsid w:val="00E1719C"/>
    <w:rsid w:val="00E17246"/>
    <w:rsid w:val="00E17575"/>
    <w:rsid w:val="00E1762D"/>
    <w:rsid w:val="00E17782"/>
    <w:rsid w:val="00E177B9"/>
    <w:rsid w:val="00E177FE"/>
    <w:rsid w:val="00E1782D"/>
    <w:rsid w:val="00E1788B"/>
    <w:rsid w:val="00E1798C"/>
    <w:rsid w:val="00E17B00"/>
    <w:rsid w:val="00E17B37"/>
    <w:rsid w:val="00E17B46"/>
    <w:rsid w:val="00E17CCA"/>
    <w:rsid w:val="00E17D8E"/>
    <w:rsid w:val="00E17E5E"/>
    <w:rsid w:val="00E17E5F"/>
    <w:rsid w:val="00E17E8D"/>
    <w:rsid w:val="00E17F61"/>
    <w:rsid w:val="00E20008"/>
    <w:rsid w:val="00E20082"/>
    <w:rsid w:val="00E200C9"/>
    <w:rsid w:val="00E2019D"/>
    <w:rsid w:val="00E20414"/>
    <w:rsid w:val="00E20586"/>
    <w:rsid w:val="00E206B4"/>
    <w:rsid w:val="00E20765"/>
    <w:rsid w:val="00E2078B"/>
    <w:rsid w:val="00E2081D"/>
    <w:rsid w:val="00E208ED"/>
    <w:rsid w:val="00E20AC2"/>
    <w:rsid w:val="00E20C8B"/>
    <w:rsid w:val="00E20C9A"/>
    <w:rsid w:val="00E20D0E"/>
    <w:rsid w:val="00E20D5E"/>
    <w:rsid w:val="00E20E3A"/>
    <w:rsid w:val="00E20F54"/>
    <w:rsid w:val="00E20FC0"/>
    <w:rsid w:val="00E21322"/>
    <w:rsid w:val="00E2132C"/>
    <w:rsid w:val="00E213AC"/>
    <w:rsid w:val="00E21414"/>
    <w:rsid w:val="00E214A9"/>
    <w:rsid w:val="00E21530"/>
    <w:rsid w:val="00E21542"/>
    <w:rsid w:val="00E21568"/>
    <w:rsid w:val="00E21595"/>
    <w:rsid w:val="00E215AD"/>
    <w:rsid w:val="00E216D6"/>
    <w:rsid w:val="00E216F8"/>
    <w:rsid w:val="00E21796"/>
    <w:rsid w:val="00E218DE"/>
    <w:rsid w:val="00E21B7E"/>
    <w:rsid w:val="00E21C03"/>
    <w:rsid w:val="00E21C77"/>
    <w:rsid w:val="00E21C84"/>
    <w:rsid w:val="00E21CDD"/>
    <w:rsid w:val="00E21D4B"/>
    <w:rsid w:val="00E21D53"/>
    <w:rsid w:val="00E21D94"/>
    <w:rsid w:val="00E21D9E"/>
    <w:rsid w:val="00E21DD4"/>
    <w:rsid w:val="00E21DDE"/>
    <w:rsid w:val="00E2204B"/>
    <w:rsid w:val="00E220EA"/>
    <w:rsid w:val="00E22242"/>
    <w:rsid w:val="00E2224A"/>
    <w:rsid w:val="00E2230E"/>
    <w:rsid w:val="00E2231A"/>
    <w:rsid w:val="00E22445"/>
    <w:rsid w:val="00E22524"/>
    <w:rsid w:val="00E2254D"/>
    <w:rsid w:val="00E22744"/>
    <w:rsid w:val="00E227A6"/>
    <w:rsid w:val="00E22935"/>
    <w:rsid w:val="00E22A6A"/>
    <w:rsid w:val="00E22CEC"/>
    <w:rsid w:val="00E22DDA"/>
    <w:rsid w:val="00E22ECC"/>
    <w:rsid w:val="00E230FC"/>
    <w:rsid w:val="00E231E9"/>
    <w:rsid w:val="00E23394"/>
    <w:rsid w:val="00E23682"/>
    <w:rsid w:val="00E236B9"/>
    <w:rsid w:val="00E236CC"/>
    <w:rsid w:val="00E236E1"/>
    <w:rsid w:val="00E2375B"/>
    <w:rsid w:val="00E2375F"/>
    <w:rsid w:val="00E23844"/>
    <w:rsid w:val="00E23A1C"/>
    <w:rsid w:val="00E23AF1"/>
    <w:rsid w:val="00E23C15"/>
    <w:rsid w:val="00E23C8B"/>
    <w:rsid w:val="00E23CB1"/>
    <w:rsid w:val="00E23D21"/>
    <w:rsid w:val="00E24000"/>
    <w:rsid w:val="00E240A7"/>
    <w:rsid w:val="00E240AE"/>
    <w:rsid w:val="00E240D3"/>
    <w:rsid w:val="00E240ED"/>
    <w:rsid w:val="00E24100"/>
    <w:rsid w:val="00E24107"/>
    <w:rsid w:val="00E2416E"/>
    <w:rsid w:val="00E2423B"/>
    <w:rsid w:val="00E24263"/>
    <w:rsid w:val="00E2428D"/>
    <w:rsid w:val="00E242FC"/>
    <w:rsid w:val="00E24496"/>
    <w:rsid w:val="00E2451E"/>
    <w:rsid w:val="00E2458E"/>
    <w:rsid w:val="00E246D9"/>
    <w:rsid w:val="00E24794"/>
    <w:rsid w:val="00E247AA"/>
    <w:rsid w:val="00E24888"/>
    <w:rsid w:val="00E248FF"/>
    <w:rsid w:val="00E24A1C"/>
    <w:rsid w:val="00E24B5A"/>
    <w:rsid w:val="00E24B91"/>
    <w:rsid w:val="00E24BDA"/>
    <w:rsid w:val="00E24D3A"/>
    <w:rsid w:val="00E24DD7"/>
    <w:rsid w:val="00E24E2E"/>
    <w:rsid w:val="00E24E3C"/>
    <w:rsid w:val="00E24E3D"/>
    <w:rsid w:val="00E24F3A"/>
    <w:rsid w:val="00E2504A"/>
    <w:rsid w:val="00E25188"/>
    <w:rsid w:val="00E2519C"/>
    <w:rsid w:val="00E25216"/>
    <w:rsid w:val="00E25244"/>
    <w:rsid w:val="00E2526B"/>
    <w:rsid w:val="00E252F8"/>
    <w:rsid w:val="00E255CE"/>
    <w:rsid w:val="00E25630"/>
    <w:rsid w:val="00E2565C"/>
    <w:rsid w:val="00E25ACF"/>
    <w:rsid w:val="00E25C08"/>
    <w:rsid w:val="00E25C6C"/>
    <w:rsid w:val="00E25C9E"/>
    <w:rsid w:val="00E25E40"/>
    <w:rsid w:val="00E25E8A"/>
    <w:rsid w:val="00E25EC1"/>
    <w:rsid w:val="00E25F08"/>
    <w:rsid w:val="00E25F3F"/>
    <w:rsid w:val="00E26032"/>
    <w:rsid w:val="00E26159"/>
    <w:rsid w:val="00E261FD"/>
    <w:rsid w:val="00E262F6"/>
    <w:rsid w:val="00E26313"/>
    <w:rsid w:val="00E2632C"/>
    <w:rsid w:val="00E2637B"/>
    <w:rsid w:val="00E26532"/>
    <w:rsid w:val="00E266A4"/>
    <w:rsid w:val="00E266F6"/>
    <w:rsid w:val="00E266FA"/>
    <w:rsid w:val="00E26742"/>
    <w:rsid w:val="00E26951"/>
    <w:rsid w:val="00E269F0"/>
    <w:rsid w:val="00E26AD6"/>
    <w:rsid w:val="00E26D1E"/>
    <w:rsid w:val="00E26D53"/>
    <w:rsid w:val="00E26E21"/>
    <w:rsid w:val="00E26EA2"/>
    <w:rsid w:val="00E26F33"/>
    <w:rsid w:val="00E26F85"/>
    <w:rsid w:val="00E27046"/>
    <w:rsid w:val="00E2708C"/>
    <w:rsid w:val="00E27097"/>
    <w:rsid w:val="00E27236"/>
    <w:rsid w:val="00E27243"/>
    <w:rsid w:val="00E272EE"/>
    <w:rsid w:val="00E2739A"/>
    <w:rsid w:val="00E273EF"/>
    <w:rsid w:val="00E273FA"/>
    <w:rsid w:val="00E2751E"/>
    <w:rsid w:val="00E27577"/>
    <w:rsid w:val="00E276A7"/>
    <w:rsid w:val="00E277A1"/>
    <w:rsid w:val="00E2784B"/>
    <w:rsid w:val="00E27951"/>
    <w:rsid w:val="00E279DC"/>
    <w:rsid w:val="00E27AB0"/>
    <w:rsid w:val="00E27ADC"/>
    <w:rsid w:val="00E27B8E"/>
    <w:rsid w:val="00E27C23"/>
    <w:rsid w:val="00E27CC4"/>
    <w:rsid w:val="00E27DCC"/>
    <w:rsid w:val="00E27DF0"/>
    <w:rsid w:val="00E27E4E"/>
    <w:rsid w:val="00E27F74"/>
    <w:rsid w:val="00E27FD5"/>
    <w:rsid w:val="00E30057"/>
    <w:rsid w:val="00E300B3"/>
    <w:rsid w:val="00E300F8"/>
    <w:rsid w:val="00E301F7"/>
    <w:rsid w:val="00E30218"/>
    <w:rsid w:val="00E302D4"/>
    <w:rsid w:val="00E302F4"/>
    <w:rsid w:val="00E303B6"/>
    <w:rsid w:val="00E303C7"/>
    <w:rsid w:val="00E303E0"/>
    <w:rsid w:val="00E3047A"/>
    <w:rsid w:val="00E304E8"/>
    <w:rsid w:val="00E3052C"/>
    <w:rsid w:val="00E305BA"/>
    <w:rsid w:val="00E305CD"/>
    <w:rsid w:val="00E306AC"/>
    <w:rsid w:val="00E306E5"/>
    <w:rsid w:val="00E306FA"/>
    <w:rsid w:val="00E308C4"/>
    <w:rsid w:val="00E309C2"/>
    <w:rsid w:val="00E30BF1"/>
    <w:rsid w:val="00E30C44"/>
    <w:rsid w:val="00E30C4E"/>
    <w:rsid w:val="00E310C7"/>
    <w:rsid w:val="00E311F1"/>
    <w:rsid w:val="00E31247"/>
    <w:rsid w:val="00E313CF"/>
    <w:rsid w:val="00E314CD"/>
    <w:rsid w:val="00E31545"/>
    <w:rsid w:val="00E3157B"/>
    <w:rsid w:val="00E3164C"/>
    <w:rsid w:val="00E31759"/>
    <w:rsid w:val="00E3176E"/>
    <w:rsid w:val="00E317CC"/>
    <w:rsid w:val="00E318DD"/>
    <w:rsid w:val="00E31C46"/>
    <w:rsid w:val="00E31E1F"/>
    <w:rsid w:val="00E31E9E"/>
    <w:rsid w:val="00E31F08"/>
    <w:rsid w:val="00E31F4E"/>
    <w:rsid w:val="00E320FD"/>
    <w:rsid w:val="00E3215C"/>
    <w:rsid w:val="00E321E9"/>
    <w:rsid w:val="00E32222"/>
    <w:rsid w:val="00E3222F"/>
    <w:rsid w:val="00E322F3"/>
    <w:rsid w:val="00E32342"/>
    <w:rsid w:val="00E32386"/>
    <w:rsid w:val="00E32414"/>
    <w:rsid w:val="00E324B4"/>
    <w:rsid w:val="00E3251E"/>
    <w:rsid w:val="00E3281B"/>
    <w:rsid w:val="00E32828"/>
    <w:rsid w:val="00E328D6"/>
    <w:rsid w:val="00E328F5"/>
    <w:rsid w:val="00E3291D"/>
    <w:rsid w:val="00E32955"/>
    <w:rsid w:val="00E32A9F"/>
    <w:rsid w:val="00E32BA0"/>
    <w:rsid w:val="00E32CD9"/>
    <w:rsid w:val="00E32D29"/>
    <w:rsid w:val="00E32DB9"/>
    <w:rsid w:val="00E32E99"/>
    <w:rsid w:val="00E32ED5"/>
    <w:rsid w:val="00E32F31"/>
    <w:rsid w:val="00E32F32"/>
    <w:rsid w:val="00E32FC4"/>
    <w:rsid w:val="00E32FED"/>
    <w:rsid w:val="00E331DF"/>
    <w:rsid w:val="00E3349C"/>
    <w:rsid w:val="00E33502"/>
    <w:rsid w:val="00E33626"/>
    <w:rsid w:val="00E33791"/>
    <w:rsid w:val="00E338C7"/>
    <w:rsid w:val="00E33999"/>
    <w:rsid w:val="00E339AB"/>
    <w:rsid w:val="00E33A24"/>
    <w:rsid w:val="00E33A4F"/>
    <w:rsid w:val="00E33BFE"/>
    <w:rsid w:val="00E33C57"/>
    <w:rsid w:val="00E33C67"/>
    <w:rsid w:val="00E33D18"/>
    <w:rsid w:val="00E33D88"/>
    <w:rsid w:val="00E33FB6"/>
    <w:rsid w:val="00E3401F"/>
    <w:rsid w:val="00E340EF"/>
    <w:rsid w:val="00E3432A"/>
    <w:rsid w:val="00E34353"/>
    <w:rsid w:val="00E34526"/>
    <w:rsid w:val="00E345CC"/>
    <w:rsid w:val="00E3477F"/>
    <w:rsid w:val="00E348EE"/>
    <w:rsid w:val="00E34B5E"/>
    <w:rsid w:val="00E34C51"/>
    <w:rsid w:val="00E34CF0"/>
    <w:rsid w:val="00E34CF8"/>
    <w:rsid w:val="00E34D32"/>
    <w:rsid w:val="00E34DA4"/>
    <w:rsid w:val="00E34DCC"/>
    <w:rsid w:val="00E35009"/>
    <w:rsid w:val="00E35489"/>
    <w:rsid w:val="00E354A0"/>
    <w:rsid w:val="00E35548"/>
    <w:rsid w:val="00E355A8"/>
    <w:rsid w:val="00E358B7"/>
    <w:rsid w:val="00E35A36"/>
    <w:rsid w:val="00E35A3A"/>
    <w:rsid w:val="00E35BF9"/>
    <w:rsid w:val="00E35D5C"/>
    <w:rsid w:val="00E35DFA"/>
    <w:rsid w:val="00E35E3D"/>
    <w:rsid w:val="00E35F34"/>
    <w:rsid w:val="00E35F68"/>
    <w:rsid w:val="00E35F71"/>
    <w:rsid w:val="00E36049"/>
    <w:rsid w:val="00E361C2"/>
    <w:rsid w:val="00E36293"/>
    <w:rsid w:val="00E362A4"/>
    <w:rsid w:val="00E36318"/>
    <w:rsid w:val="00E3639D"/>
    <w:rsid w:val="00E3642D"/>
    <w:rsid w:val="00E36605"/>
    <w:rsid w:val="00E366CB"/>
    <w:rsid w:val="00E367D8"/>
    <w:rsid w:val="00E367DA"/>
    <w:rsid w:val="00E3691A"/>
    <w:rsid w:val="00E3698F"/>
    <w:rsid w:val="00E36A38"/>
    <w:rsid w:val="00E36B44"/>
    <w:rsid w:val="00E36B87"/>
    <w:rsid w:val="00E36E2B"/>
    <w:rsid w:val="00E36E34"/>
    <w:rsid w:val="00E36EDE"/>
    <w:rsid w:val="00E36FB2"/>
    <w:rsid w:val="00E37010"/>
    <w:rsid w:val="00E37096"/>
    <w:rsid w:val="00E370AF"/>
    <w:rsid w:val="00E37366"/>
    <w:rsid w:val="00E37484"/>
    <w:rsid w:val="00E374EF"/>
    <w:rsid w:val="00E37572"/>
    <w:rsid w:val="00E37685"/>
    <w:rsid w:val="00E377EB"/>
    <w:rsid w:val="00E378B0"/>
    <w:rsid w:val="00E37925"/>
    <w:rsid w:val="00E37977"/>
    <w:rsid w:val="00E37A5C"/>
    <w:rsid w:val="00E37BDD"/>
    <w:rsid w:val="00E37E3E"/>
    <w:rsid w:val="00E37E84"/>
    <w:rsid w:val="00E37EC3"/>
    <w:rsid w:val="00E37EEE"/>
    <w:rsid w:val="00E37FC9"/>
    <w:rsid w:val="00E40257"/>
    <w:rsid w:val="00E4027A"/>
    <w:rsid w:val="00E4037F"/>
    <w:rsid w:val="00E403D1"/>
    <w:rsid w:val="00E403DD"/>
    <w:rsid w:val="00E40411"/>
    <w:rsid w:val="00E40498"/>
    <w:rsid w:val="00E404BC"/>
    <w:rsid w:val="00E404BE"/>
    <w:rsid w:val="00E40771"/>
    <w:rsid w:val="00E407C0"/>
    <w:rsid w:val="00E408E3"/>
    <w:rsid w:val="00E40A1B"/>
    <w:rsid w:val="00E40A90"/>
    <w:rsid w:val="00E40ABB"/>
    <w:rsid w:val="00E40B13"/>
    <w:rsid w:val="00E40B52"/>
    <w:rsid w:val="00E40C2B"/>
    <w:rsid w:val="00E40C80"/>
    <w:rsid w:val="00E40E2D"/>
    <w:rsid w:val="00E40EA0"/>
    <w:rsid w:val="00E40F9E"/>
    <w:rsid w:val="00E4106A"/>
    <w:rsid w:val="00E410FA"/>
    <w:rsid w:val="00E412E2"/>
    <w:rsid w:val="00E41399"/>
    <w:rsid w:val="00E413FC"/>
    <w:rsid w:val="00E4144B"/>
    <w:rsid w:val="00E415D6"/>
    <w:rsid w:val="00E41650"/>
    <w:rsid w:val="00E416DD"/>
    <w:rsid w:val="00E419A2"/>
    <w:rsid w:val="00E41A8B"/>
    <w:rsid w:val="00E41C50"/>
    <w:rsid w:val="00E41CF2"/>
    <w:rsid w:val="00E41D3A"/>
    <w:rsid w:val="00E41E26"/>
    <w:rsid w:val="00E41E53"/>
    <w:rsid w:val="00E41F0A"/>
    <w:rsid w:val="00E41F3E"/>
    <w:rsid w:val="00E41F67"/>
    <w:rsid w:val="00E41F9F"/>
    <w:rsid w:val="00E41FAB"/>
    <w:rsid w:val="00E42071"/>
    <w:rsid w:val="00E42102"/>
    <w:rsid w:val="00E42164"/>
    <w:rsid w:val="00E424A6"/>
    <w:rsid w:val="00E424AF"/>
    <w:rsid w:val="00E424C2"/>
    <w:rsid w:val="00E4261D"/>
    <w:rsid w:val="00E42687"/>
    <w:rsid w:val="00E426E6"/>
    <w:rsid w:val="00E42752"/>
    <w:rsid w:val="00E427C6"/>
    <w:rsid w:val="00E42963"/>
    <w:rsid w:val="00E42B02"/>
    <w:rsid w:val="00E42C3F"/>
    <w:rsid w:val="00E42E69"/>
    <w:rsid w:val="00E42F32"/>
    <w:rsid w:val="00E42FCE"/>
    <w:rsid w:val="00E42FDD"/>
    <w:rsid w:val="00E4300D"/>
    <w:rsid w:val="00E4302B"/>
    <w:rsid w:val="00E430A7"/>
    <w:rsid w:val="00E43230"/>
    <w:rsid w:val="00E43384"/>
    <w:rsid w:val="00E433F2"/>
    <w:rsid w:val="00E4340D"/>
    <w:rsid w:val="00E43462"/>
    <w:rsid w:val="00E435E0"/>
    <w:rsid w:val="00E4363B"/>
    <w:rsid w:val="00E43646"/>
    <w:rsid w:val="00E436C1"/>
    <w:rsid w:val="00E437F1"/>
    <w:rsid w:val="00E43868"/>
    <w:rsid w:val="00E438AA"/>
    <w:rsid w:val="00E43968"/>
    <w:rsid w:val="00E439E1"/>
    <w:rsid w:val="00E43A0E"/>
    <w:rsid w:val="00E43A6B"/>
    <w:rsid w:val="00E43B73"/>
    <w:rsid w:val="00E43C6B"/>
    <w:rsid w:val="00E43CB3"/>
    <w:rsid w:val="00E43DBF"/>
    <w:rsid w:val="00E43F1E"/>
    <w:rsid w:val="00E43F6B"/>
    <w:rsid w:val="00E44077"/>
    <w:rsid w:val="00E4411E"/>
    <w:rsid w:val="00E4412E"/>
    <w:rsid w:val="00E44153"/>
    <w:rsid w:val="00E4418F"/>
    <w:rsid w:val="00E44323"/>
    <w:rsid w:val="00E443CD"/>
    <w:rsid w:val="00E44620"/>
    <w:rsid w:val="00E44692"/>
    <w:rsid w:val="00E44A78"/>
    <w:rsid w:val="00E44E73"/>
    <w:rsid w:val="00E44F91"/>
    <w:rsid w:val="00E44FD5"/>
    <w:rsid w:val="00E450FB"/>
    <w:rsid w:val="00E45145"/>
    <w:rsid w:val="00E4517A"/>
    <w:rsid w:val="00E452A6"/>
    <w:rsid w:val="00E452F0"/>
    <w:rsid w:val="00E45361"/>
    <w:rsid w:val="00E45419"/>
    <w:rsid w:val="00E45425"/>
    <w:rsid w:val="00E4543F"/>
    <w:rsid w:val="00E45462"/>
    <w:rsid w:val="00E454F9"/>
    <w:rsid w:val="00E45591"/>
    <w:rsid w:val="00E455E1"/>
    <w:rsid w:val="00E4573B"/>
    <w:rsid w:val="00E45805"/>
    <w:rsid w:val="00E45872"/>
    <w:rsid w:val="00E45888"/>
    <w:rsid w:val="00E458A1"/>
    <w:rsid w:val="00E45900"/>
    <w:rsid w:val="00E45AE4"/>
    <w:rsid w:val="00E45B0B"/>
    <w:rsid w:val="00E45C87"/>
    <w:rsid w:val="00E45F76"/>
    <w:rsid w:val="00E45FB3"/>
    <w:rsid w:val="00E46087"/>
    <w:rsid w:val="00E46097"/>
    <w:rsid w:val="00E4622C"/>
    <w:rsid w:val="00E462E9"/>
    <w:rsid w:val="00E46415"/>
    <w:rsid w:val="00E4648D"/>
    <w:rsid w:val="00E464D2"/>
    <w:rsid w:val="00E464E8"/>
    <w:rsid w:val="00E46564"/>
    <w:rsid w:val="00E4659D"/>
    <w:rsid w:val="00E465A5"/>
    <w:rsid w:val="00E467C7"/>
    <w:rsid w:val="00E4683F"/>
    <w:rsid w:val="00E468A8"/>
    <w:rsid w:val="00E468DE"/>
    <w:rsid w:val="00E46B15"/>
    <w:rsid w:val="00E46E05"/>
    <w:rsid w:val="00E46E0D"/>
    <w:rsid w:val="00E46E53"/>
    <w:rsid w:val="00E46E5C"/>
    <w:rsid w:val="00E46E8A"/>
    <w:rsid w:val="00E470AD"/>
    <w:rsid w:val="00E470C1"/>
    <w:rsid w:val="00E471BB"/>
    <w:rsid w:val="00E4724A"/>
    <w:rsid w:val="00E47378"/>
    <w:rsid w:val="00E47388"/>
    <w:rsid w:val="00E473C0"/>
    <w:rsid w:val="00E473C4"/>
    <w:rsid w:val="00E473D2"/>
    <w:rsid w:val="00E47402"/>
    <w:rsid w:val="00E4751A"/>
    <w:rsid w:val="00E4756C"/>
    <w:rsid w:val="00E47575"/>
    <w:rsid w:val="00E47627"/>
    <w:rsid w:val="00E4774F"/>
    <w:rsid w:val="00E47774"/>
    <w:rsid w:val="00E47775"/>
    <w:rsid w:val="00E47837"/>
    <w:rsid w:val="00E47857"/>
    <w:rsid w:val="00E478DD"/>
    <w:rsid w:val="00E478E4"/>
    <w:rsid w:val="00E479D9"/>
    <w:rsid w:val="00E47A85"/>
    <w:rsid w:val="00E47D33"/>
    <w:rsid w:val="00E47D76"/>
    <w:rsid w:val="00E47DC0"/>
    <w:rsid w:val="00E47E52"/>
    <w:rsid w:val="00E47EE8"/>
    <w:rsid w:val="00E50163"/>
    <w:rsid w:val="00E501A5"/>
    <w:rsid w:val="00E5022E"/>
    <w:rsid w:val="00E50314"/>
    <w:rsid w:val="00E503A6"/>
    <w:rsid w:val="00E503CD"/>
    <w:rsid w:val="00E5089E"/>
    <w:rsid w:val="00E508F1"/>
    <w:rsid w:val="00E509BF"/>
    <w:rsid w:val="00E50AC3"/>
    <w:rsid w:val="00E50AF1"/>
    <w:rsid w:val="00E50B7C"/>
    <w:rsid w:val="00E50BAB"/>
    <w:rsid w:val="00E50C5D"/>
    <w:rsid w:val="00E50CFD"/>
    <w:rsid w:val="00E50E80"/>
    <w:rsid w:val="00E50F15"/>
    <w:rsid w:val="00E50F55"/>
    <w:rsid w:val="00E51052"/>
    <w:rsid w:val="00E51263"/>
    <w:rsid w:val="00E5128B"/>
    <w:rsid w:val="00E5133E"/>
    <w:rsid w:val="00E51350"/>
    <w:rsid w:val="00E5143B"/>
    <w:rsid w:val="00E5145F"/>
    <w:rsid w:val="00E515AB"/>
    <w:rsid w:val="00E51749"/>
    <w:rsid w:val="00E5180A"/>
    <w:rsid w:val="00E51826"/>
    <w:rsid w:val="00E51841"/>
    <w:rsid w:val="00E51873"/>
    <w:rsid w:val="00E51989"/>
    <w:rsid w:val="00E51CA3"/>
    <w:rsid w:val="00E51D2A"/>
    <w:rsid w:val="00E51DB8"/>
    <w:rsid w:val="00E51EDA"/>
    <w:rsid w:val="00E51EE4"/>
    <w:rsid w:val="00E51EF6"/>
    <w:rsid w:val="00E51F11"/>
    <w:rsid w:val="00E51F63"/>
    <w:rsid w:val="00E51FF6"/>
    <w:rsid w:val="00E52201"/>
    <w:rsid w:val="00E52389"/>
    <w:rsid w:val="00E524F9"/>
    <w:rsid w:val="00E526A8"/>
    <w:rsid w:val="00E526F1"/>
    <w:rsid w:val="00E527A8"/>
    <w:rsid w:val="00E527F6"/>
    <w:rsid w:val="00E52871"/>
    <w:rsid w:val="00E5289C"/>
    <w:rsid w:val="00E528B5"/>
    <w:rsid w:val="00E528BA"/>
    <w:rsid w:val="00E5293F"/>
    <w:rsid w:val="00E529AC"/>
    <w:rsid w:val="00E529E3"/>
    <w:rsid w:val="00E529ED"/>
    <w:rsid w:val="00E52A07"/>
    <w:rsid w:val="00E52A52"/>
    <w:rsid w:val="00E52C8B"/>
    <w:rsid w:val="00E52DFD"/>
    <w:rsid w:val="00E52F0B"/>
    <w:rsid w:val="00E52FD9"/>
    <w:rsid w:val="00E53017"/>
    <w:rsid w:val="00E530C7"/>
    <w:rsid w:val="00E531C0"/>
    <w:rsid w:val="00E532A9"/>
    <w:rsid w:val="00E5330F"/>
    <w:rsid w:val="00E533F1"/>
    <w:rsid w:val="00E533FB"/>
    <w:rsid w:val="00E534DF"/>
    <w:rsid w:val="00E535E5"/>
    <w:rsid w:val="00E536B2"/>
    <w:rsid w:val="00E536EE"/>
    <w:rsid w:val="00E53756"/>
    <w:rsid w:val="00E5380C"/>
    <w:rsid w:val="00E53939"/>
    <w:rsid w:val="00E5394A"/>
    <w:rsid w:val="00E53979"/>
    <w:rsid w:val="00E539B8"/>
    <w:rsid w:val="00E53A8C"/>
    <w:rsid w:val="00E53ACD"/>
    <w:rsid w:val="00E53BDC"/>
    <w:rsid w:val="00E53BF4"/>
    <w:rsid w:val="00E53D72"/>
    <w:rsid w:val="00E53E8D"/>
    <w:rsid w:val="00E53EBA"/>
    <w:rsid w:val="00E53F14"/>
    <w:rsid w:val="00E54226"/>
    <w:rsid w:val="00E5432E"/>
    <w:rsid w:val="00E5462C"/>
    <w:rsid w:val="00E5468F"/>
    <w:rsid w:val="00E54749"/>
    <w:rsid w:val="00E5489E"/>
    <w:rsid w:val="00E548D8"/>
    <w:rsid w:val="00E5493A"/>
    <w:rsid w:val="00E549A4"/>
    <w:rsid w:val="00E549B3"/>
    <w:rsid w:val="00E54A3D"/>
    <w:rsid w:val="00E54AD6"/>
    <w:rsid w:val="00E54B6C"/>
    <w:rsid w:val="00E54D0B"/>
    <w:rsid w:val="00E54D2B"/>
    <w:rsid w:val="00E54DC2"/>
    <w:rsid w:val="00E54E7E"/>
    <w:rsid w:val="00E54E88"/>
    <w:rsid w:val="00E54F2D"/>
    <w:rsid w:val="00E54F97"/>
    <w:rsid w:val="00E54FE0"/>
    <w:rsid w:val="00E55018"/>
    <w:rsid w:val="00E55166"/>
    <w:rsid w:val="00E551A8"/>
    <w:rsid w:val="00E55217"/>
    <w:rsid w:val="00E5523B"/>
    <w:rsid w:val="00E552F5"/>
    <w:rsid w:val="00E55664"/>
    <w:rsid w:val="00E556A8"/>
    <w:rsid w:val="00E5570B"/>
    <w:rsid w:val="00E5570C"/>
    <w:rsid w:val="00E557C9"/>
    <w:rsid w:val="00E55942"/>
    <w:rsid w:val="00E559DC"/>
    <w:rsid w:val="00E55AFE"/>
    <w:rsid w:val="00E55E92"/>
    <w:rsid w:val="00E55FA2"/>
    <w:rsid w:val="00E55FB6"/>
    <w:rsid w:val="00E561FC"/>
    <w:rsid w:val="00E562D9"/>
    <w:rsid w:val="00E563F3"/>
    <w:rsid w:val="00E5646A"/>
    <w:rsid w:val="00E564FB"/>
    <w:rsid w:val="00E56515"/>
    <w:rsid w:val="00E56568"/>
    <w:rsid w:val="00E56652"/>
    <w:rsid w:val="00E56849"/>
    <w:rsid w:val="00E5691C"/>
    <w:rsid w:val="00E56A7A"/>
    <w:rsid w:val="00E56B6B"/>
    <w:rsid w:val="00E56C02"/>
    <w:rsid w:val="00E56C2B"/>
    <w:rsid w:val="00E56C5D"/>
    <w:rsid w:val="00E56D25"/>
    <w:rsid w:val="00E56F58"/>
    <w:rsid w:val="00E56FD2"/>
    <w:rsid w:val="00E56FE8"/>
    <w:rsid w:val="00E56FEC"/>
    <w:rsid w:val="00E570AE"/>
    <w:rsid w:val="00E572CD"/>
    <w:rsid w:val="00E57379"/>
    <w:rsid w:val="00E573C5"/>
    <w:rsid w:val="00E5746C"/>
    <w:rsid w:val="00E5746E"/>
    <w:rsid w:val="00E5758F"/>
    <w:rsid w:val="00E57637"/>
    <w:rsid w:val="00E576A2"/>
    <w:rsid w:val="00E5773F"/>
    <w:rsid w:val="00E57774"/>
    <w:rsid w:val="00E5777F"/>
    <w:rsid w:val="00E577BE"/>
    <w:rsid w:val="00E5789A"/>
    <w:rsid w:val="00E578AE"/>
    <w:rsid w:val="00E5792B"/>
    <w:rsid w:val="00E57A9E"/>
    <w:rsid w:val="00E57BBE"/>
    <w:rsid w:val="00E57BC5"/>
    <w:rsid w:val="00E57C11"/>
    <w:rsid w:val="00E57C18"/>
    <w:rsid w:val="00E57D8E"/>
    <w:rsid w:val="00E57E46"/>
    <w:rsid w:val="00E57F12"/>
    <w:rsid w:val="00E60094"/>
    <w:rsid w:val="00E600B4"/>
    <w:rsid w:val="00E60104"/>
    <w:rsid w:val="00E6012D"/>
    <w:rsid w:val="00E601A5"/>
    <w:rsid w:val="00E60261"/>
    <w:rsid w:val="00E6030F"/>
    <w:rsid w:val="00E6042D"/>
    <w:rsid w:val="00E60550"/>
    <w:rsid w:val="00E6074A"/>
    <w:rsid w:val="00E607D3"/>
    <w:rsid w:val="00E60817"/>
    <w:rsid w:val="00E6083D"/>
    <w:rsid w:val="00E60877"/>
    <w:rsid w:val="00E60A4C"/>
    <w:rsid w:val="00E60B62"/>
    <w:rsid w:val="00E60C59"/>
    <w:rsid w:val="00E60CDF"/>
    <w:rsid w:val="00E60D88"/>
    <w:rsid w:val="00E60DE9"/>
    <w:rsid w:val="00E6101C"/>
    <w:rsid w:val="00E61026"/>
    <w:rsid w:val="00E6109E"/>
    <w:rsid w:val="00E6114C"/>
    <w:rsid w:val="00E61228"/>
    <w:rsid w:val="00E61613"/>
    <w:rsid w:val="00E61803"/>
    <w:rsid w:val="00E618C2"/>
    <w:rsid w:val="00E618E5"/>
    <w:rsid w:val="00E618FA"/>
    <w:rsid w:val="00E6191F"/>
    <w:rsid w:val="00E61B1D"/>
    <w:rsid w:val="00E61B44"/>
    <w:rsid w:val="00E61C3B"/>
    <w:rsid w:val="00E61D18"/>
    <w:rsid w:val="00E61D84"/>
    <w:rsid w:val="00E61DE6"/>
    <w:rsid w:val="00E61E9D"/>
    <w:rsid w:val="00E61FD4"/>
    <w:rsid w:val="00E61FFF"/>
    <w:rsid w:val="00E6206A"/>
    <w:rsid w:val="00E6212C"/>
    <w:rsid w:val="00E621B9"/>
    <w:rsid w:val="00E622A3"/>
    <w:rsid w:val="00E62313"/>
    <w:rsid w:val="00E6245B"/>
    <w:rsid w:val="00E62538"/>
    <w:rsid w:val="00E6257B"/>
    <w:rsid w:val="00E625A3"/>
    <w:rsid w:val="00E627D3"/>
    <w:rsid w:val="00E627EA"/>
    <w:rsid w:val="00E62805"/>
    <w:rsid w:val="00E62885"/>
    <w:rsid w:val="00E628E4"/>
    <w:rsid w:val="00E6290B"/>
    <w:rsid w:val="00E6292E"/>
    <w:rsid w:val="00E62A38"/>
    <w:rsid w:val="00E62B3D"/>
    <w:rsid w:val="00E62B5B"/>
    <w:rsid w:val="00E62CBB"/>
    <w:rsid w:val="00E62CFB"/>
    <w:rsid w:val="00E62D2D"/>
    <w:rsid w:val="00E62DB6"/>
    <w:rsid w:val="00E62DBE"/>
    <w:rsid w:val="00E62DE4"/>
    <w:rsid w:val="00E62E37"/>
    <w:rsid w:val="00E62F39"/>
    <w:rsid w:val="00E62FBE"/>
    <w:rsid w:val="00E62FE3"/>
    <w:rsid w:val="00E63181"/>
    <w:rsid w:val="00E631E2"/>
    <w:rsid w:val="00E6336A"/>
    <w:rsid w:val="00E633E8"/>
    <w:rsid w:val="00E634C7"/>
    <w:rsid w:val="00E6353F"/>
    <w:rsid w:val="00E63651"/>
    <w:rsid w:val="00E63809"/>
    <w:rsid w:val="00E63836"/>
    <w:rsid w:val="00E638F5"/>
    <w:rsid w:val="00E63980"/>
    <w:rsid w:val="00E639BA"/>
    <w:rsid w:val="00E639EF"/>
    <w:rsid w:val="00E63A8E"/>
    <w:rsid w:val="00E63AE2"/>
    <w:rsid w:val="00E63B0D"/>
    <w:rsid w:val="00E63BEA"/>
    <w:rsid w:val="00E63D05"/>
    <w:rsid w:val="00E63D95"/>
    <w:rsid w:val="00E63F9A"/>
    <w:rsid w:val="00E6415C"/>
    <w:rsid w:val="00E64205"/>
    <w:rsid w:val="00E64260"/>
    <w:rsid w:val="00E6429F"/>
    <w:rsid w:val="00E64308"/>
    <w:rsid w:val="00E6434C"/>
    <w:rsid w:val="00E6441E"/>
    <w:rsid w:val="00E6444A"/>
    <w:rsid w:val="00E6460D"/>
    <w:rsid w:val="00E6463B"/>
    <w:rsid w:val="00E6465B"/>
    <w:rsid w:val="00E64683"/>
    <w:rsid w:val="00E648CA"/>
    <w:rsid w:val="00E64978"/>
    <w:rsid w:val="00E64993"/>
    <w:rsid w:val="00E649DB"/>
    <w:rsid w:val="00E64C10"/>
    <w:rsid w:val="00E64C57"/>
    <w:rsid w:val="00E64EB3"/>
    <w:rsid w:val="00E65341"/>
    <w:rsid w:val="00E6538D"/>
    <w:rsid w:val="00E653A0"/>
    <w:rsid w:val="00E65484"/>
    <w:rsid w:val="00E654AD"/>
    <w:rsid w:val="00E655A6"/>
    <w:rsid w:val="00E655E7"/>
    <w:rsid w:val="00E655EF"/>
    <w:rsid w:val="00E656D1"/>
    <w:rsid w:val="00E6588B"/>
    <w:rsid w:val="00E65924"/>
    <w:rsid w:val="00E65A8F"/>
    <w:rsid w:val="00E65AD9"/>
    <w:rsid w:val="00E65C8A"/>
    <w:rsid w:val="00E65D46"/>
    <w:rsid w:val="00E65D99"/>
    <w:rsid w:val="00E65DD6"/>
    <w:rsid w:val="00E65E5C"/>
    <w:rsid w:val="00E65EC4"/>
    <w:rsid w:val="00E65EC9"/>
    <w:rsid w:val="00E65FAA"/>
    <w:rsid w:val="00E66026"/>
    <w:rsid w:val="00E66066"/>
    <w:rsid w:val="00E663AA"/>
    <w:rsid w:val="00E665BE"/>
    <w:rsid w:val="00E6661F"/>
    <w:rsid w:val="00E66626"/>
    <w:rsid w:val="00E666D4"/>
    <w:rsid w:val="00E66812"/>
    <w:rsid w:val="00E66959"/>
    <w:rsid w:val="00E66980"/>
    <w:rsid w:val="00E66A6F"/>
    <w:rsid w:val="00E66C28"/>
    <w:rsid w:val="00E66CDC"/>
    <w:rsid w:val="00E66DC2"/>
    <w:rsid w:val="00E66DE5"/>
    <w:rsid w:val="00E66E63"/>
    <w:rsid w:val="00E66E79"/>
    <w:rsid w:val="00E66F2D"/>
    <w:rsid w:val="00E66F34"/>
    <w:rsid w:val="00E66F77"/>
    <w:rsid w:val="00E67100"/>
    <w:rsid w:val="00E6711F"/>
    <w:rsid w:val="00E671A3"/>
    <w:rsid w:val="00E67213"/>
    <w:rsid w:val="00E67392"/>
    <w:rsid w:val="00E67399"/>
    <w:rsid w:val="00E673C7"/>
    <w:rsid w:val="00E6740F"/>
    <w:rsid w:val="00E6768B"/>
    <w:rsid w:val="00E67700"/>
    <w:rsid w:val="00E6776C"/>
    <w:rsid w:val="00E6782D"/>
    <w:rsid w:val="00E67898"/>
    <w:rsid w:val="00E67902"/>
    <w:rsid w:val="00E67AF4"/>
    <w:rsid w:val="00E67C05"/>
    <w:rsid w:val="00E67C95"/>
    <w:rsid w:val="00E67D47"/>
    <w:rsid w:val="00E67DCD"/>
    <w:rsid w:val="00E67FD3"/>
    <w:rsid w:val="00E70143"/>
    <w:rsid w:val="00E7014C"/>
    <w:rsid w:val="00E701EB"/>
    <w:rsid w:val="00E70391"/>
    <w:rsid w:val="00E70543"/>
    <w:rsid w:val="00E70586"/>
    <w:rsid w:val="00E70656"/>
    <w:rsid w:val="00E706CB"/>
    <w:rsid w:val="00E706D5"/>
    <w:rsid w:val="00E7072F"/>
    <w:rsid w:val="00E70733"/>
    <w:rsid w:val="00E70792"/>
    <w:rsid w:val="00E70984"/>
    <w:rsid w:val="00E70A8E"/>
    <w:rsid w:val="00E70BB1"/>
    <w:rsid w:val="00E70BD7"/>
    <w:rsid w:val="00E70CE7"/>
    <w:rsid w:val="00E70D32"/>
    <w:rsid w:val="00E70D52"/>
    <w:rsid w:val="00E70DA8"/>
    <w:rsid w:val="00E70FA2"/>
    <w:rsid w:val="00E7109E"/>
    <w:rsid w:val="00E71338"/>
    <w:rsid w:val="00E71416"/>
    <w:rsid w:val="00E71462"/>
    <w:rsid w:val="00E71516"/>
    <w:rsid w:val="00E715F2"/>
    <w:rsid w:val="00E716F5"/>
    <w:rsid w:val="00E71720"/>
    <w:rsid w:val="00E71749"/>
    <w:rsid w:val="00E71781"/>
    <w:rsid w:val="00E719BB"/>
    <w:rsid w:val="00E71A63"/>
    <w:rsid w:val="00E71A6E"/>
    <w:rsid w:val="00E71C6B"/>
    <w:rsid w:val="00E71D04"/>
    <w:rsid w:val="00E71E25"/>
    <w:rsid w:val="00E71E8A"/>
    <w:rsid w:val="00E71F62"/>
    <w:rsid w:val="00E71FB5"/>
    <w:rsid w:val="00E72024"/>
    <w:rsid w:val="00E72054"/>
    <w:rsid w:val="00E72082"/>
    <w:rsid w:val="00E721C4"/>
    <w:rsid w:val="00E72212"/>
    <w:rsid w:val="00E7228F"/>
    <w:rsid w:val="00E723D4"/>
    <w:rsid w:val="00E723E0"/>
    <w:rsid w:val="00E72618"/>
    <w:rsid w:val="00E72636"/>
    <w:rsid w:val="00E7266C"/>
    <w:rsid w:val="00E728A7"/>
    <w:rsid w:val="00E7296C"/>
    <w:rsid w:val="00E729DE"/>
    <w:rsid w:val="00E72C76"/>
    <w:rsid w:val="00E72F00"/>
    <w:rsid w:val="00E72F26"/>
    <w:rsid w:val="00E72F82"/>
    <w:rsid w:val="00E731DA"/>
    <w:rsid w:val="00E73215"/>
    <w:rsid w:val="00E733D9"/>
    <w:rsid w:val="00E7354E"/>
    <w:rsid w:val="00E73677"/>
    <w:rsid w:val="00E73772"/>
    <w:rsid w:val="00E737CA"/>
    <w:rsid w:val="00E7387D"/>
    <w:rsid w:val="00E73957"/>
    <w:rsid w:val="00E73AE5"/>
    <w:rsid w:val="00E73B3D"/>
    <w:rsid w:val="00E73C77"/>
    <w:rsid w:val="00E73D79"/>
    <w:rsid w:val="00E73F70"/>
    <w:rsid w:val="00E73F97"/>
    <w:rsid w:val="00E73FA7"/>
    <w:rsid w:val="00E74020"/>
    <w:rsid w:val="00E7419D"/>
    <w:rsid w:val="00E742AF"/>
    <w:rsid w:val="00E743DC"/>
    <w:rsid w:val="00E744E0"/>
    <w:rsid w:val="00E74548"/>
    <w:rsid w:val="00E74718"/>
    <w:rsid w:val="00E747C4"/>
    <w:rsid w:val="00E747E0"/>
    <w:rsid w:val="00E748EF"/>
    <w:rsid w:val="00E74909"/>
    <w:rsid w:val="00E74989"/>
    <w:rsid w:val="00E749A0"/>
    <w:rsid w:val="00E74C5C"/>
    <w:rsid w:val="00E74D19"/>
    <w:rsid w:val="00E74D9D"/>
    <w:rsid w:val="00E74F5B"/>
    <w:rsid w:val="00E7540E"/>
    <w:rsid w:val="00E75507"/>
    <w:rsid w:val="00E75692"/>
    <w:rsid w:val="00E756F1"/>
    <w:rsid w:val="00E757EE"/>
    <w:rsid w:val="00E75875"/>
    <w:rsid w:val="00E75928"/>
    <w:rsid w:val="00E75985"/>
    <w:rsid w:val="00E759F7"/>
    <w:rsid w:val="00E75B99"/>
    <w:rsid w:val="00E75B9B"/>
    <w:rsid w:val="00E75C1A"/>
    <w:rsid w:val="00E75C88"/>
    <w:rsid w:val="00E75C9C"/>
    <w:rsid w:val="00E76157"/>
    <w:rsid w:val="00E761BC"/>
    <w:rsid w:val="00E761CB"/>
    <w:rsid w:val="00E76215"/>
    <w:rsid w:val="00E76301"/>
    <w:rsid w:val="00E7633A"/>
    <w:rsid w:val="00E76379"/>
    <w:rsid w:val="00E7643B"/>
    <w:rsid w:val="00E764B8"/>
    <w:rsid w:val="00E765EB"/>
    <w:rsid w:val="00E76705"/>
    <w:rsid w:val="00E767A0"/>
    <w:rsid w:val="00E767CE"/>
    <w:rsid w:val="00E7695B"/>
    <w:rsid w:val="00E76980"/>
    <w:rsid w:val="00E76994"/>
    <w:rsid w:val="00E76D02"/>
    <w:rsid w:val="00E76E3E"/>
    <w:rsid w:val="00E76F8F"/>
    <w:rsid w:val="00E76FC0"/>
    <w:rsid w:val="00E77031"/>
    <w:rsid w:val="00E77044"/>
    <w:rsid w:val="00E771F1"/>
    <w:rsid w:val="00E7743D"/>
    <w:rsid w:val="00E7755F"/>
    <w:rsid w:val="00E77586"/>
    <w:rsid w:val="00E775C0"/>
    <w:rsid w:val="00E7760F"/>
    <w:rsid w:val="00E77746"/>
    <w:rsid w:val="00E77751"/>
    <w:rsid w:val="00E77758"/>
    <w:rsid w:val="00E779A9"/>
    <w:rsid w:val="00E77A53"/>
    <w:rsid w:val="00E77A76"/>
    <w:rsid w:val="00E77B6C"/>
    <w:rsid w:val="00E77BC3"/>
    <w:rsid w:val="00E77BE3"/>
    <w:rsid w:val="00E77DBE"/>
    <w:rsid w:val="00E77DEE"/>
    <w:rsid w:val="00E77E9A"/>
    <w:rsid w:val="00E77EC4"/>
    <w:rsid w:val="00E80092"/>
    <w:rsid w:val="00E80169"/>
    <w:rsid w:val="00E801FD"/>
    <w:rsid w:val="00E80295"/>
    <w:rsid w:val="00E80351"/>
    <w:rsid w:val="00E8047A"/>
    <w:rsid w:val="00E80981"/>
    <w:rsid w:val="00E80998"/>
    <w:rsid w:val="00E809C0"/>
    <w:rsid w:val="00E80AC6"/>
    <w:rsid w:val="00E80CA5"/>
    <w:rsid w:val="00E80CED"/>
    <w:rsid w:val="00E80D90"/>
    <w:rsid w:val="00E80EDB"/>
    <w:rsid w:val="00E8106F"/>
    <w:rsid w:val="00E810F6"/>
    <w:rsid w:val="00E81244"/>
    <w:rsid w:val="00E81284"/>
    <w:rsid w:val="00E81371"/>
    <w:rsid w:val="00E813F4"/>
    <w:rsid w:val="00E81656"/>
    <w:rsid w:val="00E81742"/>
    <w:rsid w:val="00E817B7"/>
    <w:rsid w:val="00E81834"/>
    <w:rsid w:val="00E81947"/>
    <w:rsid w:val="00E81AF3"/>
    <w:rsid w:val="00E81B07"/>
    <w:rsid w:val="00E81B09"/>
    <w:rsid w:val="00E81B5C"/>
    <w:rsid w:val="00E81C14"/>
    <w:rsid w:val="00E81DA5"/>
    <w:rsid w:val="00E81DC0"/>
    <w:rsid w:val="00E81EF2"/>
    <w:rsid w:val="00E81F67"/>
    <w:rsid w:val="00E82006"/>
    <w:rsid w:val="00E821B4"/>
    <w:rsid w:val="00E821B9"/>
    <w:rsid w:val="00E821F6"/>
    <w:rsid w:val="00E822A6"/>
    <w:rsid w:val="00E823BC"/>
    <w:rsid w:val="00E824AE"/>
    <w:rsid w:val="00E824F2"/>
    <w:rsid w:val="00E824F4"/>
    <w:rsid w:val="00E826E0"/>
    <w:rsid w:val="00E82721"/>
    <w:rsid w:val="00E82745"/>
    <w:rsid w:val="00E82825"/>
    <w:rsid w:val="00E82880"/>
    <w:rsid w:val="00E829EF"/>
    <w:rsid w:val="00E829FD"/>
    <w:rsid w:val="00E82A4F"/>
    <w:rsid w:val="00E82A81"/>
    <w:rsid w:val="00E82B31"/>
    <w:rsid w:val="00E82B55"/>
    <w:rsid w:val="00E82B60"/>
    <w:rsid w:val="00E82BBB"/>
    <w:rsid w:val="00E82C6D"/>
    <w:rsid w:val="00E82C7C"/>
    <w:rsid w:val="00E82CB1"/>
    <w:rsid w:val="00E82DD4"/>
    <w:rsid w:val="00E82E27"/>
    <w:rsid w:val="00E82F51"/>
    <w:rsid w:val="00E83018"/>
    <w:rsid w:val="00E8308E"/>
    <w:rsid w:val="00E8311A"/>
    <w:rsid w:val="00E8312C"/>
    <w:rsid w:val="00E8314C"/>
    <w:rsid w:val="00E83169"/>
    <w:rsid w:val="00E831C8"/>
    <w:rsid w:val="00E83273"/>
    <w:rsid w:val="00E83307"/>
    <w:rsid w:val="00E833C9"/>
    <w:rsid w:val="00E833F5"/>
    <w:rsid w:val="00E83452"/>
    <w:rsid w:val="00E834F3"/>
    <w:rsid w:val="00E836B5"/>
    <w:rsid w:val="00E8386C"/>
    <w:rsid w:val="00E838EB"/>
    <w:rsid w:val="00E83949"/>
    <w:rsid w:val="00E83964"/>
    <w:rsid w:val="00E83966"/>
    <w:rsid w:val="00E83ADF"/>
    <w:rsid w:val="00E83B77"/>
    <w:rsid w:val="00E83C5D"/>
    <w:rsid w:val="00E83C82"/>
    <w:rsid w:val="00E83CDA"/>
    <w:rsid w:val="00E83E09"/>
    <w:rsid w:val="00E83E69"/>
    <w:rsid w:val="00E83F04"/>
    <w:rsid w:val="00E83F50"/>
    <w:rsid w:val="00E8428A"/>
    <w:rsid w:val="00E842C4"/>
    <w:rsid w:val="00E84518"/>
    <w:rsid w:val="00E84840"/>
    <w:rsid w:val="00E84874"/>
    <w:rsid w:val="00E849E8"/>
    <w:rsid w:val="00E84A69"/>
    <w:rsid w:val="00E84B81"/>
    <w:rsid w:val="00E84B92"/>
    <w:rsid w:val="00E84C05"/>
    <w:rsid w:val="00E84C40"/>
    <w:rsid w:val="00E84FD3"/>
    <w:rsid w:val="00E8515F"/>
    <w:rsid w:val="00E852C6"/>
    <w:rsid w:val="00E8531C"/>
    <w:rsid w:val="00E85333"/>
    <w:rsid w:val="00E85411"/>
    <w:rsid w:val="00E85436"/>
    <w:rsid w:val="00E857E6"/>
    <w:rsid w:val="00E859D6"/>
    <w:rsid w:val="00E859FE"/>
    <w:rsid w:val="00E85A18"/>
    <w:rsid w:val="00E85A93"/>
    <w:rsid w:val="00E85ABC"/>
    <w:rsid w:val="00E85B09"/>
    <w:rsid w:val="00E85BAF"/>
    <w:rsid w:val="00E85DDF"/>
    <w:rsid w:val="00E85ED1"/>
    <w:rsid w:val="00E85EE0"/>
    <w:rsid w:val="00E85F24"/>
    <w:rsid w:val="00E85F68"/>
    <w:rsid w:val="00E86033"/>
    <w:rsid w:val="00E8612D"/>
    <w:rsid w:val="00E862A9"/>
    <w:rsid w:val="00E86347"/>
    <w:rsid w:val="00E86485"/>
    <w:rsid w:val="00E8651E"/>
    <w:rsid w:val="00E867BD"/>
    <w:rsid w:val="00E8683D"/>
    <w:rsid w:val="00E86870"/>
    <w:rsid w:val="00E86883"/>
    <w:rsid w:val="00E869E0"/>
    <w:rsid w:val="00E86DD0"/>
    <w:rsid w:val="00E86E17"/>
    <w:rsid w:val="00E86EC4"/>
    <w:rsid w:val="00E87079"/>
    <w:rsid w:val="00E87109"/>
    <w:rsid w:val="00E87114"/>
    <w:rsid w:val="00E871F1"/>
    <w:rsid w:val="00E87219"/>
    <w:rsid w:val="00E87271"/>
    <w:rsid w:val="00E872A7"/>
    <w:rsid w:val="00E872CD"/>
    <w:rsid w:val="00E8736D"/>
    <w:rsid w:val="00E873B4"/>
    <w:rsid w:val="00E873D1"/>
    <w:rsid w:val="00E87410"/>
    <w:rsid w:val="00E87495"/>
    <w:rsid w:val="00E874AD"/>
    <w:rsid w:val="00E87536"/>
    <w:rsid w:val="00E8756D"/>
    <w:rsid w:val="00E875FA"/>
    <w:rsid w:val="00E8760A"/>
    <w:rsid w:val="00E8760D"/>
    <w:rsid w:val="00E87642"/>
    <w:rsid w:val="00E8764B"/>
    <w:rsid w:val="00E876FC"/>
    <w:rsid w:val="00E877C0"/>
    <w:rsid w:val="00E87861"/>
    <w:rsid w:val="00E87950"/>
    <w:rsid w:val="00E87B69"/>
    <w:rsid w:val="00E87B84"/>
    <w:rsid w:val="00E87BA8"/>
    <w:rsid w:val="00E87C18"/>
    <w:rsid w:val="00E87C8D"/>
    <w:rsid w:val="00E87D74"/>
    <w:rsid w:val="00E87D98"/>
    <w:rsid w:val="00E87FDD"/>
    <w:rsid w:val="00E9004E"/>
    <w:rsid w:val="00E901D4"/>
    <w:rsid w:val="00E902AB"/>
    <w:rsid w:val="00E9034C"/>
    <w:rsid w:val="00E90592"/>
    <w:rsid w:val="00E905E8"/>
    <w:rsid w:val="00E906E8"/>
    <w:rsid w:val="00E90836"/>
    <w:rsid w:val="00E9091A"/>
    <w:rsid w:val="00E9095F"/>
    <w:rsid w:val="00E90BBE"/>
    <w:rsid w:val="00E90DB4"/>
    <w:rsid w:val="00E90DC5"/>
    <w:rsid w:val="00E90E54"/>
    <w:rsid w:val="00E90EC8"/>
    <w:rsid w:val="00E91132"/>
    <w:rsid w:val="00E91164"/>
    <w:rsid w:val="00E9116C"/>
    <w:rsid w:val="00E9120B"/>
    <w:rsid w:val="00E9120D"/>
    <w:rsid w:val="00E9123B"/>
    <w:rsid w:val="00E91271"/>
    <w:rsid w:val="00E91447"/>
    <w:rsid w:val="00E91460"/>
    <w:rsid w:val="00E91475"/>
    <w:rsid w:val="00E914F0"/>
    <w:rsid w:val="00E91543"/>
    <w:rsid w:val="00E9154E"/>
    <w:rsid w:val="00E916EA"/>
    <w:rsid w:val="00E91914"/>
    <w:rsid w:val="00E9191E"/>
    <w:rsid w:val="00E919F3"/>
    <w:rsid w:val="00E91A77"/>
    <w:rsid w:val="00E91C01"/>
    <w:rsid w:val="00E91D7B"/>
    <w:rsid w:val="00E91DAE"/>
    <w:rsid w:val="00E91F02"/>
    <w:rsid w:val="00E91F1E"/>
    <w:rsid w:val="00E91F3E"/>
    <w:rsid w:val="00E91FBE"/>
    <w:rsid w:val="00E9241B"/>
    <w:rsid w:val="00E92478"/>
    <w:rsid w:val="00E925CA"/>
    <w:rsid w:val="00E9263E"/>
    <w:rsid w:val="00E926A2"/>
    <w:rsid w:val="00E926B6"/>
    <w:rsid w:val="00E926C2"/>
    <w:rsid w:val="00E92779"/>
    <w:rsid w:val="00E92838"/>
    <w:rsid w:val="00E92872"/>
    <w:rsid w:val="00E9288C"/>
    <w:rsid w:val="00E92AFF"/>
    <w:rsid w:val="00E92B81"/>
    <w:rsid w:val="00E92C12"/>
    <w:rsid w:val="00E92CD6"/>
    <w:rsid w:val="00E92D8B"/>
    <w:rsid w:val="00E92E7D"/>
    <w:rsid w:val="00E92F1D"/>
    <w:rsid w:val="00E92F35"/>
    <w:rsid w:val="00E92F8B"/>
    <w:rsid w:val="00E92F8F"/>
    <w:rsid w:val="00E930AA"/>
    <w:rsid w:val="00E93191"/>
    <w:rsid w:val="00E93295"/>
    <w:rsid w:val="00E932CF"/>
    <w:rsid w:val="00E932D2"/>
    <w:rsid w:val="00E934C7"/>
    <w:rsid w:val="00E93586"/>
    <w:rsid w:val="00E93715"/>
    <w:rsid w:val="00E937D3"/>
    <w:rsid w:val="00E93805"/>
    <w:rsid w:val="00E939F4"/>
    <w:rsid w:val="00E93BD5"/>
    <w:rsid w:val="00E93E37"/>
    <w:rsid w:val="00E93E3E"/>
    <w:rsid w:val="00E93EA4"/>
    <w:rsid w:val="00E93F63"/>
    <w:rsid w:val="00E94069"/>
    <w:rsid w:val="00E940BB"/>
    <w:rsid w:val="00E94190"/>
    <w:rsid w:val="00E943A3"/>
    <w:rsid w:val="00E944E6"/>
    <w:rsid w:val="00E9468D"/>
    <w:rsid w:val="00E946A2"/>
    <w:rsid w:val="00E946ED"/>
    <w:rsid w:val="00E94728"/>
    <w:rsid w:val="00E9477C"/>
    <w:rsid w:val="00E94C8D"/>
    <w:rsid w:val="00E94FC8"/>
    <w:rsid w:val="00E94FEA"/>
    <w:rsid w:val="00E94FF5"/>
    <w:rsid w:val="00E951ED"/>
    <w:rsid w:val="00E954B4"/>
    <w:rsid w:val="00E955A3"/>
    <w:rsid w:val="00E955BE"/>
    <w:rsid w:val="00E956BF"/>
    <w:rsid w:val="00E956C6"/>
    <w:rsid w:val="00E95993"/>
    <w:rsid w:val="00E95B0E"/>
    <w:rsid w:val="00E95C45"/>
    <w:rsid w:val="00E95CE9"/>
    <w:rsid w:val="00E95D88"/>
    <w:rsid w:val="00E95E13"/>
    <w:rsid w:val="00E95E1B"/>
    <w:rsid w:val="00E95E79"/>
    <w:rsid w:val="00E95E9E"/>
    <w:rsid w:val="00E9603B"/>
    <w:rsid w:val="00E96045"/>
    <w:rsid w:val="00E96070"/>
    <w:rsid w:val="00E960D3"/>
    <w:rsid w:val="00E96127"/>
    <w:rsid w:val="00E9612C"/>
    <w:rsid w:val="00E9613D"/>
    <w:rsid w:val="00E961B3"/>
    <w:rsid w:val="00E961C1"/>
    <w:rsid w:val="00E96348"/>
    <w:rsid w:val="00E96380"/>
    <w:rsid w:val="00E9643D"/>
    <w:rsid w:val="00E9648F"/>
    <w:rsid w:val="00E964C1"/>
    <w:rsid w:val="00E96554"/>
    <w:rsid w:val="00E96643"/>
    <w:rsid w:val="00E966DB"/>
    <w:rsid w:val="00E967FC"/>
    <w:rsid w:val="00E96885"/>
    <w:rsid w:val="00E9695E"/>
    <w:rsid w:val="00E96A81"/>
    <w:rsid w:val="00E96A9F"/>
    <w:rsid w:val="00E96B0B"/>
    <w:rsid w:val="00E96B79"/>
    <w:rsid w:val="00E96BA4"/>
    <w:rsid w:val="00E96D10"/>
    <w:rsid w:val="00E96E21"/>
    <w:rsid w:val="00E96E5F"/>
    <w:rsid w:val="00E96E83"/>
    <w:rsid w:val="00E96ECD"/>
    <w:rsid w:val="00E96ED2"/>
    <w:rsid w:val="00E96FA7"/>
    <w:rsid w:val="00E96FB6"/>
    <w:rsid w:val="00E96FC6"/>
    <w:rsid w:val="00E97084"/>
    <w:rsid w:val="00E970C6"/>
    <w:rsid w:val="00E97199"/>
    <w:rsid w:val="00E971DC"/>
    <w:rsid w:val="00E9728E"/>
    <w:rsid w:val="00E972C2"/>
    <w:rsid w:val="00E97371"/>
    <w:rsid w:val="00E9742B"/>
    <w:rsid w:val="00E97512"/>
    <w:rsid w:val="00E97568"/>
    <w:rsid w:val="00E976B0"/>
    <w:rsid w:val="00E97792"/>
    <w:rsid w:val="00E977DF"/>
    <w:rsid w:val="00E97885"/>
    <w:rsid w:val="00E978A9"/>
    <w:rsid w:val="00E979D0"/>
    <w:rsid w:val="00E97A61"/>
    <w:rsid w:val="00E97AEB"/>
    <w:rsid w:val="00E97B53"/>
    <w:rsid w:val="00E97CA8"/>
    <w:rsid w:val="00E97CDC"/>
    <w:rsid w:val="00E97DB1"/>
    <w:rsid w:val="00E97DBE"/>
    <w:rsid w:val="00E97DDC"/>
    <w:rsid w:val="00E97F43"/>
    <w:rsid w:val="00E97F60"/>
    <w:rsid w:val="00EA01EA"/>
    <w:rsid w:val="00EA037B"/>
    <w:rsid w:val="00EA0562"/>
    <w:rsid w:val="00EA0563"/>
    <w:rsid w:val="00EA05FD"/>
    <w:rsid w:val="00EA060F"/>
    <w:rsid w:val="00EA077D"/>
    <w:rsid w:val="00EA0B4A"/>
    <w:rsid w:val="00EA0C88"/>
    <w:rsid w:val="00EA0CFC"/>
    <w:rsid w:val="00EA0D5A"/>
    <w:rsid w:val="00EA0E9D"/>
    <w:rsid w:val="00EA10B5"/>
    <w:rsid w:val="00EA123B"/>
    <w:rsid w:val="00EA12C9"/>
    <w:rsid w:val="00EA1335"/>
    <w:rsid w:val="00EA142B"/>
    <w:rsid w:val="00EA14EE"/>
    <w:rsid w:val="00EA1565"/>
    <w:rsid w:val="00EA15FA"/>
    <w:rsid w:val="00EA1670"/>
    <w:rsid w:val="00EA18DD"/>
    <w:rsid w:val="00EA1B06"/>
    <w:rsid w:val="00EA1B77"/>
    <w:rsid w:val="00EA1CF5"/>
    <w:rsid w:val="00EA1E31"/>
    <w:rsid w:val="00EA1F43"/>
    <w:rsid w:val="00EA1F4D"/>
    <w:rsid w:val="00EA1F77"/>
    <w:rsid w:val="00EA2053"/>
    <w:rsid w:val="00EA206C"/>
    <w:rsid w:val="00EA2076"/>
    <w:rsid w:val="00EA20FB"/>
    <w:rsid w:val="00EA2185"/>
    <w:rsid w:val="00EA21E5"/>
    <w:rsid w:val="00EA2298"/>
    <w:rsid w:val="00EA22F1"/>
    <w:rsid w:val="00EA257F"/>
    <w:rsid w:val="00EA2698"/>
    <w:rsid w:val="00EA26B9"/>
    <w:rsid w:val="00EA2700"/>
    <w:rsid w:val="00EA2BB9"/>
    <w:rsid w:val="00EA2BF2"/>
    <w:rsid w:val="00EA2C3E"/>
    <w:rsid w:val="00EA2F63"/>
    <w:rsid w:val="00EA30BD"/>
    <w:rsid w:val="00EA31A7"/>
    <w:rsid w:val="00EA3246"/>
    <w:rsid w:val="00EA333E"/>
    <w:rsid w:val="00EA33C9"/>
    <w:rsid w:val="00EA33E1"/>
    <w:rsid w:val="00EA3401"/>
    <w:rsid w:val="00EA3755"/>
    <w:rsid w:val="00EA3AAE"/>
    <w:rsid w:val="00EA3AC7"/>
    <w:rsid w:val="00EA3AD7"/>
    <w:rsid w:val="00EA3B08"/>
    <w:rsid w:val="00EA3C47"/>
    <w:rsid w:val="00EA3D75"/>
    <w:rsid w:val="00EA3E1D"/>
    <w:rsid w:val="00EA3E7E"/>
    <w:rsid w:val="00EA3EB1"/>
    <w:rsid w:val="00EA3EF1"/>
    <w:rsid w:val="00EA405F"/>
    <w:rsid w:val="00EA409C"/>
    <w:rsid w:val="00EA429B"/>
    <w:rsid w:val="00EA42DE"/>
    <w:rsid w:val="00EA4319"/>
    <w:rsid w:val="00EA4371"/>
    <w:rsid w:val="00EA44EE"/>
    <w:rsid w:val="00EA45BD"/>
    <w:rsid w:val="00EA460B"/>
    <w:rsid w:val="00EA4661"/>
    <w:rsid w:val="00EA46FF"/>
    <w:rsid w:val="00EA4787"/>
    <w:rsid w:val="00EA47AA"/>
    <w:rsid w:val="00EA489B"/>
    <w:rsid w:val="00EA4916"/>
    <w:rsid w:val="00EA4993"/>
    <w:rsid w:val="00EA4A36"/>
    <w:rsid w:val="00EA4A45"/>
    <w:rsid w:val="00EA4BE9"/>
    <w:rsid w:val="00EA4C16"/>
    <w:rsid w:val="00EA4DCA"/>
    <w:rsid w:val="00EA4E4E"/>
    <w:rsid w:val="00EA4F83"/>
    <w:rsid w:val="00EA5069"/>
    <w:rsid w:val="00EA521B"/>
    <w:rsid w:val="00EA525C"/>
    <w:rsid w:val="00EA54BB"/>
    <w:rsid w:val="00EA55AC"/>
    <w:rsid w:val="00EA569A"/>
    <w:rsid w:val="00EA571A"/>
    <w:rsid w:val="00EA5741"/>
    <w:rsid w:val="00EA5794"/>
    <w:rsid w:val="00EA5896"/>
    <w:rsid w:val="00EA5924"/>
    <w:rsid w:val="00EA596B"/>
    <w:rsid w:val="00EA5BFB"/>
    <w:rsid w:val="00EA5C52"/>
    <w:rsid w:val="00EA5CB7"/>
    <w:rsid w:val="00EA5FBD"/>
    <w:rsid w:val="00EA6046"/>
    <w:rsid w:val="00EA626F"/>
    <w:rsid w:val="00EA628E"/>
    <w:rsid w:val="00EA6318"/>
    <w:rsid w:val="00EA63E1"/>
    <w:rsid w:val="00EA63F3"/>
    <w:rsid w:val="00EA63FD"/>
    <w:rsid w:val="00EA643B"/>
    <w:rsid w:val="00EA64FA"/>
    <w:rsid w:val="00EA6598"/>
    <w:rsid w:val="00EA674A"/>
    <w:rsid w:val="00EA67FD"/>
    <w:rsid w:val="00EA6865"/>
    <w:rsid w:val="00EA69BB"/>
    <w:rsid w:val="00EA6BB4"/>
    <w:rsid w:val="00EA6BC5"/>
    <w:rsid w:val="00EA6BD8"/>
    <w:rsid w:val="00EA6C47"/>
    <w:rsid w:val="00EA6C56"/>
    <w:rsid w:val="00EA6D36"/>
    <w:rsid w:val="00EA6D6C"/>
    <w:rsid w:val="00EA6DDA"/>
    <w:rsid w:val="00EA6FEB"/>
    <w:rsid w:val="00EA706C"/>
    <w:rsid w:val="00EA7141"/>
    <w:rsid w:val="00EA724B"/>
    <w:rsid w:val="00EA737C"/>
    <w:rsid w:val="00EA7407"/>
    <w:rsid w:val="00EA76D9"/>
    <w:rsid w:val="00EA77F7"/>
    <w:rsid w:val="00EA785C"/>
    <w:rsid w:val="00EA7AD6"/>
    <w:rsid w:val="00EA7B45"/>
    <w:rsid w:val="00EA7C13"/>
    <w:rsid w:val="00EA7DB5"/>
    <w:rsid w:val="00EA7E91"/>
    <w:rsid w:val="00EA7E92"/>
    <w:rsid w:val="00EA7EAD"/>
    <w:rsid w:val="00EA7F7C"/>
    <w:rsid w:val="00EA7F91"/>
    <w:rsid w:val="00EB00F0"/>
    <w:rsid w:val="00EB016B"/>
    <w:rsid w:val="00EB024C"/>
    <w:rsid w:val="00EB0464"/>
    <w:rsid w:val="00EB057D"/>
    <w:rsid w:val="00EB058F"/>
    <w:rsid w:val="00EB059D"/>
    <w:rsid w:val="00EB0642"/>
    <w:rsid w:val="00EB067E"/>
    <w:rsid w:val="00EB09D8"/>
    <w:rsid w:val="00EB0BE2"/>
    <w:rsid w:val="00EB0C3B"/>
    <w:rsid w:val="00EB0D52"/>
    <w:rsid w:val="00EB0D74"/>
    <w:rsid w:val="00EB0F1D"/>
    <w:rsid w:val="00EB0F23"/>
    <w:rsid w:val="00EB1085"/>
    <w:rsid w:val="00EB1171"/>
    <w:rsid w:val="00EB1191"/>
    <w:rsid w:val="00EB11B9"/>
    <w:rsid w:val="00EB11E5"/>
    <w:rsid w:val="00EB1261"/>
    <w:rsid w:val="00EB13E7"/>
    <w:rsid w:val="00EB15BE"/>
    <w:rsid w:val="00EB1613"/>
    <w:rsid w:val="00EB183D"/>
    <w:rsid w:val="00EB18BA"/>
    <w:rsid w:val="00EB1945"/>
    <w:rsid w:val="00EB1A5E"/>
    <w:rsid w:val="00EB1BCD"/>
    <w:rsid w:val="00EB1D75"/>
    <w:rsid w:val="00EB1D98"/>
    <w:rsid w:val="00EB1DC6"/>
    <w:rsid w:val="00EB1E20"/>
    <w:rsid w:val="00EB1E4E"/>
    <w:rsid w:val="00EB1ECA"/>
    <w:rsid w:val="00EB1FA5"/>
    <w:rsid w:val="00EB20C0"/>
    <w:rsid w:val="00EB2173"/>
    <w:rsid w:val="00EB217A"/>
    <w:rsid w:val="00EB2267"/>
    <w:rsid w:val="00EB22D9"/>
    <w:rsid w:val="00EB23AD"/>
    <w:rsid w:val="00EB23D1"/>
    <w:rsid w:val="00EB23E3"/>
    <w:rsid w:val="00EB242B"/>
    <w:rsid w:val="00EB24BE"/>
    <w:rsid w:val="00EB2734"/>
    <w:rsid w:val="00EB273E"/>
    <w:rsid w:val="00EB275F"/>
    <w:rsid w:val="00EB278A"/>
    <w:rsid w:val="00EB2970"/>
    <w:rsid w:val="00EB2ABC"/>
    <w:rsid w:val="00EB2ADE"/>
    <w:rsid w:val="00EB2AF1"/>
    <w:rsid w:val="00EB2B2A"/>
    <w:rsid w:val="00EB2D38"/>
    <w:rsid w:val="00EB2D4B"/>
    <w:rsid w:val="00EB2DCB"/>
    <w:rsid w:val="00EB2E4B"/>
    <w:rsid w:val="00EB2F1C"/>
    <w:rsid w:val="00EB3025"/>
    <w:rsid w:val="00EB30BB"/>
    <w:rsid w:val="00EB315F"/>
    <w:rsid w:val="00EB3485"/>
    <w:rsid w:val="00EB35CC"/>
    <w:rsid w:val="00EB3682"/>
    <w:rsid w:val="00EB372D"/>
    <w:rsid w:val="00EB3955"/>
    <w:rsid w:val="00EB3988"/>
    <w:rsid w:val="00EB39C0"/>
    <w:rsid w:val="00EB3A9D"/>
    <w:rsid w:val="00EB3C46"/>
    <w:rsid w:val="00EB3CDD"/>
    <w:rsid w:val="00EB3F27"/>
    <w:rsid w:val="00EB44A7"/>
    <w:rsid w:val="00EB450C"/>
    <w:rsid w:val="00EB457E"/>
    <w:rsid w:val="00EB46A0"/>
    <w:rsid w:val="00EB4740"/>
    <w:rsid w:val="00EB474B"/>
    <w:rsid w:val="00EB483F"/>
    <w:rsid w:val="00EB4A47"/>
    <w:rsid w:val="00EB4BD2"/>
    <w:rsid w:val="00EB4BF5"/>
    <w:rsid w:val="00EB4C3E"/>
    <w:rsid w:val="00EB4D6F"/>
    <w:rsid w:val="00EB4DE6"/>
    <w:rsid w:val="00EB4DFB"/>
    <w:rsid w:val="00EB4E33"/>
    <w:rsid w:val="00EB4EDC"/>
    <w:rsid w:val="00EB4FBF"/>
    <w:rsid w:val="00EB50C0"/>
    <w:rsid w:val="00EB51B4"/>
    <w:rsid w:val="00EB524B"/>
    <w:rsid w:val="00EB52AA"/>
    <w:rsid w:val="00EB52BA"/>
    <w:rsid w:val="00EB52F6"/>
    <w:rsid w:val="00EB5364"/>
    <w:rsid w:val="00EB537B"/>
    <w:rsid w:val="00EB539F"/>
    <w:rsid w:val="00EB5943"/>
    <w:rsid w:val="00EB598B"/>
    <w:rsid w:val="00EB5C60"/>
    <w:rsid w:val="00EB5CD5"/>
    <w:rsid w:val="00EB5E3A"/>
    <w:rsid w:val="00EB5E9C"/>
    <w:rsid w:val="00EB5EBA"/>
    <w:rsid w:val="00EB5FC7"/>
    <w:rsid w:val="00EB5FE5"/>
    <w:rsid w:val="00EB604C"/>
    <w:rsid w:val="00EB616C"/>
    <w:rsid w:val="00EB617E"/>
    <w:rsid w:val="00EB6184"/>
    <w:rsid w:val="00EB62EB"/>
    <w:rsid w:val="00EB63C0"/>
    <w:rsid w:val="00EB652F"/>
    <w:rsid w:val="00EB66EA"/>
    <w:rsid w:val="00EB66F6"/>
    <w:rsid w:val="00EB6720"/>
    <w:rsid w:val="00EB6727"/>
    <w:rsid w:val="00EB6736"/>
    <w:rsid w:val="00EB6751"/>
    <w:rsid w:val="00EB6C29"/>
    <w:rsid w:val="00EB6C82"/>
    <w:rsid w:val="00EB6D0C"/>
    <w:rsid w:val="00EB6FF7"/>
    <w:rsid w:val="00EB70DA"/>
    <w:rsid w:val="00EB71AA"/>
    <w:rsid w:val="00EB7229"/>
    <w:rsid w:val="00EB729C"/>
    <w:rsid w:val="00EB74C8"/>
    <w:rsid w:val="00EB752F"/>
    <w:rsid w:val="00EB7559"/>
    <w:rsid w:val="00EB7613"/>
    <w:rsid w:val="00EB76B7"/>
    <w:rsid w:val="00EB76F6"/>
    <w:rsid w:val="00EB774D"/>
    <w:rsid w:val="00EB782D"/>
    <w:rsid w:val="00EB7A40"/>
    <w:rsid w:val="00EB7A5E"/>
    <w:rsid w:val="00EB7B8C"/>
    <w:rsid w:val="00EB7BC1"/>
    <w:rsid w:val="00EB7C7F"/>
    <w:rsid w:val="00EB7D53"/>
    <w:rsid w:val="00EB7D70"/>
    <w:rsid w:val="00EB7E73"/>
    <w:rsid w:val="00EB7EA1"/>
    <w:rsid w:val="00EC019E"/>
    <w:rsid w:val="00EC01AE"/>
    <w:rsid w:val="00EC0602"/>
    <w:rsid w:val="00EC062D"/>
    <w:rsid w:val="00EC064C"/>
    <w:rsid w:val="00EC064D"/>
    <w:rsid w:val="00EC06A4"/>
    <w:rsid w:val="00EC0708"/>
    <w:rsid w:val="00EC0720"/>
    <w:rsid w:val="00EC081F"/>
    <w:rsid w:val="00EC0A7F"/>
    <w:rsid w:val="00EC0CFE"/>
    <w:rsid w:val="00EC0E71"/>
    <w:rsid w:val="00EC0E73"/>
    <w:rsid w:val="00EC1027"/>
    <w:rsid w:val="00EC10C7"/>
    <w:rsid w:val="00EC10F5"/>
    <w:rsid w:val="00EC113C"/>
    <w:rsid w:val="00EC119C"/>
    <w:rsid w:val="00EC12B4"/>
    <w:rsid w:val="00EC131C"/>
    <w:rsid w:val="00EC1332"/>
    <w:rsid w:val="00EC133B"/>
    <w:rsid w:val="00EC134F"/>
    <w:rsid w:val="00EC141C"/>
    <w:rsid w:val="00EC1454"/>
    <w:rsid w:val="00EC14A0"/>
    <w:rsid w:val="00EC1500"/>
    <w:rsid w:val="00EC1513"/>
    <w:rsid w:val="00EC1515"/>
    <w:rsid w:val="00EC15A3"/>
    <w:rsid w:val="00EC15F8"/>
    <w:rsid w:val="00EC167C"/>
    <w:rsid w:val="00EC1793"/>
    <w:rsid w:val="00EC17E6"/>
    <w:rsid w:val="00EC18D8"/>
    <w:rsid w:val="00EC18EC"/>
    <w:rsid w:val="00EC1ADA"/>
    <w:rsid w:val="00EC1C03"/>
    <w:rsid w:val="00EC1E05"/>
    <w:rsid w:val="00EC1ED9"/>
    <w:rsid w:val="00EC2159"/>
    <w:rsid w:val="00EC2309"/>
    <w:rsid w:val="00EC2659"/>
    <w:rsid w:val="00EC289E"/>
    <w:rsid w:val="00EC28AE"/>
    <w:rsid w:val="00EC29A7"/>
    <w:rsid w:val="00EC29BD"/>
    <w:rsid w:val="00EC2A69"/>
    <w:rsid w:val="00EC2A90"/>
    <w:rsid w:val="00EC2CC5"/>
    <w:rsid w:val="00EC2D19"/>
    <w:rsid w:val="00EC2DCE"/>
    <w:rsid w:val="00EC2E0A"/>
    <w:rsid w:val="00EC2E46"/>
    <w:rsid w:val="00EC2EC6"/>
    <w:rsid w:val="00EC2EF4"/>
    <w:rsid w:val="00EC2F10"/>
    <w:rsid w:val="00EC2F70"/>
    <w:rsid w:val="00EC2FF0"/>
    <w:rsid w:val="00EC313E"/>
    <w:rsid w:val="00EC3192"/>
    <w:rsid w:val="00EC3329"/>
    <w:rsid w:val="00EC3388"/>
    <w:rsid w:val="00EC3435"/>
    <w:rsid w:val="00EC344D"/>
    <w:rsid w:val="00EC3460"/>
    <w:rsid w:val="00EC362B"/>
    <w:rsid w:val="00EC3633"/>
    <w:rsid w:val="00EC3730"/>
    <w:rsid w:val="00EC3823"/>
    <w:rsid w:val="00EC3833"/>
    <w:rsid w:val="00EC3837"/>
    <w:rsid w:val="00EC386E"/>
    <w:rsid w:val="00EC38C7"/>
    <w:rsid w:val="00EC38DE"/>
    <w:rsid w:val="00EC39F4"/>
    <w:rsid w:val="00EC3A88"/>
    <w:rsid w:val="00EC3C4F"/>
    <w:rsid w:val="00EC3C93"/>
    <w:rsid w:val="00EC3CE7"/>
    <w:rsid w:val="00EC3D75"/>
    <w:rsid w:val="00EC3DC4"/>
    <w:rsid w:val="00EC4008"/>
    <w:rsid w:val="00EC402A"/>
    <w:rsid w:val="00EC40FD"/>
    <w:rsid w:val="00EC410F"/>
    <w:rsid w:val="00EC422B"/>
    <w:rsid w:val="00EC426A"/>
    <w:rsid w:val="00EC44E5"/>
    <w:rsid w:val="00EC4527"/>
    <w:rsid w:val="00EC4546"/>
    <w:rsid w:val="00EC4644"/>
    <w:rsid w:val="00EC466C"/>
    <w:rsid w:val="00EC48AF"/>
    <w:rsid w:val="00EC48BD"/>
    <w:rsid w:val="00EC496F"/>
    <w:rsid w:val="00EC4A1B"/>
    <w:rsid w:val="00EC4B25"/>
    <w:rsid w:val="00EC4C2D"/>
    <w:rsid w:val="00EC4C9E"/>
    <w:rsid w:val="00EC4CB4"/>
    <w:rsid w:val="00EC4D56"/>
    <w:rsid w:val="00EC4DEE"/>
    <w:rsid w:val="00EC4FB2"/>
    <w:rsid w:val="00EC5044"/>
    <w:rsid w:val="00EC504B"/>
    <w:rsid w:val="00EC50D1"/>
    <w:rsid w:val="00EC51B5"/>
    <w:rsid w:val="00EC51BE"/>
    <w:rsid w:val="00EC5362"/>
    <w:rsid w:val="00EC539F"/>
    <w:rsid w:val="00EC53FB"/>
    <w:rsid w:val="00EC5414"/>
    <w:rsid w:val="00EC542F"/>
    <w:rsid w:val="00EC54D4"/>
    <w:rsid w:val="00EC5658"/>
    <w:rsid w:val="00EC56A5"/>
    <w:rsid w:val="00EC56C5"/>
    <w:rsid w:val="00EC56E3"/>
    <w:rsid w:val="00EC5712"/>
    <w:rsid w:val="00EC5792"/>
    <w:rsid w:val="00EC57B5"/>
    <w:rsid w:val="00EC585E"/>
    <w:rsid w:val="00EC58BE"/>
    <w:rsid w:val="00EC58CD"/>
    <w:rsid w:val="00EC58DB"/>
    <w:rsid w:val="00EC5994"/>
    <w:rsid w:val="00EC5AB0"/>
    <w:rsid w:val="00EC5B06"/>
    <w:rsid w:val="00EC5BA3"/>
    <w:rsid w:val="00EC5BB0"/>
    <w:rsid w:val="00EC5D33"/>
    <w:rsid w:val="00EC5E01"/>
    <w:rsid w:val="00EC5F42"/>
    <w:rsid w:val="00EC5F43"/>
    <w:rsid w:val="00EC5F87"/>
    <w:rsid w:val="00EC5FAA"/>
    <w:rsid w:val="00EC63AA"/>
    <w:rsid w:val="00EC644F"/>
    <w:rsid w:val="00EC6507"/>
    <w:rsid w:val="00EC6715"/>
    <w:rsid w:val="00EC6827"/>
    <w:rsid w:val="00EC683A"/>
    <w:rsid w:val="00EC6A43"/>
    <w:rsid w:val="00EC6B60"/>
    <w:rsid w:val="00EC6BF0"/>
    <w:rsid w:val="00EC6C4D"/>
    <w:rsid w:val="00EC6DBA"/>
    <w:rsid w:val="00EC6E65"/>
    <w:rsid w:val="00EC6F5A"/>
    <w:rsid w:val="00EC6FA3"/>
    <w:rsid w:val="00EC70F8"/>
    <w:rsid w:val="00EC7156"/>
    <w:rsid w:val="00EC716F"/>
    <w:rsid w:val="00EC7267"/>
    <w:rsid w:val="00EC7271"/>
    <w:rsid w:val="00EC731C"/>
    <w:rsid w:val="00EC733B"/>
    <w:rsid w:val="00EC7446"/>
    <w:rsid w:val="00EC7471"/>
    <w:rsid w:val="00EC753A"/>
    <w:rsid w:val="00EC7556"/>
    <w:rsid w:val="00EC76F4"/>
    <w:rsid w:val="00EC774B"/>
    <w:rsid w:val="00EC779F"/>
    <w:rsid w:val="00EC7806"/>
    <w:rsid w:val="00EC781C"/>
    <w:rsid w:val="00EC786A"/>
    <w:rsid w:val="00EC796E"/>
    <w:rsid w:val="00EC79E7"/>
    <w:rsid w:val="00EC7B44"/>
    <w:rsid w:val="00EC7B66"/>
    <w:rsid w:val="00EC7C32"/>
    <w:rsid w:val="00EC7CB2"/>
    <w:rsid w:val="00EC7D36"/>
    <w:rsid w:val="00EC7DC9"/>
    <w:rsid w:val="00EC7E17"/>
    <w:rsid w:val="00EC7E24"/>
    <w:rsid w:val="00EC7EDA"/>
    <w:rsid w:val="00ED00B2"/>
    <w:rsid w:val="00ED0122"/>
    <w:rsid w:val="00ED02C3"/>
    <w:rsid w:val="00ED061F"/>
    <w:rsid w:val="00ED0623"/>
    <w:rsid w:val="00ED0728"/>
    <w:rsid w:val="00ED092F"/>
    <w:rsid w:val="00ED0BC6"/>
    <w:rsid w:val="00ED0C7A"/>
    <w:rsid w:val="00ED0D6B"/>
    <w:rsid w:val="00ED1132"/>
    <w:rsid w:val="00ED1162"/>
    <w:rsid w:val="00ED12B1"/>
    <w:rsid w:val="00ED1301"/>
    <w:rsid w:val="00ED156C"/>
    <w:rsid w:val="00ED1660"/>
    <w:rsid w:val="00ED16DE"/>
    <w:rsid w:val="00ED1747"/>
    <w:rsid w:val="00ED1888"/>
    <w:rsid w:val="00ED18F5"/>
    <w:rsid w:val="00ED19E7"/>
    <w:rsid w:val="00ED1A31"/>
    <w:rsid w:val="00ED1ABD"/>
    <w:rsid w:val="00ED1B42"/>
    <w:rsid w:val="00ED1B9F"/>
    <w:rsid w:val="00ED1C99"/>
    <w:rsid w:val="00ED1CDC"/>
    <w:rsid w:val="00ED1ED7"/>
    <w:rsid w:val="00ED20D6"/>
    <w:rsid w:val="00ED21FC"/>
    <w:rsid w:val="00ED22C2"/>
    <w:rsid w:val="00ED22EA"/>
    <w:rsid w:val="00ED237A"/>
    <w:rsid w:val="00ED23DC"/>
    <w:rsid w:val="00ED242D"/>
    <w:rsid w:val="00ED250A"/>
    <w:rsid w:val="00ED252A"/>
    <w:rsid w:val="00ED25EE"/>
    <w:rsid w:val="00ED26EB"/>
    <w:rsid w:val="00ED2723"/>
    <w:rsid w:val="00ED2755"/>
    <w:rsid w:val="00ED2756"/>
    <w:rsid w:val="00ED2A4A"/>
    <w:rsid w:val="00ED2C5A"/>
    <w:rsid w:val="00ED2DA2"/>
    <w:rsid w:val="00ED2EEB"/>
    <w:rsid w:val="00ED3046"/>
    <w:rsid w:val="00ED3173"/>
    <w:rsid w:val="00ED319B"/>
    <w:rsid w:val="00ED31A1"/>
    <w:rsid w:val="00ED31F1"/>
    <w:rsid w:val="00ED33AA"/>
    <w:rsid w:val="00ED33D9"/>
    <w:rsid w:val="00ED3460"/>
    <w:rsid w:val="00ED347E"/>
    <w:rsid w:val="00ED3488"/>
    <w:rsid w:val="00ED34A1"/>
    <w:rsid w:val="00ED3545"/>
    <w:rsid w:val="00ED358F"/>
    <w:rsid w:val="00ED35EF"/>
    <w:rsid w:val="00ED3614"/>
    <w:rsid w:val="00ED36C6"/>
    <w:rsid w:val="00ED3746"/>
    <w:rsid w:val="00ED37D0"/>
    <w:rsid w:val="00ED38C1"/>
    <w:rsid w:val="00ED38C4"/>
    <w:rsid w:val="00ED38E9"/>
    <w:rsid w:val="00ED3A1B"/>
    <w:rsid w:val="00ED3A8D"/>
    <w:rsid w:val="00ED3BBD"/>
    <w:rsid w:val="00ED3CAA"/>
    <w:rsid w:val="00ED3CAC"/>
    <w:rsid w:val="00ED3DA3"/>
    <w:rsid w:val="00ED3E29"/>
    <w:rsid w:val="00ED3E88"/>
    <w:rsid w:val="00ED3E9B"/>
    <w:rsid w:val="00ED3F02"/>
    <w:rsid w:val="00ED40F1"/>
    <w:rsid w:val="00ED40F7"/>
    <w:rsid w:val="00ED41F8"/>
    <w:rsid w:val="00ED422A"/>
    <w:rsid w:val="00ED4241"/>
    <w:rsid w:val="00ED42A1"/>
    <w:rsid w:val="00ED43EF"/>
    <w:rsid w:val="00ED4442"/>
    <w:rsid w:val="00ED44DC"/>
    <w:rsid w:val="00ED4567"/>
    <w:rsid w:val="00ED45F3"/>
    <w:rsid w:val="00ED4656"/>
    <w:rsid w:val="00ED4763"/>
    <w:rsid w:val="00ED498B"/>
    <w:rsid w:val="00ED49C1"/>
    <w:rsid w:val="00ED49F7"/>
    <w:rsid w:val="00ED4A37"/>
    <w:rsid w:val="00ED4A63"/>
    <w:rsid w:val="00ED4A75"/>
    <w:rsid w:val="00ED4AD6"/>
    <w:rsid w:val="00ED4AF9"/>
    <w:rsid w:val="00ED4B08"/>
    <w:rsid w:val="00ED4C16"/>
    <w:rsid w:val="00ED4CA5"/>
    <w:rsid w:val="00ED4D5C"/>
    <w:rsid w:val="00ED4D88"/>
    <w:rsid w:val="00ED4E93"/>
    <w:rsid w:val="00ED5049"/>
    <w:rsid w:val="00ED50B1"/>
    <w:rsid w:val="00ED5163"/>
    <w:rsid w:val="00ED52ED"/>
    <w:rsid w:val="00ED53A9"/>
    <w:rsid w:val="00ED53C8"/>
    <w:rsid w:val="00ED548D"/>
    <w:rsid w:val="00ED54D8"/>
    <w:rsid w:val="00ED558D"/>
    <w:rsid w:val="00ED5716"/>
    <w:rsid w:val="00ED5790"/>
    <w:rsid w:val="00ED580B"/>
    <w:rsid w:val="00ED584D"/>
    <w:rsid w:val="00ED5990"/>
    <w:rsid w:val="00ED59C2"/>
    <w:rsid w:val="00ED59F1"/>
    <w:rsid w:val="00ED5BA5"/>
    <w:rsid w:val="00ED5D12"/>
    <w:rsid w:val="00ED5E48"/>
    <w:rsid w:val="00ED60F1"/>
    <w:rsid w:val="00ED6175"/>
    <w:rsid w:val="00ED622E"/>
    <w:rsid w:val="00ED63EC"/>
    <w:rsid w:val="00ED64D8"/>
    <w:rsid w:val="00ED65BF"/>
    <w:rsid w:val="00ED67AB"/>
    <w:rsid w:val="00ED683E"/>
    <w:rsid w:val="00ED68DC"/>
    <w:rsid w:val="00ED690D"/>
    <w:rsid w:val="00ED6978"/>
    <w:rsid w:val="00ED69E5"/>
    <w:rsid w:val="00ED6ABE"/>
    <w:rsid w:val="00ED6AE4"/>
    <w:rsid w:val="00ED6C9C"/>
    <w:rsid w:val="00ED6E16"/>
    <w:rsid w:val="00ED6E5C"/>
    <w:rsid w:val="00ED7028"/>
    <w:rsid w:val="00ED70BD"/>
    <w:rsid w:val="00ED70E6"/>
    <w:rsid w:val="00ED7199"/>
    <w:rsid w:val="00ED7287"/>
    <w:rsid w:val="00ED7421"/>
    <w:rsid w:val="00ED74C5"/>
    <w:rsid w:val="00ED74D4"/>
    <w:rsid w:val="00ED74D7"/>
    <w:rsid w:val="00ED7586"/>
    <w:rsid w:val="00ED762A"/>
    <w:rsid w:val="00ED770B"/>
    <w:rsid w:val="00ED777F"/>
    <w:rsid w:val="00ED7780"/>
    <w:rsid w:val="00ED77A7"/>
    <w:rsid w:val="00ED7838"/>
    <w:rsid w:val="00ED7876"/>
    <w:rsid w:val="00ED78AD"/>
    <w:rsid w:val="00ED78E6"/>
    <w:rsid w:val="00ED7A08"/>
    <w:rsid w:val="00ED7A0B"/>
    <w:rsid w:val="00ED7A2A"/>
    <w:rsid w:val="00ED7AC7"/>
    <w:rsid w:val="00ED7B13"/>
    <w:rsid w:val="00ED7B45"/>
    <w:rsid w:val="00ED7B63"/>
    <w:rsid w:val="00ED7BEE"/>
    <w:rsid w:val="00ED7CF2"/>
    <w:rsid w:val="00ED7DC9"/>
    <w:rsid w:val="00ED7E7F"/>
    <w:rsid w:val="00ED7FA8"/>
    <w:rsid w:val="00EE0089"/>
    <w:rsid w:val="00EE021F"/>
    <w:rsid w:val="00EE0428"/>
    <w:rsid w:val="00EE0431"/>
    <w:rsid w:val="00EE0494"/>
    <w:rsid w:val="00EE04B1"/>
    <w:rsid w:val="00EE04D9"/>
    <w:rsid w:val="00EE056D"/>
    <w:rsid w:val="00EE057C"/>
    <w:rsid w:val="00EE06A0"/>
    <w:rsid w:val="00EE0A7C"/>
    <w:rsid w:val="00EE0A98"/>
    <w:rsid w:val="00EE0AB7"/>
    <w:rsid w:val="00EE0B08"/>
    <w:rsid w:val="00EE0D4A"/>
    <w:rsid w:val="00EE0D81"/>
    <w:rsid w:val="00EE0EDC"/>
    <w:rsid w:val="00EE0F5B"/>
    <w:rsid w:val="00EE1042"/>
    <w:rsid w:val="00EE1249"/>
    <w:rsid w:val="00EE139C"/>
    <w:rsid w:val="00EE13DC"/>
    <w:rsid w:val="00EE13FE"/>
    <w:rsid w:val="00EE1733"/>
    <w:rsid w:val="00EE1884"/>
    <w:rsid w:val="00EE19EA"/>
    <w:rsid w:val="00EE1AC3"/>
    <w:rsid w:val="00EE1B4E"/>
    <w:rsid w:val="00EE1C6C"/>
    <w:rsid w:val="00EE1C7E"/>
    <w:rsid w:val="00EE1CAF"/>
    <w:rsid w:val="00EE1CB7"/>
    <w:rsid w:val="00EE1E6E"/>
    <w:rsid w:val="00EE1EF2"/>
    <w:rsid w:val="00EE2088"/>
    <w:rsid w:val="00EE20D7"/>
    <w:rsid w:val="00EE2175"/>
    <w:rsid w:val="00EE21FC"/>
    <w:rsid w:val="00EE2203"/>
    <w:rsid w:val="00EE23E2"/>
    <w:rsid w:val="00EE23F1"/>
    <w:rsid w:val="00EE2430"/>
    <w:rsid w:val="00EE25A4"/>
    <w:rsid w:val="00EE26E2"/>
    <w:rsid w:val="00EE27AE"/>
    <w:rsid w:val="00EE27EC"/>
    <w:rsid w:val="00EE280D"/>
    <w:rsid w:val="00EE2871"/>
    <w:rsid w:val="00EE28CB"/>
    <w:rsid w:val="00EE2921"/>
    <w:rsid w:val="00EE2A47"/>
    <w:rsid w:val="00EE2A96"/>
    <w:rsid w:val="00EE2ADB"/>
    <w:rsid w:val="00EE2C56"/>
    <w:rsid w:val="00EE2E68"/>
    <w:rsid w:val="00EE2E98"/>
    <w:rsid w:val="00EE301F"/>
    <w:rsid w:val="00EE3075"/>
    <w:rsid w:val="00EE308E"/>
    <w:rsid w:val="00EE3282"/>
    <w:rsid w:val="00EE32AD"/>
    <w:rsid w:val="00EE3372"/>
    <w:rsid w:val="00EE34AC"/>
    <w:rsid w:val="00EE3539"/>
    <w:rsid w:val="00EE3677"/>
    <w:rsid w:val="00EE39A2"/>
    <w:rsid w:val="00EE39BB"/>
    <w:rsid w:val="00EE3AA8"/>
    <w:rsid w:val="00EE3AD7"/>
    <w:rsid w:val="00EE3C11"/>
    <w:rsid w:val="00EE3CCC"/>
    <w:rsid w:val="00EE3D82"/>
    <w:rsid w:val="00EE3D87"/>
    <w:rsid w:val="00EE3E65"/>
    <w:rsid w:val="00EE4042"/>
    <w:rsid w:val="00EE407F"/>
    <w:rsid w:val="00EE4174"/>
    <w:rsid w:val="00EE41D9"/>
    <w:rsid w:val="00EE4216"/>
    <w:rsid w:val="00EE4256"/>
    <w:rsid w:val="00EE42A1"/>
    <w:rsid w:val="00EE4359"/>
    <w:rsid w:val="00EE43DB"/>
    <w:rsid w:val="00EE445E"/>
    <w:rsid w:val="00EE44C2"/>
    <w:rsid w:val="00EE46A0"/>
    <w:rsid w:val="00EE4722"/>
    <w:rsid w:val="00EE475C"/>
    <w:rsid w:val="00EE4993"/>
    <w:rsid w:val="00EE49C9"/>
    <w:rsid w:val="00EE49F9"/>
    <w:rsid w:val="00EE4A20"/>
    <w:rsid w:val="00EE4B30"/>
    <w:rsid w:val="00EE4C26"/>
    <w:rsid w:val="00EE4C31"/>
    <w:rsid w:val="00EE4C63"/>
    <w:rsid w:val="00EE4C6E"/>
    <w:rsid w:val="00EE4CD9"/>
    <w:rsid w:val="00EE4CF4"/>
    <w:rsid w:val="00EE4D3B"/>
    <w:rsid w:val="00EE4DF7"/>
    <w:rsid w:val="00EE4E54"/>
    <w:rsid w:val="00EE4FA6"/>
    <w:rsid w:val="00EE4FDD"/>
    <w:rsid w:val="00EE51CA"/>
    <w:rsid w:val="00EE51D3"/>
    <w:rsid w:val="00EE5221"/>
    <w:rsid w:val="00EE52C1"/>
    <w:rsid w:val="00EE5320"/>
    <w:rsid w:val="00EE538E"/>
    <w:rsid w:val="00EE54A3"/>
    <w:rsid w:val="00EE5542"/>
    <w:rsid w:val="00EE55A0"/>
    <w:rsid w:val="00EE561E"/>
    <w:rsid w:val="00EE565F"/>
    <w:rsid w:val="00EE5708"/>
    <w:rsid w:val="00EE572F"/>
    <w:rsid w:val="00EE5791"/>
    <w:rsid w:val="00EE5853"/>
    <w:rsid w:val="00EE586C"/>
    <w:rsid w:val="00EE5902"/>
    <w:rsid w:val="00EE5929"/>
    <w:rsid w:val="00EE595A"/>
    <w:rsid w:val="00EE59F4"/>
    <w:rsid w:val="00EE59FB"/>
    <w:rsid w:val="00EE5C17"/>
    <w:rsid w:val="00EE5CFA"/>
    <w:rsid w:val="00EE5CFE"/>
    <w:rsid w:val="00EE5D92"/>
    <w:rsid w:val="00EE5DDB"/>
    <w:rsid w:val="00EE5E15"/>
    <w:rsid w:val="00EE5E20"/>
    <w:rsid w:val="00EE5E5D"/>
    <w:rsid w:val="00EE5F56"/>
    <w:rsid w:val="00EE5F8B"/>
    <w:rsid w:val="00EE5FEE"/>
    <w:rsid w:val="00EE6011"/>
    <w:rsid w:val="00EE60F9"/>
    <w:rsid w:val="00EE6232"/>
    <w:rsid w:val="00EE6265"/>
    <w:rsid w:val="00EE62B3"/>
    <w:rsid w:val="00EE632D"/>
    <w:rsid w:val="00EE6463"/>
    <w:rsid w:val="00EE64C6"/>
    <w:rsid w:val="00EE65C7"/>
    <w:rsid w:val="00EE6691"/>
    <w:rsid w:val="00EE671F"/>
    <w:rsid w:val="00EE6761"/>
    <w:rsid w:val="00EE679F"/>
    <w:rsid w:val="00EE67FF"/>
    <w:rsid w:val="00EE6974"/>
    <w:rsid w:val="00EE69AE"/>
    <w:rsid w:val="00EE69C5"/>
    <w:rsid w:val="00EE6B74"/>
    <w:rsid w:val="00EE6BCA"/>
    <w:rsid w:val="00EE6CD8"/>
    <w:rsid w:val="00EE6D12"/>
    <w:rsid w:val="00EE6EA2"/>
    <w:rsid w:val="00EE7435"/>
    <w:rsid w:val="00EE7549"/>
    <w:rsid w:val="00EE7618"/>
    <w:rsid w:val="00EE76A5"/>
    <w:rsid w:val="00EE7708"/>
    <w:rsid w:val="00EE7785"/>
    <w:rsid w:val="00EE77A1"/>
    <w:rsid w:val="00EE77FB"/>
    <w:rsid w:val="00EE78D2"/>
    <w:rsid w:val="00EE78FA"/>
    <w:rsid w:val="00EE7AE3"/>
    <w:rsid w:val="00EE7B0E"/>
    <w:rsid w:val="00EE7B26"/>
    <w:rsid w:val="00EE7B52"/>
    <w:rsid w:val="00EE7BF2"/>
    <w:rsid w:val="00EE7C22"/>
    <w:rsid w:val="00EE7D32"/>
    <w:rsid w:val="00EE7D97"/>
    <w:rsid w:val="00EE7E10"/>
    <w:rsid w:val="00EE7E64"/>
    <w:rsid w:val="00EE7F65"/>
    <w:rsid w:val="00EE7FEF"/>
    <w:rsid w:val="00EF001C"/>
    <w:rsid w:val="00EF013B"/>
    <w:rsid w:val="00EF01B9"/>
    <w:rsid w:val="00EF0434"/>
    <w:rsid w:val="00EF045A"/>
    <w:rsid w:val="00EF04EC"/>
    <w:rsid w:val="00EF05CA"/>
    <w:rsid w:val="00EF05FF"/>
    <w:rsid w:val="00EF0614"/>
    <w:rsid w:val="00EF0692"/>
    <w:rsid w:val="00EF06F0"/>
    <w:rsid w:val="00EF0739"/>
    <w:rsid w:val="00EF0743"/>
    <w:rsid w:val="00EF08CA"/>
    <w:rsid w:val="00EF08EC"/>
    <w:rsid w:val="00EF0A9E"/>
    <w:rsid w:val="00EF0D7C"/>
    <w:rsid w:val="00EF0E94"/>
    <w:rsid w:val="00EF0ECE"/>
    <w:rsid w:val="00EF0F71"/>
    <w:rsid w:val="00EF103A"/>
    <w:rsid w:val="00EF10AB"/>
    <w:rsid w:val="00EF12B0"/>
    <w:rsid w:val="00EF1300"/>
    <w:rsid w:val="00EF1320"/>
    <w:rsid w:val="00EF1405"/>
    <w:rsid w:val="00EF14DB"/>
    <w:rsid w:val="00EF157E"/>
    <w:rsid w:val="00EF1602"/>
    <w:rsid w:val="00EF1A89"/>
    <w:rsid w:val="00EF1BE0"/>
    <w:rsid w:val="00EF1FF3"/>
    <w:rsid w:val="00EF2101"/>
    <w:rsid w:val="00EF2212"/>
    <w:rsid w:val="00EF2227"/>
    <w:rsid w:val="00EF24A5"/>
    <w:rsid w:val="00EF25F1"/>
    <w:rsid w:val="00EF25F7"/>
    <w:rsid w:val="00EF2625"/>
    <w:rsid w:val="00EF265D"/>
    <w:rsid w:val="00EF276F"/>
    <w:rsid w:val="00EF2819"/>
    <w:rsid w:val="00EF283C"/>
    <w:rsid w:val="00EF287D"/>
    <w:rsid w:val="00EF2A1E"/>
    <w:rsid w:val="00EF2A3B"/>
    <w:rsid w:val="00EF2C1A"/>
    <w:rsid w:val="00EF2E5F"/>
    <w:rsid w:val="00EF2E72"/>
    <w:rsid w:val="00EF2F8D"/>
    <w:rsid w:val="00EF305E"/>
    <w:rsid w:val="00EF30EF"/>
    <w:rsid w:val="00EF312F"/>
    <w:rsid w:val="00EF31E3"/>
    <w:rsid w:val="00EF31F0"/>
    <w:rsid w:val="00EF3306"/>
    <w:rsid w:val="00EF33AC"/>
    <w:rsid w:val="00EF3416"/>
    <w:rsid w:val="00EF3443"/>
    <w:rsid w:val="00EF3449"/>
    <w:rsid w:val="00EF3459"/>
    <w:rsid w:val="00EF34B7"/>
    <w:rsid w:val="00EF3574"/>
    <w:rsid w:val="00EF36C1"/>
    <w:rsid w:val="00EF379C"/>
    <w:rsid w:val="00EF37B1"/>
    <w:rsid w:val="00EF382C"/>
    <w:rsid w:val="00EF3846"/>
    <w:rsid w:val="00EF3929"/>
    <w:rsid w:val="00EF39EA"/>
    <w:rsid w:val="00EF3ABF"/>
    <w:rsid w:val="00EF3BA1"/>
    <w:rsid w:val="00EF3FF6"/>
    <w:rsid w:val="00EF40CF"/>
    <w:rsid w:val="00EF41C6"/>
    <w:rsid w:val="00EF41DF"/>
    <w:rsid w:val="00EF4310"/>
    <w:rsid w:val="00EF4553"/>
    <w:rsid w:val="00EF46DD"/>
    <w:rsid w:val="00EF474A"/>
    <w:rsid w:val="00EF4921"/>
    <w:rsid w:val="00EF4A4E"/>
    <w:rsid w:val="00EF4AD9"/>
    <w:rsid w:val="00EF4E1F"/>
    <w:rsid w:val="00EF4E56"/>
    <w:rsid w:val="00EF4F65"/>
    <w:rsid w:val="00EF4F72"/>
    <w:rsid w:val="00EF5055"/>
    <w:rsid w:val="00EF5072"/>
    <w:rsid w:val="00EF5094"/>
    <w:rsid w:val="00EF549C"/>
    <w:rsid w:val="00EF54F3"/>
    <w:rsid w:val="00EF5564"/>
    <w:rsid w:val="00EF5649"/>
    <w:rsid w:val="00EF5794"/>
    <w:rsid w:val="00EF5962"/>
    <w:rsid w:val="00EF59DA"/>
    <w:rsid w:val="00EF5AF0"/>
    <w:rsid w:val="00EF5BD1"/>
    <w:rsid w:val="00EF5D2E"/>
    <w:rsid w:val="00EF5F5D"/>
    <w:rsid w:val="00EF6000"/>
    <w:rsid w:val="00EF6054"/>
    <w:rsid w:val="00EF606B"/>
    <w:rsid w:val="00EF609A"/>
    <w:rsid w:val="00EF624F"/>
    <w:rsid w:val="00EF626E"/>
    <w:rsid w:val="00EF634A"/>
    <w:rsid w:val="00EF6388"/>
    <w:rsid w:val="00EF63B7"/>
    <w:rsid w:val="00EF6408"/>
    <w:rsid w:val="00EF662D"/>
    <w:rsid w:val="00EF67CE"/>
    <w:rsid w:val="00EF67ED"/>
    <w:rsid w:val="00EF68C4"/>
    <w:rsid w:val="00EF6A48"/>
    <w:rsid w:val="00EF6AEB"/>
    <w:rsid w:val="00EF6CC6"/>
    <w:rsid w:val="00EF6D00"/>
    <w:rsid w:val="00EF6D99"/>
    <w:rsid w:val="00EF6DEC"/>
    <w:rsid w:val="00EF6E46"/>
    <w:rsid w:val="00EF6E5A"/>
    <w:rsid w:val="00EF6EB4"/>
    <w:rsid w:val="00EF6F39"/>
    <w:rsid w:val="00EF7066"/>
    <w:rsid w:val="00EF7073"/>
    <w:rsid w:val="00EF71A1"/>
    <w:rsid w:val="00EF726C"/>
    <w:rsid w:val="00EF729F"/>
    <w:rsid w:val="00EF744E"/>
    <w:rsid w:val="00EF7547"/>
    <w:rsid w:val="00EF7702"/>
    <w:rsid w:val="00EF780D"/>
    <w:rsid w:val="00EF79CD"/>
    <w:rsid w:val="00EF7B88"/>
    <w:rsid w:val="00EF7C57"/>
    <w:rsid w:val="00EF7CD6"/>
    <w:rsid w:val="00EF7DF5"/>
    <w:rsid w:val="00EF7E21"/>
    <w:rsid w:val="00EF7EB6"/>
    <w:rsid w:val="00EF7F4B"/>
    <w:rsid w:val="00EF7F59"/>
    <w:rsid w:val="00EF7FDA"/>
    <w:rsid w:val="00EF7FED"/>
    <w:rsid w:val="00F001A7"/>
    <w:rsid w:val="00F00246"/>
    <w:rsid w:val="00F003B0"/>
    <w:rsid w:val="00F003D4"/>
    <w:rsid w:val="00F00520"/>
    <w:rsid w:val="00F005E3"/>
    <w:rsid w:val="00F0067F"/>
    <w:rsid w:val="00F00716"/>
    <w:rsid w:val="00F00817"/>
    <w:rsid w:val="00F009AB"/>
    <w:rsid w:val="00F009AD"/>
    <w:rsid w:val="00F009AE"/>
    <w:rsid w:val="00F009B1"/>
    <w:rsid w:val="00F00A13"/>
    <w:rsid w:val="00F00C1E"/>
    <w:rsid w:val="00F00C33"/>
    <w:rsid w:val="00F00D5D"/>
    <w:rsid w:val="00F00D7D"/>
    <w:rsid w:val="00F00D97"/>
    <w:rsid w:val="00F00EF7"/>
    <w:rsid w:val="00F01089"/>
    <w:rsid w:val="00F010F9"/>
    <w:rsid w:val="00F0112D"/>
    <w:rsid w:val="00F01228"/>
    <w:rsid w:val="00F012D6"/>
    <w:rsid w:val="00F0133F"/>
    <w:rsid w:val="00F01343"/>
    <w:rsid w:val="00F01377"/>
    <w:rsid w:val="00F013CC"/>
    <w:rsid w:val="00F01502"/>
    <w:rsid w:val="00F0166D"/>
    <w:rsid w:val="00F016DD"/>
    <w:rsid w:val="00F01750"/>
    <w:rsid w:val="00F017A5"/>
    <w:rsid w:val="00F017C5"/>
    <w:rsid w:val="00F01A22"/>
    <w:rsid w:val="00F01A39"/>
    <w:rsid w:val="00F01A95"/>
    <w:rsid w:val="00F01C30"/>
    <w:rsid w:val="00F01CB9"/>
    <w:rsid w:val="00F01DDE"/>
    <w:rsid w:val="00F01EE2"/>
    <w:rsid w:val="00F0203B"/>
    <w:rsid w:val="00F020CD"/>
    <w:rsid w:val="00F02120"/>
    <w:rsid w:val="00F02132"/>
    <w:rsid w:val="00F02157"/>
    <w:rsid w:val="00F022F9"/>
    <w:rsid w:val="00F02328"/>
    <w:rsid w:val="00F02371"/>
    <w:rsid w:val="00F024D0"/>
    <w:rsid w:val="00F02554"/>
    <w:rsid w:val="00F029D6"/>
    <w:rsid w:val="00F02D05"/>
    <w:rsid w:val="00F02D0B"/>
    <w:rsid w:val="00F02E2C"/>
    <w:rsid w:val="00F02EBE"/>
    <w:rsid w:val="00F02F29"/>
    <w:rsid w:val="00F03111"/>
    <w:rsid w:val="00F0325F"/>
    <w:rsid w:val="00F034B0"/>
    <w:rsid w:val="00F0357B"/>
    <w:rsid w:val="00F0380B"/>
    <w:rsid w:val="00F03824"/>
    <w:rsid w:val="00F03831"/>
    <w:rsid w:val="00F0383F"/>
    <w:rsid w:val="00F0385B"/>
    <w:rsid w:val="00F03940"/>
    <w:rsid w:val="00F03ACB"/>
    <w:rsid w:val="00F03B4C"/>
    <w:rsid w:val="00F03D9D"/>
    <w:rsid w:val="00F03E68"/>
    <w:rsid w:val="00F040E9"/>
    <w:rsid w:val="00F042D3"/>
    <w:rsid w:val="00F04386"/>
    <w:rsid w:val="00F043EE"/>
    <w:rsid w:val="00F0454A"/>
    <w:rsid w:val="00F045E4"/>
    <w:rsid w:val="00F04698"/>
    <w:rsid w:val="00F04792"/>
    <w:rsid w:val="00F048F7"/>
    <w:rsid w:val="00F04997"/>
    <w:rsid w:val="00F049B0"/>
    <w:rsid w:val="00F04B99"/>
    <w:rsid w:val="00F04E89"/>
    <w:rsid w:val="00F04EE0"/>
    <w:rsid w:val="00F04F12"/>
    <w:rsid w:val="00F04FB0"/>
    <w:rsid w:val="00F051AE"/>
    <w:rsid w:val="00F0527E"/>
    <w:rsid w:val="00F052AE"/>
    <w:rsid w:val="00F052D4"/>
    <w:rsid w:val="00F0548D"/>
    <w:rsid w:val="00F054AC"/>
    <w:rsid w:val="00F0557B"/>
    <w:rsid w:val="00F055D5"/>
    <w:rsid w:val="00F055EF"/>
    <w:rsid w:val="00F055F9"/>
    <w:rsid w:val="00F056D0"/>
    <w:rsid w:val="00F0578E"/>
    <w:rsid w:val="00F05CF2"/>
    <w:rsid w:val="00F05D6F"/>
    <w:rsid w:val="00F05D90"/>
    <w:rsid w:val="00F05DB1"/>
    <w:rsid w:val="00F05F79"/>
    <w:rsid w:val="00F060A9"/>
    <w:rsid w:val="00F06289"/>
    <w:rsid w:val="00F062A4"/>
    <w:rsid w:val="00F062AD"/>
    <w:rsid w:val="00F06346"/>
    <w:rsid w:val="00F06473"/>
    <w:rsid w:val="00F0664F"/>
    <w:rsid w:val="00F06885"/>
    <w:rsid w:val="00F0696D"/>
    <w:rsid w:val="00F06A2C"/>
    <w:rsid w:val="00F06B3C"/>
    <w:rsid w:val="00F06BAD"/>
    <w:rsid w:val="00F06BF5"/>
    <w:rsid w:val="00F06C28"/>
    <w:rsid w:val="00F06C63"/>
    <w:rsid w:val="00F06D88"/>
    <w:rsid w:val="00F06E8A"/>
    <w:rsid w:val="00F06FA5"/>
    <w:rsid w:val="00F07051"/>
    <w:rsid w:val="00F071F4"/>
    <w:rsid w:val="00F072C3"/>
    <w:rsid w:val="00F072DD"/>
    <w:rsid w:val="00F0731D"/>
    <w:rsid w:val="00F07408"/>
    <w:rsid w:val="00F07509"/>
    <w:rsid w:val="00F0767D"/>
    <w:rsid w:val="00F0773F"/>
    <w:rsid w:val="00F078ED"/>
    <w:rsid w:val="00F0794B"/>
    <w:rsid w:val="00F07991"/>
    <w:rsid w:val="00F079F6"/>
    <w:rsid w:val="00F07B87"/>
    <w:rsid w:val="00F07B8A"/>
    <w:rsid w:val="00F07BE7"/>
    <w:rsid w:val="00F07C12"/>
    <w:rsid w:val="00F07C15"/>
    <w:rsid w:val="00F07CE3"/>
    <w:rsid w:val="00F07D3B"/>
    <w:rsid w:val="00F07D9C"/>
    <w:rsid w:val="00F07E03"/>
    <w:rsid w:val="00F07E37"/>
    <w:rsid w:val="00F07E45"/>
    <w:rsid w:val="00F07F56"/>
    <w:rsid w:val="00F07F5D"/>
    <w:rsid w:val="00F07FCA"/>
    <w:rsid w:val="00F10084"/>
    <w:rsid w:val="00F1016F"/>
    <w:rsid w:val="00F1021C"/>
    <w:rsid w:val="00F10288"/>
    <w:rsid w:val="00F1032D"/>
    <w:rsid w:val="00F10358"/>
    <w:rsid w:val="00F10542"/>
    <w:rsid w:val="00F1055D"/>
    <w:rsid w:val="00F107DF"/>
    <w:rsid w:val="00F1081B"/>
    <w:rsid w:val="00F108C1"/>
    <w:rsid w:val="00F109E5"/>
    <w:rsid w:val="00F10A22"/>
    <w:rsid w:val="00F10AE8"/>
    <w:rsid w:val="00F10BF0"/>
    <w:rsid w:val="00F10D88"/>
    <w:rsid w:val="00F10E24"/>
    <w:rsid w:val="00F10E75"/>
    <w:rsid w:val="00F10E94"/>
    <w:rsid w:val="00F10FC5"/>
    <w:rsid w:val="00F10FD8"/>
    <w:rsid w:val="00F111C3"/>
    <w:rsid w:val="00F1122F"/>
    <w:rsid w:val="00F11279"/>
    <w:rsid w:val="00F1142A"/>
    <w:rsid w:val="00F1146A"/>
    <w:rsid w:val="00F11476"/>
    <w:rsid w:val="00F114E9"/>
    <w:rsid w:val="00F11562"/>
    <w:rsid w:val="00F115C9"/>
    <w:rsid w:val="00F116CA"/>
    <w:rsid w:val="00F11782"/>
    <w:rsid w:val="00F11783"/>
    <w:rsid w:val="00F1187A"/>
    <w:rsid w:val="00F11900"/>
    <w:rsid w:val="00F11979"/>
    <w:rsid w:val="00F11A8A"/>
    <w:rsid w:val="00F11BE9"/>
    <w:rsid w:val="00F11D7C"/>
    <w:rsid w:val="00F11DEF"/>
    <w:rsid w:val="00F11E12"/>
    <w:rsid w:val="00F11E58"/>
    <w:rsid w:val="00F11F84"/>
    <w:rsid w:val="00F12009"/>
    <w:rsid w:val="00F121F1"/>
    <w:rsid w:val="00F12244"/>
    <w:rsid w:val="00F12281"/>
    <w:rsid w:val="00F122C2"/>
    <w:rsid w:val="00F124E7"/>
    <w:rsid w:val="00F125A2"/>
    <w:rsid w:val="00F12684"/>
    <w:rsid w:val="00F126EA"/>
    <w:rsid w:val="00F1275B"/>
    <w:rsid w:val="00F129A9"/>
    <w:rsid w:val="00F12AD7"/>
    <w:rsid w:val="00F12B67"/>
    <w:rsid w:val="00F12BC3"/>
    <w:rsid w:val="00F12C14"/>
    <w:rsid w:val="00F12E27"/>
    <w:rsid w:val="00F12F24"/>
    <w:rsid w:val="00F12F78"/>
    <w:rsid w:val="00F13136"/>
    <w:rsid w:val="00F1315E"/>
    <w:rsid w:val="00F1316F"/>
    <w:rsid w:val="00F1320E"/>
    <w:rsid w:val="00F132DD"/>
    <w:rsid w:val="00F1330A"/>
    <w:rsid w:val="00F133C4"/>
    <w:rsid w:val="00F133D0"/>
    <w:rsid w:val="00F13427"/>
    <w:rsid w:val="00F1348F"/>
    <w:rsid w:val="00F13518"/>
    <w:rsid w:val="00F13549"/>
    <w:rsid w:val="00F13570"/>
    <w:rsid w:val="00F136B5"/>
    <w:rsid w:val="00F13756"/>
    <w:rsid w:val="00F137D9"/>
    <w:rsid w:val="00F1389C"/>
    <w:rsid w:val="00F138CE"/>
    <w:rsid w:val="00F13978"/>
    <w:rsid w:val="00F13984"/>
    <w:rsid w:val="00F13985"/>
    <w:rsid w:val="00F13BC2"/>
    <w:rsid w:val="00F13BFE"/>
    <w:rsid w:val="00F13CA9"/>
    <w:rsid w:val="00F13E43"/>
    <w:rsid w:val="00F13FF4"/>
    <w:rsid w:val="00F140AC"/>
    <w:rsid w:val="00F14139"/>
    <w:rsid w:val="00F141EF"/>
    <w:rsid w:val="00F1439C"/>
    <w:rsid w:val="00F144B5"/>
    <w:rsid w:val="00F144C3"/>
    <w:rsid w:val="00F145BB"/>
    <w:rsid w:val="00F14622"/>
    <w:rsid w:val="00F14667"/>
    <w:rsid w:val="00F146C7"/>
    <w:rsid w:val="00F146FB"/>
    <w:rsid w:val="00F147C7"/>
    <w:rsid w:val="00F148BC"/>
    <w:rsid w:val="00F14903"/>
    <w:rsid w:val="00F149B2"/>
    <w:rsid w:val="00F14A4C"/>
    <w:rsid w:val="00F14AB4"/>
    <w:rsid w:val="00F14B20"/>
    <w:rsid w:val="00F14BCD"/>
    <w:rsid w:val="00F14BE8"/>
    <w:rsid w:val="00F14D14"/>
    <w:rsid w:val="00F14D64"/>
    <w:rsid w:val="00F15063"/>
    <w:rsid w:val="00F1511D"/>
    <w:rsid w:val="00F1518D"/>
    <w:rsid w:val="00F151E5"/>
    <w:rsid w:val="00F152B9"/>
    <w:rsid w:val="00F152F5"/>
    <w:rsid w:val="00F1532B"/>
    <w:rsid w:val="00F153C4"/>
    <w:rsid w:val="00F15458"/>
    <w:rsid w:val="00F15462"/>
    <w:rsid w:val="00F15519"/>
    <w:rsid w:val="00F15A54"/>
    <w:rsid w:val="00F15A71"/>
    <w:rsid w:val="00F15AC9"/>
    <w:rsid w:val="00F15C54"/>
    <w:rsid w:val="00F15D94"/>
    <w:rsid w:val="00F15DF4"/>
    <w:rsid w:val="00F15EBF"/>
    <w:rsid w:val="00F15F05"/>
    <w:rsid w:val="00F15F25"/>
    <w:rsid w:val="00F15F47"/>
    <w:rsid w:val="00F15FD3"/>
    <w:rsid w:val="00F160F3"/>
    <w:rsid w:val="00F161E8"/>
    <w:rsid w:val="00F16284"/>
    <w:rsid w:val="00F16532"/>
    <w:rsid w:val="00F16538"/>
    <w:rsid w:val="00F1653F"/>
    <w:rsid w:val="00F16850"/>
    <w:rsid w:val="00F169BB"/>
    <w:rsid w:val="00F169E1"/>
    <w:rsid w:val="00F16A0E"/>
    <w:rsid w:val="00F16AAB"/>
    <w:rsid w:val="00F16AAD"/>
    <w:rsid w:val="00F16B61"/>
    <w:rsid w:val="00F16C18"/>
    <w:rsid w:val="00F16CB1"/>
    <w:rsid w:val="00F16D0B"/>
    <w:rsid w:val="00F16D4A"/>
    <w:rsid w:val="00F16D73"/>
    <w:rsid w:val="00F16DED"/>
    <w:rsid w:val="00F16E96"/>
    <w:rsid w:val="00F16E98"/>
    <w:rsid w:val="00F16EA3"/>
    <w:rsid w:val="00F16EB7"/>
    <w:rsid w:val="00F17056"/>
    <w:rsid w:val="00F170C7"/>
    <w:rsid w:val="00F17130"/>
    <w:rsid w:val="00F173F0"/>
    <w:rsid w:val="00F175B4"/>
    <w:rsid w:val="00F17659"/>
    <w:rsid w:val="00F1766A"/>
    <w:rsid w:val="00F177BA"/>
    <w:rsid w:val="00F17873"/>
    <w:rsid w:val="00F17ABE"/>
    <w:rsid w:val="00F17B52"/>
    <w:rsid w:val="00F17B83"/>
    <w:rsid w:val="00F17C02"/>
    <w:rsid w:val="00F17EF8"/>
    <w:rsid w:val="00F17F42"/>
    <w:rsid w:val="00F2007F"/>
    <w:rsid w:val="00F20084"/>
    <w:rsid w:val="00F200BD"/>
    <w:rsid w:val="00F200C1"/>
    <w:rsid w:val="00F20158"/>
    <w:rsid w:val="00F2025A"/>
    <w:rsid w:val="00F202CE"/>
    <w:rsid w:val="00F20303"/>
    <w:rsid w:val="00F2030B"/>
    <w:rsid w:val="00F20332"/>
    <w:rsid w:val="00F20378"/>
    <w:rsid w:val="00F20503"/>
    <w:rsid w:val="00F20700"/>
    <w:rsid w:val="00F2072A"/>
    <w:rsid w:val="00F207AA"/>
    <w:rsid w:val="00F2080F"/>
    <w:rsid w:val="00F20820"/>
    <w:rsid w:val="00F20A51"/>
    <w:rsid w:val="00F20ABC"/>
    <w:rsid w:val="00F20B67"/>
    <w:rsid w:val="00F20B7D"/>
    <w:rsid w:val="00F20CAB"/>
    <w:rsid w:val="00F20D9E"/>
    <w:rsid w:val="00F20EA0"/>
    <w:rsid w:val="00F20F07"/>
    <w:rsid w:val="00F20F48"/>
    <w:rsid w:val="00F21196"/>
    <w:rsid w:val="00F211E9"/>
    <w:rsid w:val="00F211F4"/>
    <w:rsid w:val="00F2120D"/>
    <w:rsid w:val="00F2122C"/>
    <w:rsid w:val="00F2128C"/>
    <w:rsid w:val="00F2130E"/>
    <w:rsid w:val="00F21345"/>
    <w:rsid w:val="00F21412"/>
    <w:rsid w:val="00F21450"/>
    <w:rsid w:val="00F21543"/>
    <w:rsid w:val="00F2167D"/>
    <w:rsid w:val="00F2168C"/>
    <w:rsid w:val="00F216AE"/>
    <w:rsid w:val="00F216C2"/>
    <w:rsid w:val="00F21738"/>
    <w:rsid w:val="00F217C9"/>
    <w:rsid w:val="00F2187E"/>
    <w:rsid w:val="00F218E6"/>
    <w:rsid w:val="00F218F2"/>
    <w:rsid w:val="00F219DE"/>
    <w:rsid w:val="00F21A1D"/>
    <w:rsid w:val="00F21A79"/>
    <w:rsid w:val="00F21A7E"/>
    <w:rsid w:val="00F21B09"/>
    <w:rsid w:val="00F21B56"/>
    <w:rsid w:val="00F21BA7"/>
    <w:rsid w:val="00F21BF3"/>
    <w:rsid w:val="00F21C9D"/>
    <w:rsid w:val="00F21D0F"/>
    <w:rsid w:val="00F21D60"/>
    <w:rsid w:val="00F21DA8"/>
    <w:rsid w:val="00F21E1D"/>
    <w:rsid w:val="00F21F70"/>
    <w:rsid w:val="00F21FFD"/>
    <w:rsid w:val="00F22077"/>
    <w:rsid w:val="00F220DF"/>
    <w:rsid w:val="00F221B9"/>
    <w:rsid w:val="00F22289"/>
    <w:rsid w:val="00F2243D"/>
    <w:rsid w:val="00F22716"/>
    <w:rsid w:val="00F22771"/>
    <w:rsid w:val="00F22A46"/>
    <w:rsid w:val="00F22A55"/>
    <w:rsid w:val="00F22AFE"/>
    <w:rsid w:val="00F22B6E"/>
    <w:rsid w:val="00F22B92"/>
    <w:rsid w:val="00F22D3C"/>
    <w:rsid w:val="00F22D60"/>
    <w:rsid w:val="00F22DCE"/>
    <w:rsid w:val="00F22DE0"/>
    <w:rsid w:val="00F22E98"/>
    <w:rsid w:val="00F230D1"/>
    <w:rsid w:val="00F230FF"/>
    <w:rsid w:val="00F2313E"/>
    <w:rsid w:val="00F232A3"/>
    <w:rsid w:val="00F232A4"/>
    <w:rsid w:val="00F232DD"/>
    <w:rsid w:val="00F23373"/>
    <w:rsid w:val="00F23405"/>
    <w:rsid w:val="00F23487"/>
    <w:rsid w:val="00F234BD"/>
    <w:rsid w:val="00F2361C"/>
    <w:rsid w:val="00F236A7"/>
    <w:rsid w:val="00F236F7"/>
    <w:rsid w:val="00F23725"/>
    <w:rsid w:val="00F23805"/>
    <w:rsid w:val="00F238A3"/>
    <w:rsid w:val="00F23A12"/>
    <w:rsid w:val="00F240A8"/>
    <w:rsid w:val="00F24184"/>
    <w:rsid w:val="00F242A8"/>
    <w:rsid w:val="00F24312"/>
    <w:rsid w:val="00F24490"/>
    <w:rsid w:val="00F24516"/>
    <w:rsid w:val="00F245DA"/>
    <w:rsid w:val="00F246F1"/>
    <w:rsid w:val="00F24842"/>
    <w:rsid w:val="00F24982"/>
    <w:rsid w:val="00F249CA"/>
    <w:rsid w:val="00F24A06"/>
    <w:rsid w:val="00F24A4D"/>
    <w:rsid w:val="00F24A4F"/>
    <w:rsid w:val="00F24A66"/>
    <w:rsid w:val="00F24C8B"/>
    <w:rsid w:val="00F24D9F"/>
    <w:rsid w:val="00F24E0F"/>
    <w:rsid w:val="00F25143"/>
    <w:rsid w:val="00F25157"/>
    <w:rsid w:val="00F2516A"/>
    <w:rsid w:val="00F25225"/>
    <w:rsid w:val="00F2531F"/>
    <w:rsid w:val="00F25347"/>
    <w:rsid w:val="00F2539C"/>
    <w:rsid w:val="00F25446"/>
    <w:rsid w:val="00F2544F"/>
    <w:rsid w:val="00F254D6"/>
    <w:rsid w:val="00F255B7"/>
    <w:rsid w:val="00F25766"/>
    <w:rsid w:val="00F2582D"/>
    <w:rsid w:val="00F25917"/>
    <w:rsid w:val="00F25935"/>
    <w:rsid w:val="00F25988"/>
    <w:rsid w:val="00F25A36"/>
    <w:rsid w:val="00F25BF5"/>
    <w:rsid w:val="00F25C81"/>
    <w:rsid w:val="00F25D50"/>
    <w:rsid w:val="00F25D9C"/>
    <w:rsid w:val="00F25E27"/>
    <w:rsid w:val="00F25EEB"/>
    <w:rsid w:val="00F25F1F"/>
    <w:rsid w:val="00F2607E"/>
    <w:rsid w:val="00F26112"/>
    <w:rsid w:val="00F262FA"/>
    <w:rsid w:val="00F263BD"/>
    <w:rsid w:val="00F263DF"/>
    <w:rsid w:val="00F264BE"/>
    <w:rsid w:val="00F2650E"/>
    <w:rsid w:val="00F26510"/>
    <w:rsid w:val="00F2659D"/>
    <w:rsid w:val="00F26659"/>
    <w:rsid w:val="00F26692"/>
    <w:rsid w:val="00F26852"/>
    <w:rsid w:val="00F269B8"/>
    <w:rsid w:val="00F269E9"/>
    <w:rsid w:val="00F26A5B"/>
    <w:rsid w:val="00F26A71"/>
    <w:rsid w:val="00F26A7F"/>
    <w:rsid w:val="00F26B87"/>
    <w:rsid w:val="00F26BC7"/>
    <w:rsid w:val="00F26C53"/>
    <w:rsid w:val="00F26C67"/>
    <w:rsid w:val="00F26D47"/>
    <w:rsid w:val="00F26DA8"/>
    <w:rsid w:val="00F26EC4"/>
    <w:rsid w:val="00F271BD"/>
    <w:rsid w:val="00F2724B"/>
    <w:rsid w:val="00F274B7"/>
    <w:rsid w:val="00F27570"/>
    <w:rsid w:val="00F27859"/>
    <w:rsid w:val="00F2787A"/>
    <w:rsid w:val="00F2788F"/>
    <w:rsid w:val="00F279DE"/>
    <w:rsid w:val="00F27A6C"/>
    <w:rsid w:val="00F27A92"/>
    <w:rsid w:val="00F27ABD"/>
    <w:rsid w:val="00F27AD0"/>
    <w:rsid w:val="00F27BBA"/>
    <w:rsid w:val="00F27C0E"/>
    <w:rsid w:val="00F27C2F"/>
    <w:rsid w:val="00F27CD7"/>
    <w:rsid w:val="00F27D2E"/>
    <w:rsid w:val="00F27D50"/>
    <w:rsid w:val="00F27D56"/>
    <w:rsid w:val="00F27DBD"/>
    <w:rsid w:val="00F27DE1"/>
    <w:rsid w:val="00F27E3F"/>
    <w:rsid w:val="00F27F80"/>
    <w:rsid w:val="00F27FF3"/>
    <w:rsid w:val="00F27FF4"/>
    <w:rsid w:val="00F3003A"/>
    <w:rsid w:val="00F3004F"/>
    <w:rsid w:val="00F30074"/>
    <w:rsid w:val="00F300B4"/>
    <w:rsid w:val="00F300BA"/>
    <w:rsid w:val="00F300C0"/>
    <w:rsid w:val="00F30212"/>
    <w:rsid w:val="00F302FF"/>
    <w:rsid w:val="00F30322"/>
    <w:rsid w:val="00F30388"/>
    <w:rsid w:val="00F30461"/>
    <w:rsid w:val="00F304B3"/>
    <w:rsid w:val="00F305D8"/>
    <w:rsid w:val="00F305D9"/>
    <w:rsid w:val="00F306CA"/>
    <w:rsid w:val="00F306E6"/>
    <w:rsid w:val="00F30753"/>
    <w:rsid w:val="00F30768"/>
    <w:rsid w:val="00F30782"/>
    <w:rsid w:val="00F307C8"/>
    <w:rsid w:val="00F308EC"/>
    <w:rsid w:val="00F30905"/>
    <w:rsid w:val="00F309AA"/>
    <w:rsid w:val="00F309D5"/>
    <w:rsid w:val="00F30A08"/>
    <w:rsid w:val="00F30ADB"/>
    <w:rsid w:val="00F30B1E"/>
    <w:rsid w:val="00F30CC3"/>
    <w:rsid w:val="00F30E1B"/>
    <w:rsid w:val="00F30E6D"/>
    <w:rsid w:val="00F30E80"/>
    <w:rsid w:val="00F30EE0"/>
    <w:rsid w:val="00F3100E"/>
    <w:rsid w:val="00F31112"/>
    <w:rsid w:val="00F31456"/>
    <w:rsid w:val="00F314DA"/>
    <w:rsid w:val="00F315EE"/>
    <w:rsid w:val="00F3162F"/>
    <w:rsid w:val="00F316C3"/>
    <w:rsid w:val="00F3180D"/>
    <w:rsid w:val="00F31867"/>
    <w:rsid w:val="00F3199C"/>
    <w:rsid w:val="00F319C9"/>
    <w:rsid w:val="00F319FC"/>
    <w:rsid w:val="00F31A2D"/>
    <w:rsid w:val="00F31AE1"/>
    <w:rsid w:val="00F31B6B"/>
    <w:rsid w:val="00F31DB7"/>
    <w:rsid w:val="00F31F03"/>
    <w:rsid w:val="00F31F1A"/>
    <w:rsid w:val="00F31F8D"/>
    <w:rsid w:val="00F320ED"/>
    <w:rsid w:val="00F322A2"/>
    <w:rsid w:val="00F322E2"/>
    <w:rsid w:val="00F32391"/>
    <w:rsid w:val="00F324E5"/>
    <w:rsid w:val="00F325AA"/>
    <w:rsid w:val="00F325ED"/>
    <w:rsid w:val="00F32607"/>
    <w:rsid w:val="00F3273B"/>
    <w:rsid w:val="00F327B6"/>
    <w:rsid w:val="00F3284D"/>
    <w:rsid w:val="00F3291E"/>
    <w:rsid w:val="00F32923"/>
    <w:rsid w:val="00F3297A"/>
    <w:rsid w:val="00F32AE2"/>
    <w:rsid w:val="00F32CC9"/>
    <w:rsid w:val="00F32CE2"/>
    <w:rsid w:val="00F32D4F"/>
    <w:rsid w:val="00F32D72"/>
    <w:rsid w:val="00F32E2E"/>
    <w:rsid w:val="00F32ED5"/>
    <w:rsid w:val="00F32FF7"/>
    <w:rsid w:val="00F33047"/>
    <w:rsid w:val="00F3337B"/>
    <w:rsid w:val="00F33411"/>
    <w:rsid w:val="00F3344D"/>
    <w:rsid w:val="00F334F6"/>
    <w:rsid w:val="00F33651"/>
    <w:rsid w:val="00F336AE"/>
    <w:rsid w:val="00F33842"/>
    <w:rsid w:val="00F3384B"/>
    <w:rsid w:val="00F33864"/>
    <w:rsid w:val="00F33A7B"/>
    <w:rsid w:val="00F33ABB"/>
    <w:rsid w:val="00F33ACE"/>
    <w:rsid w:val="00F33B11"/>
    <w:rsid w:val="00F33B51"/>
    <w:rsid w:val="00F33BB0"/>
    <w:rsid w:val="00F33BD0"/>
    <w:rsid w:val="00F33CEE"/>
    <w:rsid w:val="00F33D69"/>
    <w:rsid w:val="00F33E1F"/>
    <w:rsid w:val="00F33E41"/>
    <w:rsid w:val="00F33E66"/>
    <w:rsid w:val="00F33EAA"/>
    <w:rsid w:val="00F34181"/>
    <w:rsid w:val="00F34253"/>
    <w:rsid w:val="00F3426C"/>
    <w:rsid w:val="00F34280"/>
    <w:rsid w:val="00F342CC"/>
    <w:rsid w:val="00F344DC"/>
    <w:rsid w:val="00F3467D"/>
    <w:rsid w:val="00F346A3"/>
    <w:rsid w:val="00F347C1"/>
    <w:rsid w:val="00F347C3"/>
    <w:rsid w:val="00F3488C"/>
    <w:rsid w:val="00F3490E"/>
    <w:rsid w:val="00F349B8"/>
    <w:rsid w:val="00F349E7"/>
    <w:rsid w:val="00F34A09"/>
    <w:rsid w:val="00F34B29"/>
    <w:rsid w:val="00F34CC5"/>
    <w:rsid w:val="00F34D11"/>
    <w:rsid w:val="00F34D2B"/>
    <w:rsid w:val="00F34DD4"/>
    <w:rsid w:val="00F34E46"/>
    <w:rsid w:val="00F34F2F"/>
    <w:rsid w:val="00F34F3F"/>
    <w:rsid w:val="00F350B8"/>
    <w:rsid w:val="00F350BE"/>
    <w:rsid w:val="00F35140"/>
    <w:rsid w:val="00F351C6"/>
    <w:rsid w:val="00F351F0"/>
    <w:rsid w:val="00F35202"/>
    <w:rsid w:val="00F35563"/>
    <w:rsid w:val="00F35630"/>
    <w:rsid w:val="00F35647"/>
    <w:rsid w:val="00F35787"/>
    <w:rsid w:val="00F357D9"/>
    <w:rsid w:val="00F357EE"/>
    <w:rsid w:val="00F35856"/>
    <w:rsid w:val="00F358DD"/>
    <w:rsid w:val="00F358DE"/>
    <w:rsid w:val="00F35937"/>
    <w:rsid w:val="00F35940"/>
    <w:rsid w:val="00F35976"/>
    <w:rsid w:val="00F359C1"/>
    <w:rsid w:val="00F35A20"/>
    <w:rsid w:val="00F35A96"/>
    <w:rsid w:val="00F35ACA"/>
    <w:rsid w:val="00F35B30"/>
    <w:rsid w:val="00F35D3F"/>
    <w:rsid w:val="00F36112"/>
    <w:rsid w:val="00F36126"/>
    <w:rsid w:val="00F36143"/>
    <w:rsid w:val="00F3619E"/>
    <w:rsid w:val="00F361E1"/>
    <w:rsid w:val="00F36230"/>
    <w:rsid w:val="00F363CF"/>
    <w:rsid w:val="00F36412"/>
    <w:rsid w:val="00F3641A"/>
    <w:rsid w:val="00F3641F"/>
    <w:rsid w:val="00F365E7"/>
    <w:rsid w:val="00F3663A"/>
    <w:rsid w:val="00F36735"/>
    <w:rsid w:val="00F36740"/>
    <w:rsid w:val="00F36754"/>
    <w:rsid w:val="00F36884"/>
    <w:rsid w:val="00F3689C"/>
    <w:rsid w:val="00F368D7"/>
    <w:rsid w:val="00F368E1"/>
    <w:rsid w:val="00F3690E"/>
    <w:rsid w:val="00F36920"/>
    <w:rsid w:val="00F36957"/>
    <w:rsid w:val="00F36A5E"/>
    <w:rsid w:val="00F36B56"/>
    <w:rsid w:val="00F36B6B"/>
    <w:rsid w:val="00F36CB6"/>
    <w:rsid w:val="00F36D50"/>
    <w:rsid w:val="00F36FA7"/>
    <w:rsid w:val="00F36FAA"/>
    <w:rsid w:val="00F371AB"/>
    <w:rsid w:val="00F37273"/>
    <w:rsid w:val="00F372AE"/>
    <w:rsid w:val="00F3746B"/>
    <w:rsid w:val="00F374EC"/>
    <w:rsid w:val="00F37576"/>
    <w:rsid w:val="00F3760D"/>
    <w:rsid w:val="00F3766E"/>
    <w:rsid w:val="00F376FC"/>
    <w:rsid w:val="00F3774E"/>
    <w:rsid w:val="00F37770"/>
    <w:rsid w:val="00F37861"/>
    <w:rsid w:val="00F37A39"/>
    <w:rsid w:val="00F37A77"/>
    <w:rsid w:val="00F37B16"/>
    <w:rsid w:val="00F37C16"/>
    <w:rsid w:val="00F37C22"/>
    <w:rsid w:val="00F37CF3"/>
    <w:rsid w:val="00F37D21"/>
    <w:rsid w:val="00F37D2D"/>
    <w:rsid w:val="00F37F00"/>
    <w:rsid w:val="00F37F14"/>
    <w:rsid w:val="00F37F75"/>
    <w:rsid w:val="00F40005"/>
    <w:rsid w:val="00F401B0"/>
    <w:rsid w:val="00F4023B"/>
    <w:rsid w:val="00F40313"/>
    <w:rsid w:val="00F404C6"/>
    <w:rsid w:val="00F40592"/>
    <w:rsid w:val="00F4064E"/>
    <w:rsid w:val="00F40692"/>
    <w:rsid w:val="00F406ED"/>
    <w:rsid w:val="00F40744"/>
    <w:rsid w:val="00F408C0"/>
    <w:rsid w:val="00F40A72"/>
    <w:rsid w:val="00F40B46"/>
    <w:rsid w:val="00F40BC7"/>
    <w:rsid w:val="00F40C00"/>
    <w:rsid w:val="00F40C13"/>
    <w:rsid w:val="00F40D0E"/>
    <w:rsid w:val="00F40EA7"/>
    <w:rsid w:val="00F40EE6"/>
    <w:rsid w:val="00F41044"/>
    <w:rsid w:val="00F41119"/>
    <w:rsid w:val="00F41222"/>
    <w:rsid w:val="00F412B0"/>
    <w:rsid w:val="00F412DB"/>
    <w:rsid w:val="00F4134B"/>
    <w:rsid w:val="00F413BF"/>
    <w:rsid w:val="00F41409"/>
    <w:rsid w:val="00F414CE"/>
    <w:rsid w:val="00F41757"/>
    <w:rsid w:val="00F41782"/>
    <w:rsid w:val="00F417C6"/>
    <w:rsid w:val="00F4185B"/>
    <w:rsid w:val="00F418F6"/>
    <w:rsid w:val="00F41932"/>
    <w:rsid w:val="00F4198B"/>
    <w:rsid w:val="00F41B07"/>
    <w:rsid w:val="00F41CE8"/>
    <w:rsid w:val="00F41CF4"/>
    <w:rsid w:val="00F41DE3"/>
    <w:rsid w:val="00F41DF4"/>
    <w:rsid w:val="00F41E41"/>
    <w:rsid w:val="00F41E5D"/>
    <w:rsid w:val="00F41E65"/>
    <w:rsid w:val="00F42059"/>
    <w:rsid w:val="00F420B3"/>
    <w:rsid w:val="00F42170"/>
    <w:rsid w:val="00F42189"/>
    <w:rsid w:val="00F422C7"/>
    <w:rsid w:val="00F423BF"/>
    <w:rsid w:val="00F427CC"/>
    <w:rsid w:val="00F4283A"/>
    <w:rsid w:val="00F4297C"/>
    <w:rsid w:val="00F4298C"/>
    <w:rsid w:val="00F429FF"/>
    <w:rsid w:val="00F42B51"/>
    <w:rsid w:val="00F42DED"/>
    <w:rsid w:val="00F42E1A"/>
    <w:rsid w:val="00F42F14"/>
    <w:rsid w:val="00F42F4D"/>
    <w:rsid w:val="00F43085"/>
    <w:rsid w:val="00F431C4"/>
    <w:rsid w:val="00F4346B"/>
    <w:rsid w:val="00F4350E"/>
    <w:rsid w:val="00F435E9"/>
    <w:rsid w:val="00F43615"/>
    <w:rsid w:val="00F4366F"/>
    <w:rsid w:val="00F43750"/>
    <w:rsid w:val="00F437E7"/>
    <w:rsid w:val="00F43883"/>
    <w:rsid w:val="00F4392D"/>
    <w:rsid w:val="00F43AFE"/>
    <w:rsid w:val="00F43C12"/>
    <w:rsid w:val="00F43C5C"/>
    <w:rsid w:val="00F43D21"/>
    <w:rsid w:val="00F43D53"/>
    <w:rsid w:val="00F43D57"/>
    <w:rsid w:val="00F43E07"/>
    <w:rsid w:val="00F43F2C"/>
    <w:rsid w:val="00F4404A"/>
    <w:rsid w:val="00F4416C"/>
    <w:rsid w:val="00F44178"/>
    <w:rsid w:val="00F44473"/>
    <w:rsid w:val="00F44525"/>
    <w:rsid w:val="00F44551"/>
    <w:rsid w:val="00F44555"/>
    <w:rsid w:val="00F44691"/>
    <w:rsid w:val="00F4471F"/>
    <w:rsid w:val="00F449DD"/>
    <w:rsid w:val="00F44A6B"/>
    <w:rsid w:val="00F44A94"/>
    <w:rsid w:val="00F44B92"/>
    <w:rsid w:val="00F44C09"/>
    <w:rsid w:val="00F44CEC"/>
    <w:rsid w:val="00F44E9F"/>
    <w:rsid w:val="00F44EA6"/>
    <w:rsid w:val="00F44FE0"/>
    <w:rsid w:val="00F4503E"/>
    <w:rsid w:val="00F45084"/>
    <w:rsid w:val="00F45090"/>
    <w:rsid w:val="00F452BC"/>
    <w:rsid w:val="00F453FA"/>
    <w:rsid w:val="00F45697"/>
    <w:rsid w:val="00F456E2"/>
    <w:rsid w:val="00F4570C"/>
    <w:rsid w:val="00F45715"/>
    <w:rsid w:val="00F45829"/>
    <w:rsid w:val="00F458A9"/>
    <w:rsid w:val="00F45987"/>
    <w:rsid w:val="00F459FC"/>
    <w:rsid w:val="00F45B22"/>
    <w:rsid w:val="00F45C03"/>
    <w:rsid w:val="00F45E31"/>
    <w:rsid w:val="00F46069"/>
    <w:rsid w:val="00F4607F"/>
    <w:rsid w:val="00F46250"/>
    <w:rsid w:val="00F4629A"/>
    <w:rsid w:val="00F46486"/>
    <w:rsid w:val="00F464D2"/>
    <w:rsid w:val="00F4665B"/>
    <w:rsid w:val="00F46682"/>
    <w:rsid w:val="00F466CF"/>
    <w:rsid w:val="00F4677C"/>
    <w:rsid w:val="00F4687C"/>
    <w:rsid w:val="00F468E3"/>
    <w:rsid w:val="00F469D4"/>
    <w:rsid w:val="00F46A3A"/>
    <w:rsid w:val="00F46B02"/>
    <w:rsid w:val="00F46BE9"/>
    <w:rsid w:val="00F46D12"/>
    <w:rsid w:val="00F46D96"/>
    <w:rsid w:val="00F46E7E"/>
    <w:rsid w:val="00F46EED"/>
    <w:rsid w:val="00F46FA1"/>
    <w:rsid w:val="00F47033"/>
    <w:rsid w:val="00F47070"/>
    <w:rsid w:val="00F47115"/>
    <w:rsid w:val="00F47140"/>
    <w:rsid w:val="00F4716F"/>
    <w:rsid w:val="00F4724E"/>
    <w:rsid w:val="00F47282"/>
    <w:rsid w:val="00F47388"/>
    <w:rsid w:val="00F473E0"/>
    <w:rsid w:val="00F47478"/>
    <w:rsid w:val="00F47496"/>
    <w:rsid w:val="00F47638"/>
    <w:rsid w:val="00F4764B"/>
    <w:rsid w:val="00F477DC"/>
    <w:rsid w:val="00F47B10"/>
    <w:rsid w:val="00F47C36"/>
    <w:rsid w:val="00F47C73"/>
    <w:rsid w:val="00F47CA3"/>
    <w:rsid w:val="00F47CA7"/>
    <w:rsid w:val="00F47D9B"/>
    <w:rsid w:val="00F47EDC"/>
    <w:rsid w:val="00F47F15"/>
    <w:rsid w:val="00F47F99"/>
    <w:rsid w:val="00F47FF3"/>
    <w:rsid w:val="00F50222"/>
    <w:rsid w:val="00F50249"/>
    <w:rsid w:val="00F502B5"/>
    <w:rsid w:val="00F5033C"/>
    <w:rsid w:val="00F503BE"/>
    <w:rsid w:val="00F503F8"/>
    <w:rsid w:val="00F50513"/>
    <w:rsid w:val="00F505BC"/>
    <w:rsid w:val="00F505CB"/>
    <w:rsid w:val="00F506A2"/>
    <w:rsid w:val="00F506C0"/>
    <w:rsid w:val="00F506CE"/>
    <w:rsid w:val="00F50758"/>
    <w:rsid w:val="00F50851"/>
    <w:rsid w:val="00F50884"/>
    <w:rsid w:val="00F508DF"/>
    <w:rsid w:val="00F50938"/>
    <w:rsid w:val="00F50956"/>
    <w:rsid w:val="00F50A53"/>
    <w:rsid w:val="00F50B99"/>
    <w:rsid w:val="00F50C31"/>
    <w:rsid w:val="00F50CC7"/>
    <w:rsid w:val="00F50CF9"/>
    <w:rsid w:val="00F50DB1"/>
    <w:rsid w:val="00F50EF3"/>
    <w:rsid w:val="00F51035"/>
    <w:rsid w:val="00F511DC"/>
    <w:rsid w:val="00F51223"/>
    <w:rsid w:val="00F513ED"/>
    <w:rsid w:val="00F5140A"/>
    <w:rsid w:val="00F5150E"/>
    <w:rsid w:val="00F51610"/>
    <w:rsid w:val="00F5168B"/>
    <w:rsid w:val="00F5168F"/>
    <w:rsid w:val="00F517E4"/>
    <w:rsid w:val="00F51B07"/>
    <w:rsid w:val="00F51B2A"/>
    <w:rsid w:val="00F51BF3"/>
    <w:rsid w:val="00F51C33"/>
    <w:rsid w:val="00F51D2F"/>
    <w:rsid w:val="00F520AE"/>
    <w:rsid w:val="00F521EA"/>
    <w:rsid w:val="00F522DB"/>
    <w:rsid w:val="00F5235A"/>
    <w:rsid w:val="00F52508"/>
    <w:rsid w:val="00F52541"/>
    <w:rsid w:val="00F526D8"/>
    <w:rsid w:val="00F526DF"/>
    <w:rsid w:val="00F528C7"/>
    <w:rsid w:val="00F528FD"/>
    <w:rsid w:val="00F52958"/>
    <w:rsid w:val="00F52985"/>
    <w:rsid w:val="00F52A7A"/>
    <w:rsid w:val="00F52B70"/>
    <w:rsid w:val="00F52BCC"/>
    <w:rsid w:val="00F52BD9"/>
    <w:rsid w:val="00F52C6F"/>
    <w:rsid w:val="00F52D7B"/>
    <w:rsid w:val="00F52E29"/>
    <w:rsid w:val="00F52E6E"/>
    <w:rsid w:val="00F5305E"/>
    <w:rsid w:val="00F530CF"/>
    <w:rsid w:val="00F53104"/>
    <w:rsid w:val="00F53105"/>
    <w:rsid w:val="00F53114"/>
    <w:rsid w:val="00F531B6"/>
    <w:rsid w:val="00F532D4"/>
    <w:rsid w:val="00F532DE"/>
    <w:rsid w:val="00F53328"/>
    <w:rsid w:val="00F5338B"/>
    <w:rsid w:val="00F53392"/>
    <w:rsid w:val="00F5339A"/>
    <w:rsid w:val="00F5340B"/>
    <w:rsid w:val="00F53513"/>
    <w:rsid w:val="00F5354B"/>
    <w:rsid w:val="00F53709"/>
    <w:rsid w:val="00F537B9"/>
    <w:rsid w:val="00F5384E"/>
    <w:rsid w:val="00F5389D"/>
    <w:rsid w:val="00F53A09"/>
    <w:rsid w:val="00F53A95"/>
    <w:rsid w:val="00F53D53"/>
    <w:rsid w:val="00F54198"/>
    <w:rsid w:val="00F542E6"/>
    <w:rsid w:val="00F542F7"/>
    <w:rsid w:val="00F5442D"/>
    <w:rsid w:val="00F544D2"/>
    <w:rsid w:val="00F544E4"/>
    <w:rsid w:val="00F544EA"/>
    <w:rsid w:val="00F54620"/>
    <w:rsid w:val="00F5466C"/>
    <w:rsid w:val="00F54750"/>
    <w:rsid w:val="00F547A9"/>
    <w:rsid w:val="00F549F4"/>
    <w:rsid w:val="00F54D22"/>
    <w:rsid w:val="00F54D59"/>
    <w:rsid w:val="00F54DBC"/>
    <w:rsid w:val="00F54EE0"/>
    <w:rsid w:val="00F54F00"/>
    <w:rsid w:val="00F55023"/>
    <w:rsid w:val="00F550EF"/>
    <w:rsid w:val="00F551D7"/>
    <w:rsid w:val="00F5523E"/>
    <w:rsid w:val="00F553F2"/>
    <w:rsid w:val="00F55404"/>
    <w:rsid w:val="00F5550E"/>
    <w:rsid w:val="00F5554B"/>
    <w:rsid w:val="00F5556A"/>
    <w:rsid w:val="00F555AC"/>
    <w:rsid w:val="00F55682"/>
    <w:rsid w:val="00F557C2"/>
    <w:rsid w:val="00F5584B"/>
    <w:rsid w:val="00F5595F"/>
    <w:rsid w:val="00F5597B"/>
    <w:rsid w:val="00F5599E"/>
    <w:rsid w:val="00F55AD4"/>
    <w:rsid w:val="00F55B35"/>
    <w:rsid w:val="00F55B38"/>
    <w:rsid w:val="00F55B78"/>
    <w:rsid w:val="00F55CB9"/>
    <w:rsid w:val="00F55CDC"/>
    <w:rsid w:val="00F55D52"/>
    <w:rsid w:val="00F55D5B"/>
    <w:rsid w:val="00F55EA0"/>
    <w:rsid w:val="00F55EB1"/>
    <w:rsid w:val="00F55F44"/>
    <w:rsid w:val="00F561C1"/>
    <w:rsid w:val="00F561FA"/>
    <w:rsid w:val="00F56267"/>
    <w:rsid w:val="00F56286"/>
    <w:rsid w:val="00F5629A"/>
    <w:rsid w:val="00F562A8"/>
    <w:rsid w:val="00F562F8"/>
    <w:rsid w:val="00F56399"/>
    <w:rsid w:val="00F564D3"/>
    <w:rsid w:val="00F564FF"/>
    <w:rsid w:val="00F565E2"/>
    <w:rsid w:val="00F5672A"/>
    <w:rsid w:val="00F56ACB"/>
    <w:rsid w:val="00F56B2B"/>
    <w:rsid w:val="00F56B74"/>
    <w:rsid w:val="00F56B9E"/>
    <w:rsid w:val="00F56C51"/>
    <w:rsid w:val="00F56C63"/>
    <w:rsid w:val="00F56CA7"/>
    <w:rsid w:val="00F56CCF"/>
    <w:rsid w:val="00F56D07"/>
    <w:rsid w:val="00F56F38"/>
    <w:rsid w:val="00F56FC4"/>
    <w:rsid w:val="00F570A5"/>
    <w:rsid w:val="00F570BF"/>
    <w:rsid w:val="00F5716A"/>
    <w:rsid w:val="00F57269"/>
    <w:rsid w:val="00F57273"/>
    <w:rsid w:val="00F572EF"/>
    <w:rsid w:val="00F5731F"/>
    <w:rsid w:val="00F57328"/>
    <w:rsid w:val="00F573D0"/>
    <w:rsid w:val="00F5747D"/>
    <w:rsid w:val="00F57525"/>
    <w:rsid w:val="00F575AC"/>
    <w:rsid w:val="00F575F6"/>
    <w:rsid w:val="00F5761E"/>
    <w:rsid w:val="00F578E4"/>
    <w:rsid w:val="00F57980"/>
    <w:rsid w:val="00F579DB"/>
    <w:rsid w:val="00F57A5D"/>
    <w:rsid w:val="00F57A9F"/>
    <w:rsid w:val="00F57B6B"/>
    <w:rsid w:val="00F57BF0"/>
    <w:rsid w:val="00F57C49"/>
    <w:rsid w:val="00F57C59"/>
    <w:rsid w:val="00F57DA0"/>
    <w:rsid w:val="00F57DFF"/>
    <w:rsid w:val="00F57E04"/>
    <w:rsid w:val="00F57FA0"/>
    <w:rsid w:val="00F57FB9"/>
    <w:rsid w:val="00F57FF9"/>
    <w:rsid w:val="00F601AA"/>
    <w:rsid w:val="00F603F4"/>
    <w:rsid w:val="00F60509"/>
    <w:rsid w:val="00F60563"/>
    <w:rsid w:val="00F60727"/>
    <w:rsid w:val="00F60748"/>
    <w:rsid w:val="00F607A4"/>
    <w:rsid w:val="00F60841"/>
    <w:rsid w:val="00F60913"/>
    <w:rsid w:val="00F609B7"/>
    <w:rsid w:val="00F60A1C"/>
    <w:rsid w:val="00F60ADE"/>
    <w:rsid w:val="00F60AE6"/>
    <w:rsid w:val="00F60B9E"/>
    <w:rsid w:val="00F60D40"/>
    <w:rsid w:val="00F60D86"/>
    <w:rsid w:val="00F60DC2"/>
    <w:rsid w:val="00F612D3"/>
    <w:rsid w:val="00F6131B"/>
    <w:rsid w:val="00F6150A"/>
    <w:rsid w:val="00F615FA"/>
    <w:rsid w:val="00F61623"/>
    <w:rsid w:val="00F6163C"/>
    <w:rsid w:val="00F61AD6"/>
    <w:rsid w:val="00F61B27"/>
    <w:rsid w:val="00F61B54"/>
    <w:rsid w:val="00F61BBC"/>
    <w:rsid w:val="00F61C03"/>
    <w:rsid w:val="00F61CE0"/>
    <w:rsid w:val="00F61D7D"/>
    <w:rsid w:val="00F61F7B"/>
    <w:rsid w:val="00F62004"/>
    <w:rsid w:val="00F62050"/>
    <w:rsid w:val="00F6220C"/>
    <w:rsid w:val="00F62272"/>
    <w:rsid w:val="00F62535"/>
    <w:rsid w:val="00F6258A"/>
    <w:rsid w:val="00F625DD"/>
    <w:rsid w:val="00F6266C"/>
    <w:rsid w:val="00F62792"/>
    <w:rsid w:val="00F6279C"/>
    <w:rsid w:val="00F628C8"/>
    <w:rsid w:val="00F628E5"/>
    <w:rsid w:val="00F62961"/>
    <w:rsid w:val="00F62998"/>
    <w:rsid w:val="00F62B99"/>
    <w:rsid w:val="00F62BCE"/>
    <w:rsid w:val="00F62DE7"/>
    <w:rsid w:val="00F62E7E"/>
    <w:rsid w:val="00F62F0D"/>
    <w:rsid w:val="00F63005"/>
    <w:rsid w:val="00F6304B"/>
    <w:rsid w:val="00F630A0"/>
    <w:rsid w:val="00F630C4"/>
    <w:rsid w:val="00F631D1"/>
    <w:rsid w:val="00F63348"/>
    <w:rsid w:val="00F633AD"/>
    <w:rsid w:val="00F633C2"/>
    <w:rsid w:val="00F633C4"/>
    <w:rsid w:val="00F634FE"/>
    <w:rsid w:val="00F6362C"/>
    <w:rsid w:val="00F6362D"/>
    <w:rsid w:val="00F637DF"/>
    <w:rsid w:val="00F63ADA"/>
    <w:rsid w:val="00F63B39"/>
    <w:rsid w:val="00F63C92"/>
    <w:rsid w:val="00F63D2C"/>
    <w:rsid w:val="00F63DAF"/>
    <w:rsid w:val="00F63DC7"/>
    <w:rsid w:val="00F63F68"/>
    <w:rsid w:val="00F63F7B"/>
    <w:rsid w:val="00F63F8E"/>
    <w:rsid w:val="00F63FDF"/>
    <w:rsid w:val="00F64025"/>
    <w:rsid w:val="00F64130"/>
    <w:rsid w:val="00F643A8"/>
    <w:rsid w:val="00F643CB"/>
    <w:rsid w:val="00F6456A"/>
    <w:rsid w:val="00F645AC"/>
    <w:rsid w:val="00F645FB"/>
    <w:rsid w:val="00F646A8"/>
    <w:rsid w:val="00F646D8"/>
    <w:rsid w:val="00F646F5"/>
    <w:rsid w:val="00F646F6"/>
    <w:rsid w:val="00F64753"/>
    <w:rsid w:val="00F647B1"/>
    <w:rsid w:val="00F647EF"/>
    <w:rsid w:val="00F64981"/>
    <w:rsid w:val="00F64990"/>
    <w:rsid w:val="00F64999"/>
    <w:rsid w:val="00F64C64"/>
    <w:rsid w:val="00F64C6B"/>
    <w:rsid w:val="00F64C8D"/>
    <w:rsid w:val="00F64D64"/>
    <w:rsid w:val="00F64DFE"/>
    <w:rsid w:val="00F64FB6"/>
    <w:rsid w:val="00F6512D"/>
    <w:rsid w:val="00F6521B"/>
    <w:rsid w:val="00F65223"/>
    <w:rsid w:val="00F65362"/>
    <w:rsid w:val="00F6547A"/>
    <w:rsid w:val="00F654E7"/>
    <w:rsid w:val="00F6577F"/>
    <w:rsid w:val="00F6587C"/>
    <w:rsid w:val="00F658D1"/>
    <w:rsid w:val="00F6595D"/>
    <w:rsid w:val="00F65962"/>
    <w:rsid w:val="00F659B2"/>
    <w:rsid w:val="00F659CF"/>
    <w:rsid w:val="00F65A2D"/>
    <w:rsid w:val="00F65AF0"/>
    <w:rsid w:val="00F65C63"/>
    <w:rsid w:val="00F65CCF"/>
    <w:rsid w:val="00F65D85"/>
    <w:rsid w:val="00F65E68"/>
    <w:rsid w:val="00F65F1C"/>
    <w:rsid w:val="00F65F51"/>
    <w:rsid w:val="00F65F65"/>
    <w:rsid w:val="00F66038"/>
    <w:rsid w:val="00F660B2"/>
    <w:rsid w:val="00F661E3"/>
    <w:rsid w:val="00F662FA"/>
    <w:rsid w:val="00F664FE"/>
    <w:rsid w:val="00F6658A"/>
    <w:rsid w:val="00F6675E"/>
    <w:rsid w:val="00F66763"/>
    <w:rsid w:val="00F668A2"/>
    <w:rsid w:val="00F669C6"/>
    <w:rsid w:val="00F66AE5"/>
    <w:rsid w:val="00F66C63"/>
    <w:rsid w:val="00F66E04"/>
    <w:rsid w:val="00F66F2D"/>
    <w:rsid w:val="00F66F9F"/>
    <w:rsid w:val="00F66FF9"/>
    <w:rsid w:val="00F67009"/>
    <w:rsid w:val="00F6704D"/>
    <w:rsid w:val="00F670C8"/>
    <w:rsid w:val="00F67156"/>
    <w:rsid w:val="00F6725E"/>
    <w:rsid w:val="00F6760A"/>
    <w:rsid w:val="00F6778D"/>
    <w:rsid w:val="00F67808"/>
    <w:rsid w:val="00F679BC"/>
    <w:rsid w:val="00F679D7"/>
    <w:rsid w:val="00F67A78"/>
    <w:rsid w:val="00F67D32"/>
    <w:rsid w:val="00F67E02"/>
    <w:rsid w:val="00F67E1B"/>
    <w:rsid w:val="00F67F5F"/>
    <w:rsid w:val="00F70143"/>
    <w:rsid w:val="00F7015B"/>
    <w:rsid w:val="00F70166"/>
    <w:rsid w:val="00F70627"/>
    <w:rsid w:val="00F706D0"/>
    <w:rsid w:val="00F707B9"/>
    <w:rsid w:val="00F7081B"/>
    <w:rsid w:val="00F7084D"/>
    <w:rsid w:val="00F708B9"/>
    <w:rsid w:val="00F709EA"/>
    <w:rsid w:val="00F70AC3"/>
    <w:rsid w:val="00F70B57"/>
    <w:rsid w:val="00F70B77"/>
    <w:rsid w:val="00F70C8F"/>
    <w:rsid w:val="00F70ECC"/>
    <w:rsid w:val="00F70FAD"/>
    <w:rsid w:val="00F7100A"/>
    <w:rsid w:val="00F7107F"/>
    <w:rsid w:val="00F711F5"/>
    <w:rsid w:val="00F71212"/>
    <w:rsid w:val="00F71226"/>
    <w:rsid w:val="00F71473"/>
    <w:rsid w:val="00F7149E"/>
    <w:rsid w:val="00F714E8"/>
    <w:rsid w:val="00F716BE"/>
    <w:rsid w:val="00F71952"/>
    <w:rsid w:val="00F719CE"/>
    <w:rsid w:val="00F719FA"/>
    <w:rsid w:val="00F71A0A"/>
    <w:rsid w:val="00F71B11"/>
    <w:rsid w:val="00F71BDA"/>
    <w:rsid w:val="00F71CA3"/>
    <w:rsid w:val="00F71FA9"/>
    <w:rsid w:val="00F720A1"/>
    <w:rsid w:val="00F72176"/>
    <w:rsid w:val="00F7222F"/>
    <w:rsid w:val="00F722A6"/>
    <w:rsid w:val="00F72527"/>
    <w:rsid w:val="00F7259F"/>
    <w:rsid w:val="00F7272C"/>
    <w:rsid w:val="00F728F7"/>
    <w:rsid w:val="00F72929"/>
    <w:rsid w:val="00F7299E"/>
    <w:rsid w:val="00F729F8"/>
    <w:rsid w:val="00F72B0A"/>
    <w:rsid w:val="00F72B27"/>
    <w:rsid w:val="00F72BA3"/>
    <w:rsid w:val="00F72FEE"/>
    <w:rsid w:val="00F7307D"/>
    <w:rsid w:val="00F7313B"/>
    <w:rsid w:val="00F731A4"/>
    <w:rsid w:val="00F733F0"/>
    <w:rsid w:val="00F7379D"/>
    <w:rsid w:val="00F73D45"/>
    <w:rsid w:val="00F73DB8"/>
    <w:rsid w:val="00F73E47"/>
    <w:rsid w:val="00F73E69"/>
    <w:rsid w:val="00F73F65"/>
    <w:rsid w:val="00F741B0"/>
    <w:rsid w:val="00F741EF"/>
    <w:rsid w:val="00F742FC"/>
    <w:rsid w:val="00F74433"/>
    <w:rsid w:val="00F744FF"/>
    <w:rsid w:val="00F7457E"/>
    <w:rsid w:val="00F7463F"/>
    <w:rsid w:val="00F74711"/>
    <w:rsid w:val="00F74718"/>
    <w:rsid w:val="00F74754"/>
    <w:rsid w:val="00F74851"/>
    <w:rsid w:val="00F74878"/>
    <w:rsid w:val="00F74984"/>
    <w:rsid w:val="00F749BD"/>
    <w:rsid w:val="00F74AAA"/>
    <w:rsid w:val="00F74B23"/>
    <w:rsid w:val="00F74D6B"/>
    <w:rsid w:val="00F74D96"/>
    <w:rsid w:val="00F74D9F"/>
    <w:rsid w:val="00F74E3E"/>
    <w:rsid w:val="00F74EB7"/>
    <w:rsid w:val="00F74F20"/>
    <w:rsid w:val="00F7504E"/>
    <w:rsid w:val="00F7544F"/>
    <w:rsid w:val="00F75537"/>
    <w:rsid w:val="00F75585"/>
    <w:rsid w:val="00F7565C"/>
    <w:rsid w:val="00F75723"/>
    <w:rsid w:val="00F757F2"/>
    <w:rsid w:val="00F75824"/>
    <w:rsid w:val="00F75935"/>
    <w:rsid w:val="00F759E2"/>
    <w:rsid w:val="00F759E8"/>
    <w:rsid w:val="00F75A6C"/>
    <w:rsid w:val="00F75B10"/>
    <w:rsid w:val="00F75E19"/>
    <w:rsid w:val="00F75EC7"/>
    <w:rsid w:val="00F75EF9"/>
    <w:rsid w:val="00F760F4"/>
    <w:rsid w:val="00F76119"/>
    <w:rsid w:val="00F76159"/>
    <w:rsid w:val="00F76224"/>
    <w:rsid w:val="00F76303"/>
    <w:rsid w:val="00F76342"/>
    <w:rsid w:val="00F76479"/>
    <w:rsid w:val="00F76696"/>
    <w:rsid w:val="00F766FB"/>
    <w:rsid w:val="00F76706"/>
    <w:rsid w:val="00F76719"/>
    <w:rsid w:val="00F76952"/>
    <w:rsid w:val="00F7696E"/>
    <w:rsid w:val="00F76976"/>
    <w:rsid w:val="00F769A0"/>
    <w:rsid w:val="00F76A67"/>
    <w:rsid w:val="00F76C3A"/>
    <w:rsid w:val="00F76D4B"/>
    <w:rsid w:val="00F76D61"/>
    <w:rsid w:val="00F76EB1"/>
    <w:rsid w:val="00F76F17"/>
    <w:rsid w:val="00F76FD8"/>
    <w:rsid w:val="00F7717D"/>
    <w:rsid w:val="00F771AC"/>
    <w:rsid w:val="00F7722D"/>
    <w:rsid w:val="00F7725D"/>
    <w:rsid w:val="00F77276"/>
    <w:rsid w:val="00F772A8"/>
    <w:rsid w:val="00F772AA"/>
    <w:rsid w:val="00F7731F"/>
    <w:rsid w:val="00F773B1"/>
    <w:rsid w:val="00F77473"/>
    <w:rsid w:val="00F774C9"/>
    <w:rsid w:val="00F774EE"/>
    <w:rsid w:val="00F774F1"/>
    <w:rsid w:val="00F7762B"/>
    <w:rsid w:val="00F7768A"/>
    <w:rsid w:val="00F77730"/>
    <w:rsid w:val="00F77B30"/>
    <w:rsid w:val="00F77B87"/>
    <w:rsid w:val="00F77C54"/>
    <w:rsid w:val="00F77C70"/>
    <w:rsid w:val="00F77D05"/>
    <w:rsid w:val="00F77D4D"/>
    <w:rsid w:val="00F77DB6"/>
    <w:rsid w:val="00F77F2C"/>
    <w:rsid w:val="00F77F9E"/>
    <w:rsid w:val="00F77FBE"/>
    <w:rsid w:val="00F800B5"/>
    <w:rsid w:val="00F802BB"/>
    <w:rsid w:val="00F802F3"/>
    <w:rsid w:val="00F8032E"/>
    <w:rsid w:val="00F80453"/>
    <w:rsid w:val="00F80622"/>
    <w:rsid w:val="00F807C5"/>
    <w:rsid w:val="00F8080A"/>
    <w:rsid w:val="00F808E8"/>
    <w:rsid w:val="00F80976"/>
    <w:rsid w:val="00F80B13"/>
    <w:rsid w:val="00F80B8B"/>
    <w:rsid w:val="00F80BCC"/>
    <w:rsid w:val="00F80C37"/>
    <w:rsid w:val="00F80DA8"/>
    <w:rsid w:val="00F80DDF"/>
    <w:rsid w:val="00F80F0F"/>
    <w:rsid w:val="00F80F47"/>
    <w:rsid w:val="00F80FDE"/>
    <w:rsid w:val="00F81040"/>
    <w:rsid w:val="00F811F6"/>
    <w:rsid w:val="00F812F1"/>
    <w:rsid w:val="00F81342"/>
    <w:rsid w:val="00F8134A"/>
    <w:rsid w:val="00F8134C"/>
    <w:rsid w:val="00F81392"/>
    <w:rsid w:val="00F813CF"/>
    <w:rsid w:val="00F8148D"/>
    <w:rsid w:val="00F8149B"/>
    <w:rsid w:val="00F81678"/>
    <w:rsid w:val="00F816AB"/>
    <w:rsid w:val="00F81731"/>
    <w:rsid w:val="00F81794"/>
    <w:rsid w:val="00F8189B"/>
    <w:rsid w:val="00F818F6"/>
    <w:rsid w:val="00F818FE"/>
    <w:rsid w:val="00F81961"/>
    <w:rsid w:val="00F81A0B"/>
    <w:rsid w:val="00F81A13"/>
    <w:rsid w:val="00F81A4A"/>
    <w:rsid w:val="00F81A7D"/>
    <w:rsid w:val="00F81E12"/>
    <w:rsid w:val="00F81E2C"/>
    <w:rsid w:val="00F81E39"/>
    <w:rsid w:val="00F82116"/>
    <w:rsid w:val="00F82168"/>
    <w:rsid w:val="00F8221F"/>
    <w:rsid w:val="00F82253"/>
    <w:rsid w:val="00F82262"/>
    <w:rsid w:val="00F822B3"/>
    <w:rsid w:val="00F822E1"/>
    <w:rsid w:val="00F822F8"/>
    <w:rsid w:val="00F82304"/>
    <w:rsid w:val="00F82442"/>
    <w:rsid w:val="00F82478"/>
    <w:rsid w:val="00F824AB"/>
    <w:rsid w:val="00F824AE"/>
    <w:rsid w:val="00F8253D"/>
    <w:rsid w:val="00F82847"/>
    <w:rsid w:val="00F82934"/>
    <w:rsid w:val="00F82995"/>
    <w:rsid w:val="00F82A91"/>
    <w:rsid w:val="00F82B1B"/>
    <w:rsid w:val="00F82B22"/>
    <w:rsid w:val="00F82CB8"/>
    <w:rsid w:val="00F82D4D"/>
    <w:rsid w:val="00F82DAE"/>
    <w:rsid w:val="00F82FDC"/>
    <w:rsid w:val="00F83132"/>
    <w:rsid w:val="00F83162"/>
    <w:rsid w:val="00F831B0"/>
    <w:rsid w:val="00F83253"/>
    <w:rsid w:val="00F83283"/>
    <w:rsid w:val="00F8328B"/>
    <w:rsid w:val="00F8328E"/>
    <w:rsid w:val="00F832E0"/>
    <w:rsid w:val="00F832FB"/>
    <w:rsid w:val="00F833BB"/>
    <w:rsid w:val="00F833EF"/>
    <w:rsid w:val="00F83511"/>
    <w:rsid w:val="00F8357C"/>
    <w:rsid w:val="00F8368E"/>
    <w:rsid w:val="00F83962"/>
    <w:rsid w:val="00F8399F"/>
    <w:rsid w:val="00F83C2F"/>
    <w:rsid w:val="00F83E24"/>
    <w:rsid w:val="00F83E60"/>
    <w:rsid w:val="00F83E68"/>
    <w:rsid w:val="00F83E80"/>
    <w:rsid w:val="00F83E8C"/>
    <w:rsid w:val="00F83EC1"/>
    <w:rsid w:val="00F83F01"/>
    <w:rsid w:val="00F84003"/>
    <w:rsid w:val="00F840FC"/>
    <w:rsid w:val="00F8428D"/>
    <w:rsid w:val="00F8440D"/>
    <w:rsid w:val="00F844EB"/>
    <w:rsid w:val="00F84A5E"/>
    <w:rsid w:val="00F84A69"/>
    <w:rsid w:val="00F84CE9"/>
    <w:rsid w:val="00F84D1D"/>
    <w:rsid w:val="00F84D4B"/>
    <w:rsid w:val="00F84E3A"/>
    <w:rsid w:val="00F84F72"/>
    <w:rsid w:val="00F8504E"/>
    <w:rsid w:val="00F850D2"/>
    <w:rsid w:val="00F85106"/>
    <w:rsid w:val="00F85223"/>
    <w:rsid w:val="00F85294"/>
    <w:rsid w:val="00F853DB"/>
    <w:rsid w:val="00F854E0"/>
    <w:rsid w:val="00F8556F"/>
    <w:rsid w:val="00F85584"/>
    <w:rsid w:val="00F85628"/>
    <w:rsid w:val="00F85631"/>
    <w:rsid w:val="00F857FE"/>
    <w:rsid w:val="00F858D5"/>
    <w:rsid w:val="00F858F7"/>
    <w:rsid w:val="00F85904"/>
    <w:rsid w:val="00F85ABD"/>
    <w:rsid w:val="00F85B2A"/>
    <w:rsid w:val="00F85B5D"/>
    <w:rsid w:val="00F85BE5"/>
    <w:rsid w:val="00F85D0D"/>
    <w:rsid w:val="00F85DFC"/>
    <w:rsid w:val="00F85F33"/>
    <w:rsid w:val="00F85F8D"/>
    <w:rsid w:val="00F85F95"/>
    <w:rsid w:val="00F85FAF"/>
    <w:rsid w:val="00F861C9"/>
    <w:rsid w:val="00F86589"/>
    <w:rsid w:val="00F865B7"/>
    <w:rsid w:val="00F865E8"/>
    <w:rsid w:val="00F86633"/>
    <w:rsid w:val="00F866DF"/>
    <w:rsid w:val="00F86759"/>
    <w:rsid w:val="00F8691F"/>
    <w:rsid w:val="00F869CA"/>
    <w:rsid w:val="00F86A05"/>
    <w:rsid w:val="00F86A18"/>
    <w:rsid w:val="00F86B49"/>
    <w:rsid w:val="00F86B91"/>
    <w:rsid w:val="00F86BE5"/>
    <w:rsid w:val="00F86BEC"/>
    <w:rsid w:val="00F86C29"/>
    <w:rsid w:val="00F86C72"/>
    <w:rsid w:val="00F86D47"/>
    <w:rsid w:val="00F86DC1"/>
    <w:rsid w:val="00F86E11"/>
    <w:rsid w:val="00F86E2D"/>
    <w:rsid w:val="00F86F5D"/>
    <w:rsid w:val="00F86F9D"/>
    <w:rsid w:val="00F872A3"/>
    <w:rsid w:val="00F8737B"/>
    <w:rsid w:val="00F87447"/>
    <w:rsid w:val="00F87452"/>
    <w:rsid w:val="00F87463"/>
    <w:rsid w:val="00F87466"/>
    <w:rsid w:val="00F87598"/>
    <w:rsid w:val="00F87629"/>
    <w:rsid w:val="00F87666"/>
    <w:rsid w:val="00F87682"/>
    <w:rsid w:val="00F87825"/>
    <w:rsid w:val="00F879C5"/>
    <w:rsid w:val="00F87A9A"/>
    <w:rsid w:val="00F87AA5"/>
    <w:rsid w:val="00F87CA5"/>
    <w:rsid w:val="00F87DBC"/>
    <w:rsid w:val="00F87DEB"/>
    <w:rsid w:val="00F87EBD"/>
    <w:rsid w:val="00F87FA6"/>
    <w:rsid w:val="00F87FCC"/>
    <w:rsid w:val="00F87FDA"/>
    <w:rsid w:val="00F901CF"/>
    <w:rsid w:val="00F90407"/>
    <w:rsid w:val="00F9052A"/>
    <w:rsid w:val="00F9056D"/>
    <w:rsid w:val="00F905BE"/>
    <w:rsid w:val="00F905DA"/>
    <w:rsid w:val="00F9062B"/>
    <w:rsid w:val="00F90656"/>
    <w:rsid w:val="00F9067D"/>
    <w:rsid w:val="00F906AE"/>
    <w:rsid w:val="00F90731"/>
    <w:rsid w:val="00F9096E"/>
    <w:rsid w:val="00F9098D"/>
    <w:rsid w:val="00F909DC"/>
    <w:rsid w:val="00F90AE5"/>
    <w:rsid w:val="00F90B1C"/>
    <w:rsid w:val="00F90B96"/>
    <w:rsid w:val="00F90C21"/>
    <w:rsid w:val="00F90CB7"/>
    <w:rsid w:val="00F90CC4"/>
    <w:rsid w:val="00F90CCC"/>
    <w:rsid w:val="00F90D40"/>
    <w:rsid w:val="00F90D75"/>
    <w:rsid w:val="00F90DD0"/>
    <w:rsid w:val="00F90DFA"/>
    <w:rsid w:val="00F90E0A"/>
    <w:rsid w:val="00F90EC2"/>
    <w:rsid w:val="00F90EFC"/>
    <w:rsid w:val="00F91069"/>
    <w:rsid w:val="00F91093"/>
    <w:rsid w:val="00F911AA"/>
    <w:rsid w:val="00F911BE"/>
    <w:rsid w:val="00F91224"/>
    <w:rsid w:val="00F913B0"/>
    <w:rsid w:val="00F915D9"/>
    <w:rsid w:val="00F91783"/>
    <w:rsid w:val="00F9181F"/>
    <w:rsid w:val="00F91A8E"/>
    <w:rsid w:val="00F91C24"/>
    <w:rsid w:val="00F91CD4"/>
    <w:rsid w:val="00F91E46"/>
    <w:rsid w:val="00F91EEC"/>
    <w:rsid w:val="00F91F14"/>
    <w:rsid w:val="00F91F46"/>
    <w:rsid w:val="00F91FB5"/>
    <w:rsid w:val="00F92293"/>
    <w:rsid w:val="00F922E5"/>
    <w:rsid w:val="00F92358"/>
    <w:rsid w:val="00F92471"/>
    <w:rsid w:val="00F924C0"/>
    <w:rsid w:val="00F924F4"/>
    <w:rsid w:val="00F92807"/>
    <w:rsid w:val="00F92868"/>
    <w:rsid w:val="00F92A25"/>
    <w:rsid w:val="00F92AE7"/>
    <w:rsid w:val="00F92B17"/>
    <w:rsid w:val="00F92BD5"/>
    <w:rsid w:val="00F92D72"/>
    <w:rsid w:val="00F92DDF"/>
    <w:rsid w:val="00F92EB3"/>
    <w:rsid w:val="00F92FC2"/>
    <w:rsid w:val="00F930A8"/>
    <w:rsid w:val="00F930B8"/>
    <w:rsid w:val="00F930BA"/>
    <w:rsid w:val="00F930FF"/>
    <w:rsid w:val="00F93281"/>
    <w:rsid w:val="00F93411"/>
    <w:rsid w:val="00F93496"/>
    <w:rsid w:val="00F934CB"/>
    <w:rsid w:val="00F93764"/>
    <w:rsid w:val="00F93784"/>
    <w:rsid w:val="00F93863"/>
    <w:rsid w:val="00F93875"/>
    <w:rsid w:val="00F93941"/>
    <w:rsid w:val="00F93B94"/>
    <w:rsid w:val="00F93BA7"/>
    <w:rsid w:val="00F93BF4"/>
    <w:rsid w:val="00F93C1D"/>
    <w:rsid w:val="00F93CCB"/>
    <w:rsid w:val="00F93D96"/>
    <w:rsid w:val="00F93E47"/>
    <w:rsid w:val="00F93ECE"/>
    <w:rsid w:val="00F93F33"/>
    <w:rsid w:val="00F9408B"/>
    <w:rsid w:val="00F940FD"/>
    <w:rsid w:val="00F9415E"/>
    <w:rsid w:val="00F941D8"/>
    <w:rsid w:val="00F94217"/>
    <w:rsid w:val="00F94312"/>
    <w:rsid w:val="00F94383"/>
    <w:rsid w:val="00F94474"/>
    <w:rsid w:val="00F946E8"/>
    <w:rsid w:val="00F9477E"/>
    <w:rsid w:val="00F9483C"/>
    <w:rsid w:val="00F94869"/>
    <w:rsid w:val="00F94AFE"/>
    <w:rsid w:val="00F94B52"/>
    <w:rsid w:val="00F94CB6"/>
    <w:rsid w:val="00F94E2A"/>
    <w:rsid w:val="00F94EA7"/>
    <w:rsid w:val="00F94F91"/>
    <w:rsid w:val="00F94FF7"/>
    <w:rsid w:val="00F95074"/>
    <w:rsid w:val="00F9514C"/>
    <w:rsid w:val="00F953C2"/>
    <w:rsid w:val="00F9540C"/>
    <w:rsid w:val="00F95446"/>
    <w:rsid w:val="00F954FD"/>
    <w:rsid w:val="00F9553A"/>
    <w:rsid w:val="00F955A6"/>
    <w:rsid w:val="00F9561F"/>
    <w:rsid w:val="00F95630"/>
    <w:rsid w:val="00F956F9"/>
    <w:rsid w:val="00F95751"/>
    <w:rsid w:val="00F9577D"/>
    <w:rsid w:val="00F95883"/>
    <w:rsid w:val="00F95A5E"/>
    <w:rsid w:val="00F95BA3"/>
    <w:rsid w:val="00F95BEA"/>
    <w:rsid w:val="00F95C53"/>
    <w:rsid w:val="00F95C9D"/>
    <w:rsid w:val="00F95D84"/>
    <w:rsid w:val="00F95DB9"/>
    <w:rsid w:val="00F95DBE"/>
    <w:rsid w:val="00F95E4E"/>
    <w:rsid w:val="00F95FFB"/>
    <w:rsid w:val="00F960A5"/>
    <w:rsid w:val="00F960A9"/>
    <w:rsid w:val="00F960AB"/>
    <w:rsid w:val="00F96127"/>
    <w:rsid w:val="00F9612C"/>
    <w:rsid w:val="00F961BC"/>
    <w:rsid w:val="00F961C7"/>
    <w:rsid w:val="00F96276"/>
    <w:rsid w:val="00F9636E"/>
    <w:rsid w:val="00F963A5"/>
    <w:rsid w:val="00F9645F"/>
    <w:rsid w:val="00F964EA"/>
    <w:rsid w:val="00F96565"/>
    <w:rsid w:val="00F96579"/>
    <w:rsid w:val="00F9666D"/>
    <w:rsid w:val="00F96997"/>
    <w:rsid w:val="00F96AC8"/>
    <w:rsid w:val="00F96B23"/>
    <w:rsid w:val="00F96CE1"/>
    <w:rsid w:val="00F96E97"/>
    <w:rsid w:val="00F96EAE"/>
    <w:rsid w:val="00F96F47"/>
    <w:rsid w:val="00F96F78"/>
    <w:rsid w:val="00F970A3"/>
    <w:rsid w:val="00F970A7"/>
    <w:rsid w:val="00F970E3"/>
    <w:rsid w:val="00F97144"/>
    <w:rsid w:val="00F9738F"/>
    <w:rsid w:val="00F973E0"/>
    <w:rsid w:val="00F97BEE"/>
    <w:rsid w:val="00F97CA3"/>
    <w:rsid w:val="00F97CD2"/>
    <w:rsid w:val="00F97D03"/>
    <w:rsid w:val="00F97F5E"/>
    <w:rsid w:val="00FA0011"/>
    <w:rsid w:val="00FA0106"/>
    <w:rsid w:val="00FA012F"/>
    <w:rsid w:val="00FA0143"/>
    <w:rsid w:val="00FA0151"/>
    <w:rsid w:val="00FA020F"/>
    <w:rsid w:val="00FA025F"/>
    <w:rsid w:val="00FA02DB"/>
    <w:rsid w:val="00FA02DD"/>
    <w:rsid w:val="00FA0344"/>
    <w:rsid w:val="00FA0348"/>
    <w:rsid w:val="00FA0580"/>
    <w:rsid w:val="00FA071B"/>
    <w:rsid w:val="00FA0742"/>
    <w:rsid w:val="00FA07D0"/>
    <w:rsid w:val="00FA07FF"/>
    <w:rsid w:val="00FA0A21"/>
    <w:rsid w:val="00FA0A55"/>
    <w:rsid w:val="00FA0A5A"/>
    <w:rsid w:val="00FA0B89"/>
    <w:rsid w:val="00FA0B8C"/>
    <w:rsid w:val="00FA0C4F"/>
    <w:rsid w:val="00FA0C86"/>
    <w:rsid w:val="00FA0CC1"/>
    <w:rsid w:val="00FA0D90"/>
    <w:rsid w:val="00FA0E56"/>
    <w:rsid w:val="00FA0E99"/>
    <w:rsid w:val="00FA0EB9"/>
    <w:rsid w:val="00FA0F67"/>
    <w:rsid w:val="00FA0FFC"/>
    <w:rsid w:val="00FA107C"/>
    <w:rsid w:val="00FA10AD"/>
    <w:rsid w:val="00FA1139"/>
    <w:rsid w:val="00FA12B5"/>
    <w:rsid w:val="00FA130B"/>
    <w:rsid w:val="00FA1378"/>
    <w:rsid w:val="00FA13E3"/>
    <w:rsid w:val="00FA14F2"/>
    <w:rsid w:val="00FA157F"/>
    <w:rsid w:val="00FA1585"/>
    <w:rsid w:val="00FA159B"/>
    <w:rsid w:val="00FA16C8"/>
    <w:rsid w:val="00FA17EB"/>
    <w:rsid w:val="00FA191B"/>
    <w:rsid w:val="00FA19A3"/>
    <w:rsid w:val="00FA19FD"/>
    <w:rsid w:val="00FA1A6E"/>
    <w:rsid w:val="00FA1E2D"/>
    <w:rsid w:val="00FA1EA6"/>
    <w:rsid w:val="00FA1ECF"/>
    <w:rsid w:val="00FA1F2B"/>
    <w:rsid w:val="00FA205A"/>
    <w:rsid w:val="00FA221D"/>
    <w:rsid w:val="00FA224B"/>
    <w:rsid w:val="00FA24A4"/>
    <w:rsid w:val="00FA2669"/>
    <w:rsid w:val="00FA295B"/>
    <w:rsid w:val="00FA29FF"/>
    <w:rsid w:val="00FA2C32"/>
    <w:rsid w:val="00FA2D56"/>
    <w:rsid w:val="00FA2E0B"/>
    <w:rsid w:val="00FA2E9C"/>
    <w:rsid w:val="00FA2E9D"/>
    <w:rsid w:val="00FA2EEE"/>
    <w:rsid w:val="00FA30CB"/>
    <w:rsid w:val="00FA314C"/>
    <w:rsid w:val="00FA3173"/>
    <w:rsid w:val="00FA318C"/>
    <w:rsid w:val="00FA31EA"/>
    <w:rsid w:val="00FA3231"/>
    <w:rsid w:val="00FA3292"/>
    <w:rsid w:val="00FA32A3"/>
    <w:rsid w:val="00FA3302"/>
    <w:rsid w:val="00FA351A"/>
    <w:rsid w:val="00FA3552"/>
    <w:rsid w:val="00FA3579"/>
    <w:rsid w:val="00FA36F4"/>
    <w:rsid w:val="00FA3864"/>
    <w:rsid w:val="00FA38D1"/>
    <w:rsid w:val="00FA3B48"/>
    <w:rsid w:val="00FA3B66"/>
    <w:rsid w:val="00FA3B88"/>
    <w:rsid w:val="00FA3CF8"/>
    <w:rsid w:val="00FA3D6A"/>
    <w:rsid w:val="00FA3E1E"/>
    <w:rsid w:val="00FA3E67"/>
    <w:rsid w:val="00FA3E7C"/>
    <w:rsid w:val="00FA3ED0"/>
    <w:rsid w:val="00FA3EF3"/>
    <w:rsid w:val="00FA4536"/>
    <w:rsid w:val="00FA456A"/>
    <w:rsid w:val="00FA459C"/>
    <w:rsid w:val="00FA45D3"/>
    <w:rsid w:val="00FA461C"/>
    <w:rsid w:val="00FA4693"/>
    <w:rsid w:val="00FA47C6"/>
    <w:rsid w:val="00FA4896"/>
    <w:rsid w:val="00FA4A82"/>
    <w:rsid w:val="00FA4B27"/>
    <w:rsid w:val="00FA4D86"/>
    <w:rsid w:val="00FA4E11"/>
    <w:rsid w:val="00FA4E64"/>
    <w:rsid w:val="00FA4FD8"/>
    <w:rsid w:val="00FA4FE0"/>
    <w:rsid w:val="00FA500C"/>
    <w:rsid w:val="00FA5107"/>
    <w:rsid w:val="00FA5222"/>
    <w:rsid w:val="00FA52DB"/>
    <w:rsid w:val="00FA52E1"/>
    <w:rsid w:val="00FA53DF"/>
    <w:rsid w:val="00FA55EB"/>
    <w:rsid w:val="00FA5676"/>
    <w:rsid w:val="00FA5773"/>
    <w:rsid w:val="00FA57E9"/>
    <w:rsid w:val="00FA5823"/>
    <w:rsid w:val="00FA5953"/>
    <w:rsid w:val="00FA5985"/>
    <w:rsid w:val="00FA59EF"/>
    <w:rsid w:val="00FA5B76"/>
    <w:rsid w:val="00FA5E37"/>
    <w:rsid w:val="00FA5EEB"/>
    <w:rsid w:val="00FA5F3E"/>
    <w:rsid w:val="00FA5F85"/>
    <w:rsid w:val="00FA600B"/>
    <w:rsid w:val="00FA6217"/>
    <w:rsid w:val="00FA641B"/>
    <w:rsid w:val="00FA648D"/>
    <w:rsid w:val="00FA658D"/>
    <w:rsid w:val="00FA6665"/>
    <w:rsid w:val="00FA66A5"/>
    <w:rsid w:val="00FA6702"/>
    <w:rsid w:val="00FA6846"/>
    <w:rsid w:val="00FA6877"/>
    <w:rsid w:val="00FA689F"/>
    <w:rsid w:val="00FA68C4"/>
    <w:rsid w:val="00FA6988"/>
    <w:rsid w:val="00FA69E0"/>
    <w:rsid w:val="00FA6B04"/>
    <w:rsid w:val="00FA6B21"/>
    <w:rsid w:val="00FA6B4E"/>
    <w:rsid w:val="00FA6B5A"/>
    <w:rsid w:val="00FA6C36"/>
    <w:rsid w:val="00FA6C3A"/>
    <w:rsid w:val="00FA6F7F"/>
    <w:rsid w:val="00FA6FE8"/>
    <w:rsid w:val="00FA70FB"/>
    <w:rsid w:val="00FA7100"/>
    <w:rsid w:val="00FA72BC"/>
    <w:rsid w:val="00FA72BD"/>
    <w:rsid w:val="00FA739B"/>
    <w:rsid w:val="00FA7425"/>
    <w:rsid w:val="00FA7512"/>
    <w:rsid w:val="00FA757A"/>
    <w:rsid w:val="00FA7651"/>
    <w:rsid w:val="00FA765C"/>
    <w:rsid w:val="00FA7676"/>
    <w:rsid w:val="00FA795A"/>
    <w:rsid w:val="00FA7964"/>
    <w:rsid w:val="00FA7A45"/>
    <w:rsid w:val="00FA7B80"/>
    <w:rsid w:val="00FA7C0D"/>
    <w:rsid w:val="00FA7C1C"/>
    <w:rsid w:val="00FA7DB4"/>
    <w:rsid w:val="00FA7DC8"/>
    <w:rsid w:val="00FA7E2D"/>
    <w:rsid w:val="00FA7E56"/>
    <w:rsid w:val="00FA7FEC"/>
    <w:rsid w:val="00FB0021"/>
    <w:rsid w:val="00FB0188"/>
    <w:rsid w:val="00FB01CF"/>
    <w:rsid w:val="00FB0486"/>
    <w:rsid w:val="00FB0496"/>
    <w:rsid w:val="00FB0591"/>
    <w:rsid w:val="00FB05AF"/>
    <w:rsid w:val="00FB05EB"/>
    <w:rsid w:val="00FB0663"/>
    <w:rsid w:val="00FB06F3"/>
    <w:rsid w:val="00FB07C1"/>
    <w:rsid w:val="00FB0960"/>
    <w:rsid w:val="00FB099C"/>
    <w:rsid w:val="00FB09A5"/>
    <w:rsid w:val="00FB0A34"/>
    <w:rsid w:val="00FB0A42"/>
    <w:rsid w:val="00FB0A4E"/>
    <w:rsid w:val="00FB0E12"/>
    <w:rsid w:val="00FB0E8D"/>
    <w:rsid w:val="00FB0EF6"/>
    <w:rsid w:val="00FB1090"/>
    <w:rsid w:val="00FB1336"/>
    <w:rsid w:val="00FB13E4"/>
    <w:rsid w:val="00FB1485"/>
    <w:rsid w:val="00FB1496"/>
    <w:rsid w:val="00FB14BE"/>
    <w:rsid w:val="00FB14D6"/>
    <w:rsid w:val="00FB1550"/>
    <w:rsid w:val="00FB17B4"/>
    <w:rsid w:val="00FB1B74"/>
    <w:rsid w:val="00FB1B7D"/>
    <w:rsid w:val="00FB1DD3"/>
    <w:rsid w:val="00FB1EB8"/>
    <w:rsid w:val="00FB200B"/>
    <w:rsid w:val="00FB2126"/>
    <w:rsid w:val="00FB21B4"/>
    <w:rsid w:val="00FB22F6"/>
    <w:rsid w:val="00FB2472"/>
    <w:rsid w:val="00FB24CD"/>
    <w:rsid w:val="00FB2514"/>
    <w:rsid w:val="00FB26CC"/>
    <w:rsid w:val="00FB2710"/>
    <w:rsid w:val="00FB272F"/>
    <w:rsid w:val="00FB27B6"/>
    <w:rsid w:val="00FB27BD"/>
    <w:rsid w:val="00FB2898"/>
    <w:rsid w:val="00FB2A4D"/>
    <w:rsid w:val="00FB2A8B"/>
    <w:rsid w:val="00FB2B2B"/>
    <w:rsid w:val="00FB2BF8"/>
    <w:rsid w:val="00FB2CDE"/>
    <w:rsid w:val="00FB2D0F"/>
    <w:rsid w:val="00FB2FEC"/>
    <w:rsid w:val="00FB3145"/>
    <w:rsid w:val="00FB314B"/>
    <w:rsid w:val="00FB329A"/>
    <w:rsid w:val="00FB32E6"/>
    <w:rsid w:val="00FB3428"/>
    <w:rsid w:val="00FB3573"/>
    <w:rsid w:val="00FB3594"/>
    <w:rsid w:val="00FB36E0"/>
    <w:rsid w:val="00FB3AFA"/>
    <w:rsid w:val="00FB3B00"/>
    <w:rsid w:val="00FB3B25"/>
    <w:rsid w:val="00FB3B69"/>
    <w:rsid w:val="00FB3D47"/>
    <w:rsid w:val="00FB3DB2"/>
    <w:rsid w:val="00FB3E4A"/>
    <w:rsid w:val="00FB3F1C"/>
    <w:rsid w:val="00FB3FB5"/>
    <w:rsid w:val="00FB4013"/>
    <w:rsid w:val="00FB404B"/>
    <w:rsid w:val="00FB40AF"/>
    <w:rsid w:val="00FB41E0"/>
    <w:rsid w:val="00FB4205"/>
    <w:rsid w:val="00FB42EC"/>
    <w:rsid w:val="00FB4304"/>
    <w:rsid w:val="00FB4534"/>
    <w:rsid w:val="00FB4575"/>
    <w:rsid w:val="00FB4686"/>
    <w:rsid w:val="00FB471A"/>
    <w:rsid w:val="00FB47C2"/>
    <w:rsid w:val="00FB484E"/>
    <w:rsid w:val="00FB491F"/>
    <w:rsid w:val="00FB49D4"/>
    <w:rsid w:val="00FB4AB0"/>
    <w:rsid w:val="00FB4B7E"/>
    <w:rsid w:val="00FB4C3C"/>
    <w:rsid w:val="00FB4E97"/>
    <w:rsid w:val="00FB4EF7"/>
    <w:rsid w:val="00FB4F01"/>
    <w:rsid w:val="00FB5095"/>
    <w:rsid w:val="00FB50C3"/>
    <w:rsid w:val="00FB5135"/>
    <w:rsid w:val="00FB527E"/>
    <w:rsid w:val="00FB52E6"/>
    <w:rsid w:val="00FB5329"/>
    <w:rsid w:val="00FB543F"/>
    <w:rsid w:val="00FB54C6"/>
    <w:rsid w:val="00FB54FA"/>
    <w:rsid w:val="00FB5568"/>
    <w:rsid w:val="00FB5658"/>
    <w:rsid w:val="00FB570B"/>
    <w:rsid w:val="00FB5820"/>
    <w:rsid w:val="00FB592A"/>
    <w:rsid w:val="00FB5A97"/>
    <w:rsid w:val="00FB5B19"/>
    <w:rsid w:val="00FB5BD3"/>
    <w:rsid w:val="00FB5BFA"/>
    <w:rsid w:val="00FB5C2F"/>
    <w:rsid w:val="00FB5C3F"/>
    <w:rsid w:val="00FB5C51"/>
    <w:rsid w:val="00FB5D0F"/>
    <w:rsid w:val="00FB5E5A"/>
    <w:rsid w:val="00FB5F86"/>
    <w:rsid w:val="00FB5FD0"/>
    <w:rsid w:val="00FB6087"/>
    <w:rsid w:val="00FB60C4"/>
    <w:rsid w:val="00FB6164"/>
    <w:rsid w:val="00FB61A1"/>
    <w:rsid w:val="00FB620D"/>
    <w:rsid w:val="00FB62BE"/>
    <w:rsid w:val="00FB63AF"/>
    <w:rsid w:val="00FB63E1"/>
    <w:rsid w:val="00FB665B"/>
    <w:rsid w:val="00FB666D"/>
    <w:rsid w:val="00FB6724"/>
    <w:rsid w:val="00FB67B0"/>
    <w:rsid w:val="00FB6A28"/>
    <w:rsid w:val="00FB6A8C"/>
    <w:rsid w:val="00FB6B12"/>
    <w:rsid w:val="00FB6B38"/>
    <w:rsid w:val="00FB6C13"/>
    <w:rsid w:val="00FB6D06"/>
    <w:rsid w:val="00FB6D0B"/>
    <w:rsid w:val="00FB6D51"/>
    <w:rsid w:val="00FB6EEB"/>
    <w:rsid w:val="00FB6F83"/>
    <w:rsid w:val="00FB7097"/>
    <w:rsid w:val="00FB70F2"/>
    <w:rsid w:val="00FB710F"/>
    <w:rsid w:val="00FB7123"/>
    <w:rsid w:val="00FB71CB"/>
    <w:rsid w:val="00FB727E"/>
    <w:rsid w:val="00FB7455"/>
    <w:rsid w:val="00FB74A1"/>
    <w:rsid w:val="00FB75D9"/>
    <w:rsid w:val="00FB75E6"/>
    <w:rsid w:val="00FB75FA"/>
    <w:rsid w:val="00FB7703"/>
    <w:rsid w:val="00FB7815"/>
    <w:rsid w:val="00FB790A"/>
    <w:rsid w:val="00FB79E9"/>
    <w:rsid w:val="00FB7B59"/>
    <w:rsid w:val="00FB7C85"/>
    <w:rsid w:val="00FB7D3E"/>
    <w:rsid w:val="00FB7E96"/>
    <w:rsid w:val="00FB7EAE"/>
    <w:rsid w:val="00FB7ED7"/>
    <w:rsid w:val="00FB7FD2"/>
    <w:rsid w:val="00FC0029"/>
    <w:rsid w:val="00FC00B8"/>
    <w:rsid w:val="00FC01D9"/>
    <w:rsid w:val="00FC021E"/>
    <w:rsid w:val="00FC027F"/>
    <w:rsid w:val="00FC03B5"/>
    <w:rsid w:val="00FC048A"/>
    <w:rsid w:val="00FC048B"/>
    <w:rsid w:val="00FC050C"/>
    <w:rsid w:val="00FC059B"/>
    <w:rsid w:val="00FC067D"/>
    <w:rsid w:val="00FC06FD"/>
    <w:rsid w:val="00FC0847"/>
    <w:rsid w:val="00FC0851"/>
    <w:rsid w:val="00FC0917"/>
    <w:rsid w:val="00FC0998"/>
    <w:rsid w:val="00FC0A0B"/>
    <w:rsid w:val="00FC0A26"/>
    <w:rsid w:val="00FC0A92"/>
    <w:rsid w:val="00FC0C8F"/>
    <w:rsid w:val="00FC0CF4"/>
    <w:rsid w:val="00FC0D3C"/>
    <w:rsid w:val="00FC0E12"/>
    <w:rsid w:val="00FC0FF4"/>
    <w:rsid w:val="00FC10A6"/>
    <w:rsid w:val="00FC10AD"/>
    <w:rsid w:val="00FC1128"/>
    <w:rsid w:val="00FC1254"/>
    <w:rsid w:val="00FC13C0"/>
    <w:rsid w:val="00FC143F"/>
    <w:rsid w:val="00FC15AC"/>
    <w:rsid w:val="00FC18CD"/>
    <w:rsid w:val="00FC1930"/>
    <w:rsid w:val="00FC1AA1"/>
    <w:rsid w:val="00FC1AEB"/>
    <w:rsid w:val="00FC1B58"/>
    <w:rsid w:val="00FC1BB1"/>
    <w:rsid w:val="00FC1D24"/>
    <w:rsid w:val="00FC1D70"/>
    <w:rsid w:val="00FC1DF6"/>
    <w:rsid w:val="00FC1EE7"/>
    <w:rsid w:val="00FC1F21"/>
    <w:rsid w:val="00FC1F87"/>
    <w:rsid w:val="00FC1F95"/>
    <w:rsid w:val="00FC2044"/>
    <w:rsid w:val="00FC209D"/>
    <w:rsid w:val="00FC20AE"/>
    <w:rsid w:val="00FC215E"/>
    <w:rsid w:val="00FC22FC"/>
    <w:rsid w:val="00FC23F9"/>
    <w:rsid w:val="00FC242B"/>
    <w:rsid w:val="00FC255A"/>
    <w:rsid w:val="00FC2786"/>
    <w:rsid w:val="00FC27CB"/>
    <w:rsid w:val="00FC282F"/>
    <w:rsid w:val="00FC28B0"/>
    <w:rsid w:val="00FC29CD"/>
    <w:rsid w:val="00FC2A07"/>
    <w:rsid w:val="00FC2B0E"/>
    <w:rsid w:val="00FC2D1E"/>
    <w:rsid w:val="00FC2D75"/>
    <w:rsid w:val="00FC2E18"/>
    <w:rsid w:val="00FC2ED1"/>
    <w:rsid w:val="00FC2F96"/>
    <w:rsid w:val="00FC3019"/>
    <w:rsid w:val="00FC312B"/>
    <w:rsid w:val="00FC3312"/>
    <w:rsid w:val="00FC332C"/>
    <w:rsid w:val="00FC3385"/>
    <w:rsid w:val="00FC33F8"/>
    <w:rsid w:val="00FC3401"/>
    <w:rsid w:val="00FC342E"/>
    <w:rsid w:val="00FC34C9"/>
    <w:rsid w:val="00FC34E5"/>
    <w:rsid w:val="00FC3587"/>
    <w:rsid w:val="00FC35A7"/>
    <w:rsid w:val="00FC36F5"/>
    <w:rsid w:val="00FC39A2"/>
    <w:rsid w:val="00FC39C3"/>
    <w:rsid w:val="00FC3A7A"/>
    <w:rsid w:val="00FC3ACF"/>
    <w:rsid w:val="00FC3BDD"/>
    <w:rsid w:val="00FC3C4B"/>
    <w:rsid w:val="00FC3E24"/>
    <w:rsid w:val="00FC3FD7"/>
    <w:rsid w:val="00FC417C"/>
    <w:rsid w:val="00FC427A"/>
    <w:rsid w:val="00FC429F"/>
    <w:rsid w:val="00FC42F2"/>
    <w:rsid w:val="00FC4387"/>
    <w:rsid w:val="00FC43E8"/>
    <w:rsid w:val="00FC444E"/>
    <w:rsid w:val="00FC4551"/>
    <w:rsid w:val="00FC4815"/>
    <w:rsid w:val="00FC4871"/>
    <w:rsid w:val="00FC4979"/>
    <w:rsid w:val="00FC497B"/>
    <w:rsid w:val="00FC4CDC"/>
    <w:rsid w:val="00FC4D54"/>
    <w:rsid w:val="00FC4DD0"/>
    <w:rsid w:val="00FC4DD5"/>
    <w:rsid w:val="00FC4F51"/>
    <w:rsid w:val="00FC50AC"/>
    <w:rsid w:val="00FC51F4"/>
    <w:rsid w:val="00FC5213"/>
    <w:rsid w:val="00FC5280"/>
    <w:rsid w:val="00FC53D5"/>
    <w:rsid w:val="00FC5427"/>
    <w:rsid w:val="00FC54CF"/>
    <w:rsid w:val="00FC5545"/>
    <w:rsid w:val="00FC5658"/>
    <w:rsid w:val="00FC5834"/>
    <w:rsid w:val="00FC58D3"/>
    <w:rsid w:val="00FC58E7"/>
    <w:rsid w:val="00FC58EA"/>
    <w:rsid w:val="00FC59DA"/>
    <w:rsid w:val="00FC5A3E"/>
    <w:rsid w:val="00FC5B35"/>
    <w:rsid w:val="00FC5C62"/>
    <w:rsid w:val="00FC5DD0"/>
    <w:rsid w:val="00FC5E0F"/>
    <w:rsid w:val="00FC60CE"/>
    <w:rsid w:val="00FC61A0"/>
    <w:rsid w:val="00FC61FB"/>
    <w:rsid w:val="00FC6211"/>
    <w:rsid w:val="00FC629C"/>
    <w:rsid w:val="00FC63AE"/>
    <w:rsid w:val="00FC6406"/>
    <w:rsid w:val="00FC6551"/>
    <w:rsid w:val="00FC6582"/>
    <w:rsid w:val="00FC6607"/>
    <w:rsid w:val="00FC6814"/>
    <w:rsid w:val="00FC6857"/>
    <w:rsid w:val="00FC68F6"/>
    <w:rsid w:val="00FC69A3"/>
    <w:rsid w:val="00FC6AEF"/>
    <w:rsid w:val="00FC6B2D"/>
    <w:rsid w:val="00FC6CAE"/>
    <w:rsid w:val="00FC6CC6"/>
    <w:rsid w:val="00FC6F09"/>
    <w:rsid w:val="00FC6F48"/>
    <w:rsid w:val="00FC7135"/>
    <w:rsid w:val="00FC71BD"/>
    <w:rsid w:val="00FC7221"/>
    <w:rsid w:val="00FC737C"/>
    <w:rsid w:val="00FC74C6"/>
    <w:rsid w:val="00FC74FE"/>
    <w:rsid w:val="00FC7518"/>
    <w:rsid w:val="00FC758B"/>
    <w:rsid w:val="00FC7682"/>
    <w:rsid w:val="00FC77BE"/>
    <w:rsid w:val="00FC785B"/>
    <w:rsid w:val="00FC7876"/>
    <w:rsid w:val="00FC78C1"/>
    <w:rsid w:val="00FC798A"/>
    <w:rsid w:val="00FC79F4"/>
    <w:rsid w:val="00FC7A98"/>
    <w:rsid w:val="00FC7AC4"/>
    <w:rsid w:val="00FC7AF1"/>
    <w:rsid w:val="00FC7CA4"/>
    <w:rsid w:val="00FC7CA9"/>
    <w:rsid w:val="00FC7F48"/>
    <w:rsid w:val="00FC7F83"/>
    <w:rsid w:val="00FD00EA"/>
    <w:rsid w:val="00FD0275"/>
    <w:rsid w:val="00FD0313"/>
    <w:rsid w:val="00FD0395"/>
    <w:rsid w:val="00FD05FD"/>
    <w:rsid w:val="00FD0673"/>
    <w:rsid w:val="00FD0704"/>
    <w:rsid w:val="00FD0736"/>
    <w:rsid w:val="00FD0865"/>
    <w:rsid w:val="00FD08CD"/>
    <w:rsid w:val="00FD0916"/>
    <w:rsid w:val="00FD0D1E"/>
    <w:rsid w:val="00FD0DAF"/>
    <w:rsid w:val="00FD10CA"/>
    <w:rsid w:val="00FD10DA"/>
    <w:rsid w:val="00FD1109"/>
    <w:rsid w:val="00FD1187"/>
    <w:rsid w:val="00FD1218"/>
    <w:rsid w:val="00FD12DB"/>
    <w:rsid w:val="00FD1400"/>
    <w:rsid w:val="00FD147A"/>
    <w:rsid w:val="00FD149E"/>
    <w:rsid w:val="00FD1502"/>
    <w:rsid w:val="00FD15FF"/>
    <w:rsid w:val="00FD1603"/>
    <w:rsid w:val="00FD1678"/>
    <w:rsid w:val="00FD1922"/>
    <w:rsid w:val="00FD19A4"/>
    <w:rsid w:val="00FD1A44"/>
    <w:rsid w:val="00FD1C22"/>
    <w:rsid w:val="00FD1C34"/>
    <w:rsid w:val="00FD1E7F"/>
    <w:rsid w:val="00FD1E84"/>
    <w:rsid w:val="00FD1EC8"/>
    <w:rsid w:val="00FD1FB7"/>
    <w:rsid w:val="00FD20B5"/>
    <w:rsid w:val="00FD21B3"/>
    <w:rsid w:val="00FD21D4"/>
    <w:rsid w:val="00FD21E8"/>
    <w:rsid w:val="00FD22BA"/>
    <w:rsid w:val="00FD22CC"/>
    <w:rsid w:val="00FD22CD"/>
    <w:rsid w:val="00FD22E6"/>
    <w:rsid w:val="00FD22F5"/>
    <w:rsid w:val="00FD23E1"/>
    <w:rsid w:val="00FD259E"/>
    <w:rsid w:val="00FD26A9"/>
    <w:rsid w:val="00FD26C5"/>
    <w:rsid w:val="00FD276E"/>
    <w:rsid w:val="00FD2814"/>
    <w:rsid w:val="00FD284D"/>
    <w:rsid w:val="00FD2969"/>
    <w:rsid w:val="00FD2971"/>
    <w:rsid w:val="00FD2983"/>
    <w:rsid w:val="00FD2A43"/>
    <w:rsid w:val="00FD2A9F"/>
    <w:rsid w:val="00FD2B9C"/>
    <w:rsid w:val="00FD2C8D"/>
    <w:rsid w:val="00FD2CB6"/>
    <w:rsid w:val="00FD2DBD"/>
    <w:rsid w:val="00FD2DD3"/>
    <w:rsid w:val="00FD2DD5"/>
    <w:rsid w:val="00FD31DA"/>
    <w:rsid w:val="00FD326D"/>
    <w:rsid w:val="00FD34B9"/>
    <w:rsid w:val="00FD352A"/>
    <w:rsid w:val="00FD3856"/>
    <w:rsid w:val="00FD398C"/>
    <w:rsid w:val="00FD3A8E"/>
    <w:rsid w:val="00FD3AAF"/>
    <w:rsid w:val="00FD3AC6"/>
    <w:rsid w:val="00FD3AE3"/>
    <w:rsid w:val="00FD3D20"/>
    <w:rsid w:val="00FD3D48"/>
    <w:rsid w:val="00FD3DCB"/>
    <w:rsid w:val="00FD3E2D"/>
    <w:rsid w:val="00FD3E9D"/>
    <w:rsid w:val="00FD3FB5"/>
    <w:rsid w:val="00FD4290"/>
    <w:rsid w:val="00FD4400"/>
    <w:rsid w:val="00FD446C"/>
    <w:rsid w:val="00FD44CF"/>
    <w:rsid w:val="00FD457C"/>
    <w:rsid w:val="00FD4609"/>
    <w:rsid w:val="00FD482F"/>
    <w:rsid w:val="00FD489A"/>
    <w:rsid w:val="00FD48B5"/>
    <w:rsid w:val="00FD48E9"/>
    <w:rsid w:val="00FD4965"/>
    <w:rsid w:val="00FD49C6"/>
    <w:rsid w:val="00FD4A3C"/>
    <w:rsid w:val="00FD4A83"/>
    <w:rsid w:val="00FD4A90"/>
    <w:rsid w:val="00FD4B54"/>
    <w:rsid w:val="00FD4C38"/>
    <w:rsid w:val="00FD4C47"/>
    <w:rsid w:val="00FD4D55"/>
    <w:rsid w:val="00FD4DFF"/>
    <w:rsid w:val="00FD4F7F"/>
    <w:rsid w:val="00FD4FCF"/>
    <w:rsid w:val="00FD5018"/>
    <w:rsid w:val="00FD508B"/>
    <w:rsid w:val="00FD5138"/>
    <w:rsid w:val="00FD51C7"/>
    <w:rsid w:val="00FD5286"/>
    <w:rsid w:val="00FD52EC"/>
    <w:rsid w:val="00FD5661"/>
    <w:rsid w:val="00FD5676"/>
    <w:rsid w:val="00FD56AC"/>
    <w:rsid w:val="00FD56D2"/>
    <w:rsid w:val="00FD5723"/>
    <w:rsid w:val="00FD5853"/>
    <w:rsid w:val="00FD5997"/>
    <w:rsid w:val="00FD59FB"/>
    <w:rsid w:val="00FD5A29"/>
    <w:rsid w:val="00FD5A6D"/>
    <w:rsid w:val="00FD5AA9"/>
    <w:rsid w:val="00FD5B0D"/>
    <w:rsid w:val="00FD5B1B"/>
    <w:rsid w:val="00FD5BA6"/>
    <w:rsid w:val="00FD5E3B"/>
    <w:rsid w:val="00FD5E81"/>
    <w:rsid w:val="00FD5F16"/>
    <w:rsid w:val="00FD5F1C"/>
    <w:rsid w:val="00FD6270"/>
    <w:rsid w:val="00FD64B4"/>
    <w:rsid w:val="00FD64D4"/>
    <w:rsid w:val="00FD64E8"/>
    <w:rsid w:val="00FD6585"/>
    <w:rsid w:val="00FD6686"/>
    <w:rsid w:val="00FD66F5"/>
    <w:rsid w:val="00FD6712"/>
    <w:rsid w:val="00FD672B"/>
    <w:rsid w:val="00FD67DE"/>
    <w:rsid w:val="00FD67ED"/>
    <w:rsid w:val="00FD685E"/>
    <w:rsid w:val="00FD68AC"/>
    <w:rsid w:val="00FD68FE"/>
    <w:rsid w:val="00FD6938"/>
    <w:rsid w:val="00FD6942"/>
    <w:rsid w:val="00FD69CA"/>
    <w:rsid w:val="00FD6D4F"/>
    <w:rsid w:val="00FD6E38"/>
    <w:rsid w:val="00FD6EB1"/>
    <w:rsid w:val="00FD6EC8"/>
    <w:rsid w:val="00FD6F5A"/>
    <w:rsid w:val="00FD6F8C"/>
    <w:rsid w:val="00FD6FB8"/>
    <w:rsid w:val="00FD6FDA"/>
    <w:rsid w:val="00FD7195"/>
    <w:rsid w:val="00FD7197"/>
    <w:rsid w:val="00FD71AB"/>
    <w:rsid w:val="00FD71E3"/>
    <w:rsid w:val="00FD7232"/>
    <w:rsid w:val="00FD7260"/>
    <w:rsid w:val="00FD72A4"/>
    <w:rsid w:val="00FD72AA"/>
    <w:rsid w:val="00FD72B2"/>
    <w:rsid w:val="00FD72B8"/>
    <w:rsid w:val="00FD737C"/>
    <w:rsid w:val="00FD73A9"/>
    <w:rsid w:val="00FD73B7"/>
    <w:rsid w:val="00FD7414"/>
    <w:rsid w:val="00FD743F"/>
    <w:rsid w:val="00FD74CB"/>
    <w:rsid w:val="00FD7562"/>
    <w:rsid w:val="00FD77B6"/>
    <w:rsid w:val="00FD7837"/>
    <w:rsid w:val="00FD7991"/>
    <w:rsid w:val="00FD79ED"/>
    <w:rsid w:val="00FD7AD3"/>
    <w:rsid w:val="00FD7B3D"/>
    <w:rsid w:val="00FD7C22"/>
    <w:rsid w:val="00FD7C31"/>
    <w:rsid w:val="00FD7F33"/>
    <w:rsid w:val="00FE001B"/>
    <w:rsid w:val="00FE0034"/>
    <w:rsid w:val="00FE00E6"/>
    <w:rsid w:val="00FE0235"/>
    <w:rsid w:val="00FE027E"/>
    <w:rsid w:val="00FE0567"/>
    <w:rsid w:val="00FE069C"/>
    <w:rsid w:val="00FE075B"/>
    <w:rsid w:val="00FE098D"/>
    <w:rsid w:val="00FE0B03"/>
    <w:rsid w:val="00FE0B74"/>
    <w:rsid w:val="00FE0C45"/>
    <w:rsid w:val="00FE0E16"/>
    <w:rsid w:val="00FE0FB2"/>
    <w:rsid w:val="00FE1021"/>
    <w:rsid w:val="00FE10B8"/>
    <w:rsid w:val="00FE1181"/>
    <w:rsid w:val="00FE11A2"/>
    <w:rsid w:val="00FE1291"/>
    <w:rsid w:val="00FE135F"/>
    <w:rsid w:val="00FE1377"/>
    <w:rsid w:val="00FE13F1"/>
    <w:rsid w:val="00FE1407"/>
    <w:rsid w:val="00FE14B5"/>
    <w:rsid w:val="00FE15FD"/>
    <w:rsid w:val="00FE16E2"/>
    <w:rsid w:val="00FE1831"/>
    <w:rsid w:val="00FE19B5"/>
    <w:rsid w:val="00FE1A00"/>
    <w:rsid w:val="00FE1A71"/>
    <w:rsid w:val="00FE1A97"/>
    <w:rsid w:val="00FE1AFA"/>
    <w:rsid w:val="00FE1D54"/>
    <w:rsid w:val="00FE1EFF"/>
    <w:rsid w:val="00FE1F69"/>
    <w:rsid w:val="00FE20E7"/>
    <w:rsid w:val="00FE20EE"/>
    <w:rsid w:val="00FE211D"/>
    <w:rsid w:val="00FE21FD"/>
    <w:rsid w:val="00FE2378"/>
    <w:rsid w:val="00FE23A3"/>
    <w:rsid w:val="00FE26E9"/>
    <w:rsid w:val="00FE2739"/>
    <w:rsid w:val="00FE273A"/>
    <w:rsid w:val="00FE2760"/>
    <w:rsid w:val="00FE28CD"/>
    <w:rsid w:val="00FE28D0"/>
    <w:rsid w:val="00FE2A32"/>
    <w:rsid w:val="00FE2AEC"/>
    <w:rsid w:val="00FE2D6E"/>
    <w:rsid w:val="00FE2EB8"/>
    <w:rsid w:val="00FE30A5"/>
    <w:rsid w:val="00FE314E"/>
    <w:rsid w:val="00FE3301"/>
    <w:rsid w:val="00FE33FB"/>
    <w:rsid w:val="00FE34AF"/>
    <w:rsid w:val="00FE379B"/>
    <w:rsid w:val="00FE3872"/>
    <w:rsid w:val="00FE38FE"/>
    <w:rsid w:val="00FE390D"/>
    <w:rsid w:val="00FE393E"/>
    <w:rsid w:val="00FE3B57"/>
    <w:rsid w:val="00FE3CA9"/>
    <w:rsid w:val="00FE3D64"/>
    <w:rsid w:val="00FE3DAC"/>
    <w:rsid w:val="00FE3DB0"/>
    <w:rsid w:val="00FE3DBE"/>
    <w:rsid w:val="00FE3EF3"/>
    <w:rsid w:val="00FE3F6C"/>
    <w:rsid w:val="00FE4081"/>
    <w:rsid w:val="00FE409B"/>
    <w:rsid w:val="00FE4126"/>
    <w:rsid w:val="00FE479C"/>
    <w:rsid w:val="00FE47A1"/>
    <w:rsid w:val="00FE4860"/>
    <w:rsid w:val="00FE48EE"/>
    <w:rsid w:val="00FE491B"/>
    <w:rsid w:val="00FE49FD"/>
    <w:rsid w:val="00FE4D7F"/>
    <w:rsid w:val="00FE4E70"/>
    <w:rsid w:val="00FE4EDA"/>
    <w:rsid w:val="00FE4F3C"/>
    <w:rsid w:val="00FE4F97"/>
    <w:rsid w:val="00FE5215"/>
    <w:rsid w:val="00FE530D"/>
    <w:rsid w:val="00FE5399"/>
    <w:rsid w:val="00FE5495"/>
    <w:rsid w:val="00FE5497"/>
    <w:rsid w:val="00FE55E0"/>
    <w:rsid w:val="00FE5677"/>
    <w:rsid w:val="00FE5895"/>
    <w:rsid w:val="00FE598C"/>
    <w:rsid w:val="00FE5A58"/>
    <w:rsid w:val="00FE5A6C"/>
    <w:rsid w:val="00FE5C43"/>
    <w:rsid w:val="00FE5DFB"/>
    <w:rsid w:val="00FE5F1E"/>
    <w:rsid w:val="00FE61CA"/>
    <w:rsid w:val="00FE61CF"/>
    <w:rsid w:val="00FE6267"/>
    <w:rsid w:val="00FE6283"/>
    <w:rsid w:val="00FE6590"/>
    <w:rsid w:val="00FE65BF"/>
    <w:rsid w:val="00FE665B"/>
    <w:rsid w:val="00FE66CA"/>
    <w:rsid w:val="00FE682A"/>
    <w:rsid w:val="00FE6849"/>
    <w:rsid w:val="00FE68DC"/>
    <w:rsid w:val="00FE6953"/>
    <w:rsid w:val="00FE6A0D"/>
    <w:rsid w:val="00FE6B98"/>
    <w:rsid w:val="00FE6BAE"/>
    <w:rsid w:val="00FE6C02"/>
    <w:rsid w:val="00FE6CBE"/>
    <w:rsid w:val="00FE6D3D"/>
    <w:rsid w:val="00FE6D47"/>
    <w:rsid w:val="00FE6DE7"/>
    <w:rsid w:val="00FE6F22"/>
    <w:rsid w:val="00FE6F5A"/>
    <w:rsid w:val="00FE6FB0"/>
    <w:rsid w:val="00FE7072"/>
    <w:rsid w:val="00FE7121"/>
    <w:rsid w:val="00FE7123"/>
    <w:rsid w:val="00FE717C"/>
    <w:rsid w:val="00FE71F7"/>
    <w:rsid w:val="00FE720C"/>
    <w:rsid w:val="00FE72EA"/>
    <w:rsid w:val="00FE7466"/>
    <w:rsid w:val="00FE74AA"/>
    <w:rsid w:val="00FE7A71"/>
    <w:rsid w:val="00FE7B9E"/>
    <w:rsid w:val="00FE7BAC"/>
    <w:rsid w:val="00FE7C38"/>
    <w:rsid w:val="00FE7C3F"/>
    <w:rsid w:val="00FE7CCE"/>
    <w:rsid w:val="00FE7DA6"/>
    <w:rsid w:val="00FE7E5A"/>
    <w:rsid w:val="00FE7EE8"/>
    <w:rsid w:val="00FE7EEE"/>
    <w:rsid w:val="00FE7F2D"/>
    <w:rsid w:val="00FE7FBA"/>
    <w:rsid w:val="00FF00F2"/>
    <w:rsid w:val="00FF01BD"/>
    <w:rsid w:val="00FF0203"/>
    <w:rsid w:val="00FF021B"/>
    <w:rsid w:val="00FF0254"/>
    <w:rsid w:val="00FF0443"/>
    <w:rsid w:val="00FF0476"/>
    <w:rsid w:val="00FF07C1"/>
    <w:rsid w:val="00FF0926"/>
    <w:rsid w:val="00FF0A23"/>
    <w:rsid w:val="00FF0D6C"/>
    <w:rsid w:val="00FF0DC3"/>
    <w:rsid w:val="00FF0E81"/>
    <w:rsid w:val="00FF0ED7"/>
    <w:rsid w:val="00FF103C"/>
    <w:rsid w:val="00FF1101"/>
    <w:rsid w:val="00FF1221"/>
    <w:rsid w:val="00FF12DE"/>
    <w:rsid w:val="00FF137C"/>
    <w:rsid w:val="00FF139F"/>
    <w:rsid w:val="00FF160D"/>
    <w:rsid w:val="00FF16E3"/>
    <w:rsid w:val="00FF17F1"/>
    <w:rsid w:val="00FF1CA7"/>
    <w:rsid w:val="00FF1D2B"/>
    <w:rsid w:val="00FF1E55"/>
    <w:rsid w:val="00FF1F3C"/>
    <w:rsid w:val="00FF1FF1"/>
    <w:rsid w:val="00FF2014"/>
    <w:rsid w:val="00FF20A4"/>
    <w:rsid w:val="00FF20AD"/>
    <w:rsid w:val="00FF2147"/>
    <w:rsid w:val="00FF216F"/>
    <w:rsid w:val="00FF24AB"/>
    <w:rsid w:val="00FF24DC"/>
    <w:rsid w:val="00FF2604"/>
    <w:rsid w:val="00FF26EF"/>
    <w:rsid w:val="00FF2895"/>
    <w:rsid w:val="00FF2B4D"/>
    <w:rsid w:val="00FF2BD5"/>
    <w:rsid w:val="00FF2C06"/>
    <w:rsid w:val="00FF2DDF"/>
    <w:rsid w:val="00FF2EEC"/>
    <w:rsid w:val="00FF300C"/>
    <w:rsid w:val="00FF302E"/>
    <w:rsid w:val="00FF3132"/>
    <w:rsid w:val="00FF3153"/>
    <w:rsid w:val="00FF34D3"/>
    <w:rsid w:val="00FF357B"/>
    <w:rsid w:val="00FF365C"/>
    <w:rsid w:val="00FF37C7"/>
    <w:rsid w:val="00FF384B"/>
    <w:rsid w:val="00FF3929"/>
    <w:rsid w:val="00FF39AE"/>
    <w:rsid w:val="00FF3A0C"/>
    <w:rsid w:val="00FF3A1D"/>
    <w:rsid w:val="00FF3A29"/>
    <w:rsid w:val="00FF3B64"/>
    <w:rsid w:val="00FF3C1A"/>
    <w:rsid w:val="00FF3C4F"/>
    <w:rsid w:val="00FF402A"/>
    <w:rsid w:val="00FF40EA"/>
    <w:rsid w:val="00FF4151"/>
    <w:rsid w:val="00FF421E"/>
    <w:rsid w:val="00FF4262"/>
    <w:rsid w:val="00FF427F"/>
    <w:rsid w:val="00FF44A9"/>
    <w:rsid w:val="00FF44C6"/>
    <w:rsid w:val="00FF44E1"/>
    <w:rsid w:val="00FF44F3"/>
    <w:rsid w:val="00FF4793"/>
    <w:rsid w:val="00FF47C6"/>
    <w:rsid w:val="00FF4844"/>
    <w:rsid w:val="00FF4853"/>
    <w:rsid w:val="00FF496A"/>
    <w:rsid w:val="00FF4A1A"/>
    <w:rsid w:val="00FF4B04"/>
    <w:rsid w:val="00FF4B1B"/>
    <w:rsid w:val="00FF4D6F"/>
    <w:rsid w:val="00FF4E6F"/>
    <w:rsid w:val="00FF4F40"/>
    <w:rsid w:val="00FF500D"/>
    <w:rsid w:val="00FF5041"/>
    <w:rsid w:val="00FF5082"/>
    <w:rsid w:val="00FF50FA"/>
    <w:rsid w:val="00FF511D"/>
    <w:rsid w:val="00FF51E7"/>
    <w:rsid w:val="00FF5204"/>
    <w:rsid w:val="00FF5218"/>
    <w:rsid w:val="00FF522D"/>
    <w:rsid w:val="00FF53E2"/>
    <w:rsid w:val="00FF5413"/>
    <w:rsid w:val="00FF5602"/>
    <w:rsid w:val="00FF5672"/>
    <w:rsid w:val="00FF573D"/>
    <w:rsid w:val="00FF5835"/>
    <w:rsid w:val="00FF5870"/>
    <w:rsid w:val="00FF58C9"/>
    <w:rsid w:val="00FF5952"/>
    <w:rsid w:val="00FF59A6"/>
    <w:rsid w:val="00FF59F3"/>
    <w:rsid w:val="00FF5AB6"/>
    <w:rsid w:val="00FF5AB9"/>
    <w:rsid w:val="00FF5B1A"/>
    <w:rsid w:val="00FF5BBD"/>
    <w:rsid w:val="00FF5C61"/>
    <w:rsid w:val="00FF5C69"/>
    <w:rsid w:val="00FF5EF1"/>
    <w:rsid w:val="00FF5F22"/>
    <w:rsid w:val="00FF5FCF"/>
    <w:rsid w:val="00FF5FF6"/>
    <w:rsid w:val="00FF6061"/>
    <w:rsid w:val="00FF60D3"/>
    <w:rsid w:val="00FF6152"/>
    <w:rsid w:val="00FF6160"/>
    <w:rsid w:val="00FF6164"/>
    <w:rsid w:val="00FF639A"/>
    <w:rsid w:val="00FF63C8"/>
    <w:rsid w:val="00FF646A"/>
    <w:rsid w:val="00FF64D0"/>
    <w:rsid w:val="00FF64EE"/>
    <w:rsid w:val="00FF65EF"/>
    <w:rsid w:val="00FF666A"/>
    <w:rsid w:val="00FF66B9"/>
    <w:rsid w:val="00FF66E3"/>
    <w:rsid w:val="00FF684E"/>
    <w:rsid w:val="00FF68C2"/>
    <w:rsid w:val="00FF68CD"/>
    <w:rsid w:val="00FF6965"/>
    <w:rsid w:val="00FF69C6"/>
    <w:rsid w:val="00FF6A2A"/>
    <w:rsid w:val="00FF6DEB"/>
    <w:rsid w:val="00FF6E18"/>
    <w:rsid w:val="00FF6E9F"/>
    <w:rsid w:val="00FF6ED2"/>
    <w:rsid w:val="00FF6F81"/>
    <w:rsid w:val="00FF6FC4"/>
    <w:rsid w:val="00FF705F"/>
    <w:rsid w:val="00FF7105"/>
    <w:rsid w:val="00FF7252"/>
    <w:rsid w:val="00FF7257"/>
    <w:rsid w:val="00FF73FD"/>
    <w:rsid w:val="00FF7418"/>
    <w:rsid w:val="00FF749F"/>
    <w:rsid w:val="00FF759A"/>
    <w:rsid w:val="00FF76F0"/>
    <w:rsid w:val="00FF7726"/>
    <w:rsid w:val="00FF77C7"/>
    <w:rsid w:val="00FF77D9"/>
    <w:rsid w:val="00FF7815"/>
    <w:rsid w:val="00FF78B2"/>
    <w:rsid w:val="00FF7AB4"/>
    <w:rsid w:val="00FF7B3F"/>
    <w:rsid w:val="00FF7B6D"/>
    <w:rsid w:val="00FF7CEE"/>
    <w:rsid w:val="00FF7DD7"/>
    <w:rsid w:val="00FF7DF8"/>
    <w:rsid w:val="00FF7E5F"/>
    <w:rsid w:val="00FF7E98"/>
    <w:rsid w:val="0265248B"/>
    <w:rsid w:val="02789EB0"/>
    <w:rsid w:val="02E1B7C8"/>
    <w:rsid w:val="0339662D"/>
    <w:rsid w:val="03D065D5"/>
    <w:rsid w:val="03D22170"/>
    <w:rsid w:val="0425FEC9"/>
    <w:rsid w:val="05E87AD2"/>
    <w:rsid w:val="06BDEA69"/>
    <w:rsid w:val="075F98C4"/>
    <w:rsid w:val="08337BDE"/>
    <w:rsid w:val="0854E116"/>
    <w:rsid w:val="088E7301"/>
    <w:rsid w:val="09BD8AB8"/>
    <w:rsid w:val="0ADBD1ED"/>
    <w:rsid w:val="0AE40B35"/>
    <w:rsid w:val="0B0DB346"/>
    <w:rsid w:val="0D7F6175"/>
    <w:rsid w:val="0F75A1D9"/>
    <w:rsid w:val="0FDC2D52"/>
    <w:rsid w:val="105E0F8B"/>
    <w:rsid w:val="10A810D7"/>
    <w:rsid w:val="1130A56C"/>
    <w:rsid w:val="12BF7A4D"/>
    <w:rsid w:val="13138745"/>
    <w:rsid w:val="13287791"/>
    <w:rsid w:val="139E4224"/>
    <w:rsid w:val="13ECE878"/>
    <w:rsid w:val="14659B5A"/>
    <w:rsid w:val="15510C20"/>
    <w:rsid w:val="160EA464"/>
    <w:rsid w:val="1619ACB1"/>
    <w:rsid w:val="17FF63D2"/>
    <w:rsid w:val="17FF7167"/>
    <w:rsid w:val="1A5219FF"/>
    <w:rsid w:val="1A522191"/>
    <w:rsid w:val="1AD62334"/>
    <w:rsid w:val="1C460CA2"/>
    <w:rsid w:val="1CAE9779"/>
    <w:rsid w:val="1CCA77F9"/>
    <w:rsid w:val="1DE0E0E4"/>
    <w:rsid w:val="1E8E9A95"/>
    <w:rsid w:val="1EC1A028"/>
    <w:rsid w:val="1F19DCEB"/>
    <w:rsid w:val="206C8676"/>
    <w:rsid w:val="20C17F08"/>
    <w:rsid w:val="21513940"/>
    <w:rsid w:val="2253924B"/>
    <w:rsid w:val="23F07248"/>
    <w:rsid w:val="24F5A46F"/>
    <w:rsid w:val="26CAB1A7"/>
    <w:rsid w:val="272E5DFF"/>
    <w:rsid w:val="27E42ED4"/>
    <w:rsid w:val="27EC0899"/>
    <w:rsid w:val="2834D1DE"/>
    <w:rsid w:val="2875BD84"/>
    <w:rsid w:val="29C01667"/>
    <w:rsid w:val="2A0E6CD9"/>
    <w:rsid w:val="2A10F66D"/>
    <w:rsid w:val="2AAB927C"/>
    <w:rsid w:val="2F5E827A"/>
    <w:rsid w:val="3031C702"/>
    <w:rsid w:val="306A70B0"/>
    <w:rsid w:val="3107F7C5"/>
    <w:rsid w:val="323DFC8C"/>
    <w:rsid w:val="3262B3E1"/>
    <w:rsid w:val="32760A73"/>
    <w:rsid w:val="32D33A96"/>
    <w:rsid w:val="33459150"/>
    <w:rsid w:val="345BB8D3"/>
    <w:rsid w:val="345C2668"/>
    <w:rsid w:val="348DBA66"/>
    <w:rsid w:val="3520FF1F"/>
    <w:rsid w:val="35407C21"/>
    <w:rsid w:val="3540E0C8"/>
    <w:rsid w:val="379142F8"/>
    <w:rsid w:val="39A92786"/>
    <w:rsid w:val="3A137B7E"/>
    <w:rsid w:val="3AFF6259"/>
    <w:rsid w:val="3B042462"/>
    <w:rsid w:val="3CD71933"/>
    <w:rsid w:val="3CE31B38"/>
    <w:rsid w:val="3D0A967A"/>
    <w:rsid w:val="3D1DDC08"/>
    <w:rsid w:val="3D2991A5"/>
    <w:rsid w:val="3DBBC05E"/>
    <w:rsid w:val="3E6874C3"/>
    <w:rsid w:val="3FC9B3A5"/>
    <w:rsid w:val="3FEF8CF9"/>
    <w:rsid w:val="41D3AF46"/>
    <w:rsid w:val="4208122A"/>
    <w:rsid w:val="4291F9F7"/>
    <w:rsid w:val="42DF86B8"/>
    <w:rsid w:val="43B2B02E"/>
    <w:rsid w:val="43EBBE83"/>
    <w:rsid w:val="447514E9"/>
    <w:rsid w:val="44A18A7A"/>
    <w:rsid w:val="45C61E82"/>
    <w:rsid w:val="46279520"/>
    <w:rsid w:val="46FC0CC3"/>
    <w:rsid w:val="497EFD0E"/>
    <w:rsid w:val="4A42CCBC"/>
    <w:rsid w:val="4A834876"/>
    <w:rsid w:val="4A9617B9"/>
    <w:rsid w:val="4D58F135"/>
    <w:rsid w:val="4D7F4355"/>
    <w:rsid w:val="4DA75EE6"/>
    <w:rsid w:val="4E81EA21"/>
    <w:rsid w:val="4EB102B4"/>
    <w:rsid w:val="5040FB26"/>
    <w:rsid w:val="51F057BB"/>
    <w:rsid w:val="5460AFF6"/>
    <w:rsid w:val="555B7CCD"/>
    <w:rsid w:val="558F4637"/>
    <w:rsid w:val="55F61A1B"/>
    <w:rsid w:val="562FD9D4"/>
    <w:rsid w:val="58ED642F"/>
    <w:rsid w:val="5981B2A8"/>
    <w:rsid w:val="5A73323A"/>
    <w:rsid w:val="5A9BC373"/>
    <w:rsid w:val="5AA5D89C"/>
    <w:rsid w:val="5B3D11D8"/>
    <w:rsid w:val="5BB345EB"/>
    <w:rsid w:val="5D348860"/>
    <w:rsid w:val="5D5A4E9C"/>
    <w:rsid w:val="6059DC0E"/>
    <w:rsid w:val="60D9E942"/>
    <w:rsid w:val="613332F5"/>
    <w:rsid w:val="625698DA"/>
    <w:rsid w:val="62B8112A"/>
    <w:rsid w:val="636849AA"/>
    <w:rsid w:val="64BE5C04"/>
    <w:rsid w:val="67B5F019"/>
    <w:rsid w:val="67C1CEAA"/>
    <w:rsid w:val="692FECDC"/>
    <w:rsid w:val="6A237CFE"/>
    <w:rsid w:val="6A4E82BE"/>
    <w:rsid w:val="6AC87E53"/>
    <w:rsid w:val="6BF40957"/>
    <w:rsid w:val="6C3E4569"/>
    <w:rsid w:val="6E50B5E5"/>
    <w:rsid w:val="6E75DE55"/>
    <w:rsid w:val="6F556681"/>
    <w:rsid w:val="6FACA7AE"/>
    <w:rsid w:val="7060E74F"/>
    <w:rsid w:val="70AE387E"/>
    <w:rsid w:val="70D94405"/>
    <w:rsid w:val="73933CCD"/>
    <w:rsid w:val="74433989"/>
    <w:rsid w:val="74B4F091"/>
    <w:rsid w:val="75554566"/>
    <w:rsid w:val="7658AD4B"/>
    <w:rsid w:val="768454D1"/>
    <w:rsid w:val="793E35A8"/>
    <w:rsid w:val="79C1601B"/>
    <w:rsid w:val="79F631DD"/>
    <w:rsid w:val="7A974EDF"/>
    <w:rsid w:val="7B505F2C"/>
    <w:rsid w:val="7B50ACA3"/>
    <w:rsid w:val="7BFD6FA6"/>
    <w:rsid w:val="7C46F560"/>
    <w:rsid w:val="7C657B9A"/>
    <w:rsid w:val="7D5C9689"/>
    <w:rsid w:val="7D667C4D"/>
    <w:rsid w:val="7E23D318"/>
    <w:rsid w:val="7E7EB7C4"/>
    <w:rsid w:val="7F1D4510"/>
    <w:rsid w:val="7F76DB6D"/>
    <w:rsid w:val="7FD0ACE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E8EA7F5"/>
  <w15:docId w15:val="{8D1E1C2E-B54E-4C5F-BF0F-0EBC26A66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345"/>
    <w:pPr>
      <w:spacing w:before="120" w:after="0" w:line="240" w:lineRule="auto"/>
      <w:jc w:val="both"/>
    </w:pPr>
    <w:rPr>
      <w:rFonts w:ascii="Times New Roman" w:hAnsi="Times New Roman" w:cs="Times New Roman"/>
      <w:sz w:val="24"/>
      <w:szCs w:val="24"/>
    </w:rPr>
  </w:style>
  <w:style w:type="paragraph" w:styleId="Ttulo1">
    <w:name w:val="heading 1"/>
    <w:basedOn w:val="Normal"/>
    <w:next w:val="Normal"/>
    <w:link w:val="Ttulo1Char"/>
    <w:qFormat/>
    <w:rsid w:val="00E621B9"/>
    <w:pPr>
      <w:keepNext/>
      <w:numPr>
        <w:numId w:val="3"/>
      </w:numPr>
      <w:tabs>
        <w:tab w:val="left" w:pos="567"/>
      </w:tabs>
      <w:outlineLvl w:val="0"/>
    </w:pPr>
    <w:rPr>
      <w:rFonts w:eastAsia="Times New Roman"/>
      <w:b/>
      <w:szCs w:val="20"/>
      <w:lang w:eastAsia="pt-BR"/>
    </w:rPr>
  </w:style>
  <w:style w:type="paragraph" w:styleId="Ttulo2">
    <w:name w:val="heading 2"/>
    <w:basedOn w:val="Normal"/>
    <w:next w:val="Normal"/>
    <w:link w:val="Ttulo2Char"/>
    <w:uiPriority w:val="9"/>
    <w:unhideWhenUsed/>
    <w:qFormat/>
    <w:rsid w:val="00A349B1"/>
    <w:pPr>
      <w:keepNext/>
      <w:keepLines/>
      <w:numPr>
        <w:ilvl w:val="1"/>
        <w:numId w:val="3"/>
      </w:numPr>
      <w:tabs>
        <w:tab w:val="left" w:pos="567"/>
      </w:tabs>
      <w:outlineLvl w:val="1"/>
    </w:pPr>
    <w:rPr>
      <w:rFonts w:eastAsiaTheme="majorEastAsia"/>
      <w:szCs w:val="26"/>
      <w:u w:val="single"/>
    </w:rPr>
  </w:style>
  <w:style w:type="paragraph" w:styleId="Ttulo3">
    <w:name w:val="heading 3"/>
    <w:basedOn w:val="Normal"/>
    <w:next w:val="Normal"/>
    <w:link w:val="Ttulo3Char"/>
    <w:uiPriority w:val="9"/>
    <w:unhideWhenUsed/>
    <w:qFormat/>
    <w:rsid w:val="00AE0989"/>
    <w:pPr>
      <w:keepNext/>
      <w:keepLines/>
      <w:numPr>
        <w:ilvl w:val="2"/>
        <w:numId w:val="3"/>
      </w:numPr>
      <w:tabs>
        <w:tab w:val="left" w:pos="709"/>
      </w:tabs>
      <w:outlineLvl w:val="2"/>
    </w:pPr>
    <w:rPr>
      <w:rFonts w:eastAsiaTheme="majorEastAsia"/>
      <w:u w:val="single"/>
    </w:rPr>
  </w:style>
  <w:style w:type="paragraph" w:styleId="Ttulo4">
    <w:name w:val="heading 4"/>
    <w:basedOn w:val="Normal"/>
    <w:next w:val="Normal"/>
    <w:link w:val="Ttulo4Char"/>
    <w:uiPriority w:val="9"/>
    <w:unhideWhenUsed/>
    <w:qFormat/>
    <w:rsid w:val="000927AF"/>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0927AF"/>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0927AF"/>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0927AF"/>
    <w:pPr>
      <w:keepNext/>
      <w:keepLines/>
      <w:numPr>
        <w:ilvl w:val="6"/>
        <w:numId w:val="3"/>
      </w:numPr>
      <w:tabs>
        <w:tab w:val="num" w:pos="360"/>
      </w:tabs>
      <w:spacing w:before="40"/>
      <w:ind w:left="0" w:firstLine="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0927AF"/>
    <w:pPr>
      <w:keepNext/>
      <w:keepLines/>
      <w:numPr>
        <w:ilvl w:val="7"/>
        <w:numId w:val="3"/>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0927AF"/>
    <w:pPr>
      <w:keepNext/>
      <w:keepLines/>
      <w:numPr>
        <w:ilvl w:val="8"/>
        <w:numId w:val="3"/>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E621B9"/>
    <w:rPr>
      <w:rFonts w:ascii="Times New Roman" w:eastAsia="Times New Roman" w:hAnsi="Times New Roman" w:cs="Times New Roman"/>
      <w:b/>
      <w:sz w:val="24"/>
      <w:szCs w:val="20"/>
      <w:lang w:eastAsia="pt-BR"/>
    </w:rPr>
  </w:style>
  <w:style w:type="character" w:customStyle="1" w:styleId="Ttulo2Char">
    <w:name w:val="Título 2 Char"/>
    <w:basedOn w:val="Fontepargpadro"/>
    <w:link w:val="Ttulo2"/>
    <w:uiPriority w:val="9"/>
    <w:rsid w:val="00A349B1"/>
    <w:rPr>
      <w:rFonts w:ascii="Times New Roman" w:eastAsiaTheme="majorEastAsia" w:hAnsi="Times New Roman" w:cs="Times New Roman"/>
      <w:sz w:val="24"/>
      <w:szCs w:val="26"/>
      <w:u w:val="single"/>
    </w:rPr>
  </w:style>
  <w:style w:type="character" w:customStyle="1" w:styleId="Ttulo3Char">
    <w:name w:val="Título 3 Char"/>
    <w:basedOn w:val="Fontepargpadro"/>
    <w:link w:val="Ttulo3"/>
    <w:uiPriority w:val="9"/>
    <w:rsid w:val="00AE0989"/>
    <w:rPr>
      <w:rFonts w:ascii="Times New Roman" w:eastAsiaTheme="majorEastAsia" w:hAnsi="Times New Roman" w:cs="Times New Roman"/>
      <w:sz w:val="24"/>
      <w:szCs w:val="24"/>
      <w:u w:val="single"/>
    </w:rPr>
  </w:style>
  <w:style w:type="character" w:customStyle="1" w:styleId="Ttulo4Char">
    <w:name w:val="Título 4 Char"/>
    <w:basedOn w:val="Fontepargpadro"/>
    <w:link w:val="Ttulo4"/>
    <w:uiPriority w:val="9"/>
    <w:rsid w:val="000927AF"/>
    <w:rPr>
      <w:rFonts w:asciiTheme="majorHAnsi" w:eastAsiaTheme="majorEastAsia" w:hAnsiTheme="majorHAnsi" w:cstheme="majorBidi"/>
      <w:i/>
      <w:iCs/>
      <w:color w:val="2E74B5" w:themeColor="accent1" w:themeShade="BF"/>
      <w:sz w:val="24"/>
      <w:szCs w:val="24"/>
    </w:rPr>
  </w:style>
  <w:style w:type="character" w:customStyle="1" w:styleId="Ttulo5Char">
    <w:name w:val="Título 5 Char"/>
    <w:basedOn w:val="Fontepargpadro"/>
    <w:link w:val="Ttulo5"/>
    <w:uiPriority w:val="9"/>
    <w:rsid w:val="000927AF"/>
    <w:rPr>
      <w:rFonts w:asciiTheme="majorHAnsi" w:eastAsiaTheme="majorEastAsia" w:hAnsiTheme="majorHAnsi" w:cstheme="majorBidi"/>
      <w:color w:val="2E74B5" w:themeColor="accent1" w:themeShade="BF"/>
      <w:sz w:val="24"/>
      <w:szCs w:val="24"/>
    </w:rPr>
  </w:style>
  <w:style w:type="character" w:customStyle="1" w:styleId="Ttulo6Char">
    <w:name w:val="Título 6 Char"/>
    <w:basedOn w:val="Fontepargpadro"/>
    <w:link w:val="Ttulo6"/>
    <w:uiPriority w:val="9"/>
    <w:semiHidden/>
    <w:rsid w:val="000927AF"/>
    <w:rPr>
      <w:rFonts w:asciiTheme="majorHAnsi" w:eastAsiaTheme="majorEastAsia" w:hAnsiTheme="majorHAnsi" w:cstheme="majorBidi"/>
      <w:color w:val="1F4D78" w:themeColor="accent1" w:themeShade="7F"/>
      <w:sz w:val="24"/>
      <w:szCs w:val="24"/>
    </w:rPr>
  </w:style>
  <w:style w:type="character" w:customStyle="1" w:styleId="Ttulo7Char">
    <w:name w:val="Título 7 Char"/>
    <w:basedOn w:val="Fontepargpadro"/>
    <w:link w:val="Ttulo7"/>
    <w:uiPriority w:val="9"/>
    <w:semiHidden/>
    <w:rsid w:val="000927AF"/>
    <w:rPr>
      <w:rFonts w:asciiTheme="majorHAnsi" w:eastAsiaTheme="majorEastAsia" w:hAnsiTheme="majorHAnsi" w:cstheme="majorBidi"/>
      <w:i/>
      <w:iCs/>
      <w:color w:val="1F4D78" w:themeColor="accent1" w:themeShade="7F"/>
      <w:sz w:val="24"/>
      <w:szCs w:val="24"/>
    </w:rPr>
  </w:style>
  <w:style w:type="character" w:customStyle="1" w:styleId="Ttulo8Char">
    <w:name w:val="Título 8 Char"/>
    <w:basedOn w:val="Fontepargpadro"/>
    <w:link w:val="Ttulo8"/>
    <w:uiPriority w:val="9"/>
    <w:semiHidden/>
    <w:rsid w:val="000927A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0927AF"/>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460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aliases w:val="Numbering,Parágrafo 1o nível,Bullet Points,Liste Paragraf,Listenabsatz1,Bullet Ponto,Itemização,Parágrafo 1ºnível"/>
    <w:basedOn w:val="Normal"/>
    <w:link w:val="PargrafodaListaChar"/>
    <w:uiPriority w:val="34"/>
    <w:qFormat/>
    <w:rsid w:val="00040635"/>
    <w:pPr>
      <w:ind w:left="720"/>
      <w:contextualSpacing/>
    </w:pPr>
    <w:rPr>
      <w:rFonts w:eastAsia="Times New Roman"/>
      <w:sz w:val="20"/>
      <w:szCs w:val="20"/>
      <w:lang w:eastAsia="pt-BR"/>
    </w:rPr>
  </w:style>
  <w:style w:type="character" w:customStyle="1" w:styleId="PargrafodaListaChar">
    <w:name w:val="Parágrafo da Lista Char"/>
    <w:aliases w:val="Numbering Char,Parágrafo 1o nível Char,Bullet Points Char,Liste Paragraf Char,Listenabsatz1 Char,Bullet Ponto Char,Itemização Char,Parágrafo 1ºnível Char"/>
    <w:basedOn w:val="Fontepargpadro"/>
    <w:link w:val="PargrafodaLista"/>
    <w:uiPriority w:val="34"/>
    <w:rsid w:val="00077C46"/>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8E2E57"/>
    <w:pPr>
      <w:spacing w:before="100" w:beforeAutospacing="1" w:after="100" w:afterAutospacing="1"/>
    </w:pPr>
    <w:rPr>
      <w:rFonts w:eastAsia="Times New Roman"/>
      <w:lang w:eastAsia="pt-BR"/>
    </w:rPr>
  </w:style>
  <w:style w:type="character" w:customStyle="1" w:styleId="TextodenotaderodapChar">
    <w:name w:val="Texto de nota de rodapé Char"/>
    <w:basedOn w:val="Fontepargpadro"/>
    <w:link w:val="Textodenotaderodap"/>
    <w:uiPriority w:val="99"/>
    <w:rsid w:val="008E2E57"/>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unhideWhenUsed/>
    <w:rsid w:val="008E2E57"/>
  </w:style>
  <w:style w:type="character" w:styleId="Forte">
    <w:name w:val="Strong"/>
    <w:basedOn w:val="Fontepargpadro"/>
    <w:uiPriority w:val="22"/>
    <w:qFormat/>
    <w:rsid w:val="008E2E57"/>
    <w:rPr>
      <w:b/>
      <w:bCs/>
    </w:rPr>
  </w:style>
  <w:style w:type="paragraph" w:styleId="Textodenotadefim">
    <w:name w:val="endnote text"/>
    <w:basedOn w:val="Normal"/>
    <w:link w:val="TextodenotadefimChar"/>
    <w:uiPriority w:val="99"/>
    <w:unhideWhenUsed/>
    <w:rsid w:val="008E7507"/>
    <w:rPr>
      <w:sz w:val="20"/>
      <w:szCs w:val="20"/>
    </w:rPr>
  </w:style>
  <w:style w:type="character" w:customStyle="1" w:styleId="TextodenotadefimChar">
    <w:name w:val="Texto de nota de fim Char"/>
    <w:basedOn w:val="Fontepargpadro"/>
    <w:link w:val="Textodenotadefim"/>
    <w:uiPriority w:val="99"/>
    <w:rsid w:val="008E7507"/>
    <w:rPr>
      <w:sz w:val="20"/>
      <w:szCs w:val="20"/>
    </w:rPr>
  </w:style>
  <w:style w:type="character" w:styleId="Refdenotadefim">
    <w:name w:val="endnote reference"/>
    <w:basedOn w:val="Fontepargpadro"/>
    <w:uiPriority w:val="99"/>
    <w:unhideWhenUsed/>
    <w:rsid w:val="008E7507"/>
    <w:rPr>
      <w:vertAlign w:val="superscript"/>
    </w:rPr>
  </w:style>
  <w:style w:type="paragraph" w:styleId="NormalWeb">
    <w:name w:val="Normal (Web)"/>
    <w:basedOn w:val="Normal"/>
    <w:uiPriority w:val="99"/>
    <w:unhideWhenUsed/>
    <w:rsid w:val="00192CBB"/>
    <w:pPr>
      <w:spacing w:before="100" w:beforeAutospacing="1" w:after="100" w:afterAutospacing="1"/>
    </w:pPr>
    <w:rPr>
      <w:rFonts w:eastAsia="Times New Roman"/>
      <w:lang w:eastAsia="pt-BR"/>
    </w:rPr>
  </w:style>
  <w:style w:type="character" w:styleId="Hyperlink">
    <w:name w:val="Hyperlink"/>
    <w:basedOn w:val="Fontepargpadro"/>
    <w:uiPriority w:val="99"/>
    <w:unhideWhenUsed/>
    <w:rsid w:val="00CE3B0C"/>
    <w:rPr>
      <w:noProof/>
      <w:color w:val="0000FF"/>
      <w:u w:val="single"/>
    </w:rPr>
  </w:style>
  <w:style w:type="paragraph" w:styleId="Cabealho">
    <w:name w:val="header"/>
    <w:basedOn w:val="Normal"/>
    <w:link w:val="CabealhoChar"/>
    <w:uiPriority w:val="99"/>
    <w:unhideWhenUsed/>
    <w:rsid w:val="00E57C18"/>
    <w:pPr>
      <w:tabs>
        <w:tab w:val="center" w:pos="4252"/>
        <w:tab w:val="right" w:pos="8504"/>
      </w:tabs>
    </w:pPr>
  </w:style>
  <w:style w:type="character" w:customStyle="1" w:styleId="CabealhoChar">
    <w:name w:val="Cabeçalho Char"/>
    <w:basedOn w:val="Fontepargpadro"/>
    <w:link w:val="Cabealho"/>
    <w:uiPriority w:val="99"/>
    <w:rsid w:val="00E57C18"/>
  </w:style>
  <w:style w:type="paragraph" w:styleId="Rodap">
    <w:name w:val="footer"/>
    <w:basedOn w:val="Normal"/>
    <w:link w:val="RodapChar"/>
    <w:uiPriority w:val="99"/>
    <w:unhideWhenUsed/>
    <w:rsid w:val="00E57C18"/>
    <w:pPr>
      <w:tabs>
        <w:tab w:val="center" w:pos="4252"/>
        <w:tab w:val="right" w:pos="8504"/>
      </w:tabs>
    </w:pPr>
  </w:style>
  <w:style w:type="character" w:customStyle="1" w:styleId="RodapChar">
    <w:name w:val="Rodapé Char"/>
    <w:basedOn w:val="Fontepargpadro"/>
    <w:link w:val="Rodap"/>
    <w:uiPriority w:val="99"/>
    <w:rsid w:val="00E57C18"/>
  </w:style>
  <w:style w:type="paragraph" w:customStyle="1" w:styleId="textbody">
    <w:name w:val="textbody"/>
    <w:basedOn w:val="Normal"/>
    <w:rsid w:val="00F74AAA"/>
    <w:pPr>
      <w:spacing w:before="100" w:beforeAutospacing="1" w:after="100" w:afterAutospacing="1"/>
    </w:pPr>
    <w:rPr>
      <w:rFonts w:eastAsia="Times New Roman"/>
      <w:lang w:eastAsia="pt-BR"/>
    </w:rPr>
  </w:style>
  <w:style w:type="paragraph" w:customStyle="1" w:styleId="texto1">
    <w:name w:val="texto1"/>
    <w:basedOn w:val="Normal"/>
    <w:rsid w:val="001E16A8"/>
    <w:pPr>
      <w:spacing w:before="100" w:beforeAutospacing="1" w:after="100" w:afterAutospacing="1"/>
    </w:pPr>
    <w:rPr>
      <w:rFonts w:eastAsia="Times New Roman"/>
      <w:lang w:eastAsia="pt-BR"/>
    </w:rPr>
  </w:style>
  <w:style w:type="paragraph" w:styleId="Textodebalo">
    <w:name w:val="Balloon Text"/>
    <w:basedOn w:val="Normal"/>
    <w:link w:val="TextodebaloChar"/>
    <w:uiPriority w:val="99"/>
    <w:semiHidden/>
    <w:unhideWhenUsed/>
    <w:rsid w:val="00616F57"/>
    <w:rPr>
      <w:rFonts w:ascii="Tahoma" w:hAnsi="Tahoma" w:cs="Tahoma"/>
      <w:sz w:val="16"/>
      <w:szCs w:val="16"/>
    </w:rPr>
  </w:style>
  <w:style w:type="character" w:customStyle="1" w:styleId="TextodebaloChar">
    <w:name w:val="Texto de balão Char"/>
    <w:basedOn w:val="Fontepargpadro"/>
    <w:link w:val="Textodebalo"/>
    <w:uiPriority w:val="99"/>
    <w:semiHidden/>
    <w:rsid w:val="00616F57"/>
    <w:rPr>
      <w:rFonts w:ascii="Tahoma" w:hAnsi="Tahoma" w:cs="Tahoma"/>
      <w:sz w:val="16"/>
      <w:szCs w:val="16"/>
    </w:rPr>
  </w:style>
  <w:style w:type="paragraph" w:styleId="Textoembloco">
    <w:name w:val="Block Text"/>
    <w:basedOn w:val="Normal"/>
    <w:rsid w:val="00616F57"/>
    <w:pPr>
      <w:widowControl w:val="0"/>
      <w:tabs>
        <w:tab w:val="left" w:pos="-1276"/>
        <w:tab w:val="left" w:pos="900"/>
        <w:tab w:val="left" w:pos="1800"/>
        <w:tab w:val="left" w:pos="2700"/>
        <w:tab w:val="left" w:pos="3600"/>
        <w:tab w:val="left" w:pos="4500"/>
        <w:tab w:val="left" w:pos="5400"/>
        <w:tab w:val="left" w:pos="6300"/>
        <w:tab w:val="left" w:pos="7200"/>
        <w:tab w:val="left" w:pos="8100"/>
        <w:tab w:val="left" w:pos="9639"/>
      </w:tabs>
      <w:spacing w:after="240"/>
      <w:ind w:left="284" w:right="-612" w:firstLine="2225"/>
    </w:pPr>
    <w:rPr>
      <w:rFonts w:eastAsia="Times New Roman"/>
      <w:sz w:val="26"/>
      <w:szCs w:val="20"/>
      <w:lang w:eastAsia="pt-BR"/>
    </w:rPr>
  </w:style>
  <w:style w:type="character" w:styleId="Refdecomentrio">
    <w:name w:val="annotation reference"/>
    <w:basedOn w:val="Fontepargpadro"/>
    <w:uiPriority w:val="99"/>
    <w:unhideWhenUsed/>
    <w:rsid w:val="005844BE"/>
    <w:rPr>
      <w:sz w:val="16"/>
      <w:szCs w:val="16"/>
    </w:rPr>
  </w:style>
  <w:style w:type="paragraph" w:styleId="Textodecomentrio">
    <w:name w:val="annotation text"/>
    <w:basedOn w:val="Normal"/>
    <w:link w:val="TextodecomentrioChar"/>
    <w:uiPriority w:val="99"/>
    <w:unhideWhenUsed/>
    <w:rsid w:val="005844BE"/>
    <w:rPr>
      <w:sz w:val="20"/>
      <w:szCs w:val="20"/>
    </w:rPr>
  </w:style>
  <w:style w:type="character" w:customStyle="1" w:styleId="TextodecomentrioChar">
    <w:name w:val="Texto de comentário Char"/>
    <w:basedOn w:val="Fontepargpadro"/>
    <w:link w:val="Textodecomentrio"/>
    <w:uiPriority w:val="99"/>
    <w:rsid w:val="005844BE"/>
    <w:rPr>
      <w:sz w:val="20"/>
      <w:szCs w:val="20"/>
    </w:rPr>
  </w:style>
  <w:style w:type="paragraph" w:styleId="Assuntodocomentrio">
    <w:name w:val="annotation subject"/>
    <w:basedOn w:val="Textodecomentrio"/>
    <w:next w:val="Textodecomentrio"/>
    <w:link w:val="AssuntodocomentrioChar"/>
    <w:uiPriority w:val="99"/>
    <w:unhideWhenUsed/>
    <w:rsid w:val="00AA0EC5"/>
    <w:rPr>
      <w:b/>
      <w:bCs/>
    </w:rPr>
  </w:style>
  <w:style w:type="character" w:customStyle="1" w:styleId="AssuntodocomentrioChar">
    <w:name w:val="Assunto do comentário Char"/>
    <w:basedOn w:val="TextodecomentrioChar"/>
    <w:link w:val="Assuntodocomentrio"/>
    <w:uiPriority w:val="99"/>
    <w:rsid w:val="00AA0EC5"/>
    <w:rPr>
      <w:b/>
      <w:bCs/>
      <w:sz w:val="20"/>
      <w:szCs w:val="20"/>
    </w:rPr>
  </w:style>
  <w:style w:type="paragraph" w:styleId="Corpodetexto2">
    <w:name w:val="Body Text 2"/>
    <w:basedOn w:val="Normal"/>
    <w:link w:val="Corpodetexto2Char"/>
    <w:uiPriority w:val="99"/>
    <w:rsid w:val="00FD64E8"/>
    <w:pPr>
      <w:spacing w:after="120"/>
    </w:pPr>
    <w:rPr>
      <w:rFonts w:eastAsia="Times New Roman"/>
      <w:b/>
      <w:snapToGrid w:val="0"/>
      <w:color w:val="000000"/>
      <w:szCs w:val="20"/>
    </w:rPr>
  </w:style>
  <w:style w:type="character" w:customStyle="1" w:styleId="Corpodetexto2Char">
    <w:name w:val="Corpo de texto 2 Char"/>
    <w:basedOn w:val="Fontepargpadro"/>
    <w:link w:val="Corpodetexto2"/>
    <w:uiPriority w:val="99"/>
    <w:rsid w:val="00FD64E8"/>
    <w:rPr>
      <w:rFonts w:ascii="Times New Roman" w:eastAsia="Times New Roman" w:hAnsi="Times New Roman" w:cs="Times New Roman"/>
      <w:b/>
      <w:snapToGrid w:val="0"/>
      <w:color w:val="000000"/>
      <w:sz w:val="24"/>
      <w:szCs w:val="20"/>
    </w:rPr>
  </w:style>
  <w:style w:type="paragraph" w:customStyle="1" w:styleId="Termo2">
    <w:name w:val="Termo2"/>
    <w:basedOn w:val="Normal"/>
    <w:next w:val="Normal"/>
    <w:rsid w:val="00FD64E8"/>
    <w:pPr>
      <w:spacing w:before="60" w:after="60"/>
    </w:pPr>
    <w:rPr>
      <w:rFonts w:eastAsia="Times New Roman"/>
      <w:b/>
      <w:szCs w:val="20"/>
      <w:lang w:eastAsia="pt-BR"/>
    </w:rPr>
  </w:style>
  <w:style w:type="paragraph" w:customStyle="1" w:styleId="Ttulorelatrio">
    <w:name w:val="Título relatório"/>
    <w:basedOn w:val="Normal"/>
    <w:rsid w:val="00FD64E8"/>
    <w:pPr>
      <w:spacing w:after="480"/>
      <w:jc w:val="center"/>
    </w:pPr>
    <w:rPr>
      <w:rFonts w:ascii="Times New (W1)" w:eastAsia="Times New Roman" w:hAnsi="Times New (W1)"/>
      <w:b/>
      <w:caps/>
      <w:noProof/>
      <w:sz w:val="32"/>
      <w:szCs w:val="20"/>
      <w:lang w:eastAsia="pt-BR"/>
    </w:rPr>
  </w:style>
  <w:style w:type="paragraph" w:customStyle="1" w:styleId="Default">
    <w:name w:val="Default"/>
    <w:rsid w:val="00111C82"/>
    <w:pPr>
      <w:autoSpaceDE w:val="0"/>
      <w:autoSpaceDN w:val="0"/>
      <w:adjustRightInd w:val="0"/>
      <w:spacing w:after="0" w:line="240" w:lineRule="auto"/>
    </w:pPr>
    <w:rPr>
      <w:rFonts w:ascii="Times New Roman" w:hAnsi="Times New Roman" w:cs="Times New Roman"/>
      <w:color w:val="000000"/>
      <w:sz w:val="24"/>
      <w:szCs w:val="24"/>
    </w:rPr>
  </w:style>
  <w:style w:type="paragraph" w:styleId="ndicedeilustraes">
    <w:name w:val="table of figures"/>
    <w:basedOn w:val="Normal"/>
    <w:next w:val="Normal"/>
    <w:uiPriority w:val="99"/>
    <w:unhideWhenUsed/>
    <w:rsid w:val="00AD2CD9"/>
    <w:pPr>
      <w:ind w:left="720" w:hanging="720"/>
    </w:pPr>
    <w:rPr>
      <w:rFonts w:eastAsia="Times New Roman"/>
      <w:szCs w:val="20"/>
      <w:lang w:eastAsia="pt-BR"/>
    </w:rPr>
  </w:style>
  <w:style w:type="paragraph" w:styleId="Legenda">
    <w:name w:val="caption"/>
    <w:basedOn w:val="Normal"/>
    <w:next w:val="Normal"/>
    <w:link w:val="LegendaChar"/>
    <w:qFormat/>
    <w:rsid w:val="00FD6942"/>
    <w:rPr>
      <w:rFonts w:eastAsia="Times New Roman"/>
      <w:b/>
      <w:bCs/>
      <w:sz w:val="20"/>
      <w:szCs w:val="20"/>
      <w:lang w:eastAsia="pt-BR"/>
    </w:rPr>
  </w:style>
  <w:style w:type="paragraph" w:styleId="CabealhodoSumrio">
    <w:name w:val="TOC Heading"/>
    <w:basedOn w:val="Ttulo1"/>
    <w:next w:val="Normal"/>
    <w:uiPriority w:val="39"/>
    <w:unhideWhenUsed/>
    <w:qFormat/>
    <w:rsid w:val="00F009AB"/>
    <w:pPr>
      <w:keepLines/>
      <w:numPr>
        <w:numId w:val="0"/>
      </w:numPr>
      <w:spacing w:before="240" w:line="259" w:lineRule="auto"/>
      <w:jc w:val="left"/>
      <w:outlineLvl w:val="9"/>
    </w:pPr>
    <w:rPr>
      <w:rFonts w:eastAsiaTheme="majorEastAsia"/>
      <w:sz w:val="32"/>
      <w:szCs w:val="32"/>
    </w:rPr>
  </w:style>
  <w:style w:type="paragraph" w:styleId="Sumrio1">
    <w:name w:val="toc 1"/>
    <w:basedOn w:val="Normal"/>
    <w:next w:val="Normal"/>
    <w:autoRedefine/>
    <w:uiPriority w:val="39"/>
    <w:unhideWhenUsed/>
    <w:rsid w:val="00C615F6"/>
    <w:pPr>
      <w:tabs>
        <w:tab w:val="left" w:pos="567"/>
        <w:tab w:val="right" w:leader="dot" w:pos="9627"/>
      </w:tabs>
      <w:spacing w:after="100"/>
    </w:pPr>
  </w:style>
  <w:style w:type="paragraph" w:styleId="Sumrio2">
    <w:name w:val="toc 2"/>
    <w:basedOn w:val="Normal"/>
    <w:next w:val="Normal"/>
    <w:autoRedefine/>
    <w:uiPriority w:val="39"/>
    <w:unhideWhenUsed/>
    <w:rsid w:val="00DE52E7"/>
    <w:pPr>
      <w:tabs>
        <w:tab w:val="left" w:pos="880"/>
        <w:tab w:val="right" w:leader="dot" w:pos="9911"/>
      </w:tabs>
      <w:spacing w:after="100"/>
      <w:ind w:left="240"/>
    </w:pPr>
  </w:style>
  <w:style w:type="paragraph" w:styleId="Sumrio3">
    <w:name w:val="toc 3"/>
    <w:basedOn w:val="Normal"/>
    <w:next w:val="Normal"/>
    <w:autoRedefine/>
    <w:uiPriority w:val="39"/>
    <w:unhideWhenUsed/>
    <w:rsid w:val="00E0336B"/>
    <w:pPr>
      <w:tabs>
        <w:tab w:val="left" w:pos="1320"/>
        <w:tab w:val="right" w:leader="dot" w:pos="9923"/>
      </w:tabs>
      <w:spacing w:after="100"/>
      <w:ind w:left="480"/>
    </w:pPr>
  </w:style>
  <w:style w:type="paragraph" w:customStyle="1" w:styleId="Pargrafonumerado">
    <w:name w:val="Parágrafo numerado"/>
    <w:basedOn w:val="Normal"/>
    <w:link w:val="PargrafonumeradoChar"/>
    <w:qFormat/>
    <w:rsid w:val="00317FD9"/>
    <w:pPr>
      <w:numPr>
        <w:numId w:val="2"/>
      </w:numPr>
      <w:tabs>
        <w:tab w:val="left" w:pos="1134"/>
      </w:tabs>
    </w:pPr>
    <w:rPr>
      <w:rFonts w:eastAsia="Times New Roman"/>
      <w:lang w:eastAsia="pt-BR"/>
    </w:rPr>
  </w:style>
  <w:style w:type="character" w:customStyle="1" w:styleId="PargrafonumeradoChar">
    <w:name w:val="Parágrafo numerado Char"/>
    <w:basedOn w:val="PargrafodaListaChar"/>
    <w:link w:val="Pargrafonumerado"/>
    <w:rsid w:val="00317FD9"/>
    <w:rPr>
      <w:rFonts w:ascii="Times New Roman" w:eastAsia="Times New Roman" w:hAnsi="Times New Roman" w:cs="Times New Roman"/>
      <w:sz w:val="24"/>
      <w:szCs w:val="24"/>
      <w:lang w:eastAsia="pt-BR"/>
    </w:rPr>
  </w:style>
  <w:style w:type="paragraph" w:customStyle="1" w:styleId="CitaoTCU">
    <w:name w:val="CitaçãoTCU"/>
    <w:basedOn w:val="PargrafodaLista"/>
    <w:link w:val="CitaoTCUChar"/>
    <w:qFormat/>
    <w:rsid w:val="0091180E"/>
    <w:pPr>
      <w:ind w:left="1134"/>
      <w:contextualSpacing w:val="0"/>
    </w:pPr>
    <w:rPr>
      <w:sz w:val="22"/>
      <w:szCs w:val="22"/>
    </w:rPr>
  </w:style>
  <w:style w:type="character" w:customStyle="1" w:styleId="CitaoTCUChar">
    <w:name w:val="CitaçãoTCU Char"/>
    <w:basedOn w:val="PargrafodaListaChar"/>
    <w:link w:val="CitaoTCU"/>
    <w:rsid w:val="0091180E"/>
    <w:rPr>
      <w:rFonts w:ascii="Times New Roman" w:eastAsia="Times New Roman" w:hAnsi="Times New Roman" w:cs="Times New Roman"/>
      <w:sz w:val="20"/>
      <w:szCs w:val="20"/>
      <w:lang w:eastAsia="pt-BR"/>
    </w:rPr>
  </w:style>
  <w:style w:type="paragraph" w:customStyle="1" w:styleId="Pargrafosubnumerado">
    <w:name w:val="Parágrafo subnumerado"/>
    <w:basedOn w:val="Pargrafonumerado"/>
    <w:link w:val="PargrafosubnumeradoChar"/>
    <w:qFormat/>
    <w:rsid w:val="004544B1"/>
    <w:pPr>
      <w:numPr>
        <w:ilvl w:val="1"/>
      </w:numPr>
      <w:ind w:left="1927"/>
    </w:pPr>
  </w:style>
  <w:style w:type="character" w:customStyle="1" w:styleId="PargrafosubnumeradoChar">
    <w:name w:val="Parágrafo subnumerado Char"/>
    <w:basedOn w:val="PargrafonumeradoChar"/>
    <w:link w:val="Pargrafosubnumerado"/>
    <w:rsid w:val="004544B1"/>
    <w:rPr>
      <w:rFonts w:ascii="Times New Roman" w:eastAsia="Times New Roman" w:hAnsi="Times New Roman" w:cs="Times New Roman"/>
      <w:sz w:val="24"/>
      <w:szCs w:val="24"/>
      <w:lang w:eastAsia="pt-BR"/>
    </w:rPr>
  </w:style>
  <w:style w:type="character" w:styleId="HiperlinkVisitado">
    <w:name w:val="FollowedHyperlink"/>
    <w:basedOn w:val="Fontepargpadro"/>
    <w:uiPriority w:val="99"/>
    <w:semiHidden/>
    <w:unhideWhenUsed/>
    <w:rsid w:val="00A87FAB"/>
    <w:rPr>
      <w:color w:val="954F72" w:themeColor="followedHyperlink"/>
      <w:u w:val="single"/>
    </w:rPr>
  </w:style>
  <w:style w:type="character" w:customStyle="1" w:styleId="MenoPendente1">
    <w:name w:val="Menção Pendente1"/>
    <w:basedOn w:val="Fontepargpadro"/>
    <w:uiPriority w:val="99"/>
    <w:semiHidden/>
    <w:unhideWhenUsed/>
    <w:rsid w:val="004543ED"/>
    <w:rPr>
      <w:color w:val="605E5C"/>
      <w:shd w:val="clear" w:color="auto" w:fill="E1DFDD"/>
    </w:rPr>
  </w:style>
  <w:style w:type="paragraph" w:styleId="SemEspaamento">
    <w:name w:val="No Spacing"/>
    <w:uiPriority w:val="1"/>
    <w:qFormat/>
    <w:rsid w:val="005A5BEC"/>
    <w:pPr>
      <w:spacing w:after="0" w:line="240" w:lineRule="auto"/>
      <w:jc w:val="both"/>
    </w:pPr>
    <w:rPr>
      <w:rFonts w:ascii="Times New Roman" w:hAnsi="Times New Roman" w:cs="Times New Roman"/>
      <w:sz w:val="24"/>
      <w:szCs w:val="24"/>
    </w:rPr>
  </w:style>
  <w:style w:type="paragraph" w:styleId="Reviso">
    <w:name w:val="Revision"/>
    <w:hidden/>
    <w:uiPriority w:val="99"/>
    <w:semiHidden/>
    <w:rsid w:val="006B2696"/>
    <w:pPr>
      <w:spacing w:after="0" w:line="240" w:lineRule="auto"/>
    </w:pPr>
    <w:rPr>
      <w:rFonts w:ascii="Times New Roman" w:hAnsi="Times New Roman" w:cs="Times New Roman"/>
      <w:sz w:val="24"/>
      <w:szCs w:val="24"/>
    </w:rPr>
  </w:style>
  <w:style w:type="paragraph" w:customStyle="1" w:styleId="Pargrafosubsubnumerado">
    <w:name w:val="Parágrafo sub subnumerado"/>
    <w:basedOn w:val="Pargrafosubnumerado"/>
    <w:link w:val="PargrafosubsubnumeradoChar"/>
    <w:qFormat/>
    <w:rsid w:val="00207F70"/>
    <w:pPr>
      <w:numPr>
        <w:ilvl w:val="2"/>
      </w:numPr>
    </w:pPr>
  </w:style>
  <w:style w:type="character" w:customStyle="1" w:styleId="PargrafosubsubnumeradoChar">
    <w:name w:val="Parágrafo sub subnumerado Char"/>
    <w:basedOn w:val="PargrafosubnumeradoChar"/>
    <w:link w:val="Pargrafosubsubnumerado"/>
    <w:rsid w:val="00207F70"/>
    <w:rPr>
      <w:rFonts w:ascii="Times New Roman" w:eastAsia="Times New Roman" w:hAnsi="Times New Roman" w:cs="Times New Roman"/>
      <w:sz w:val="24"/>
      <w:szCs w:val="24"/>
      <w:lang w:eastAsia="pt-BR"/>
    </w:rPr>
  </w:style>
  <w:style w:type="paragraph" w:customStyle="1" w:styleId="Pargrafoapndice">
    <w:name w:val="Parágrafo apêndice"/>
    <w:basedOn w:val="Pargrafonumerado"/>
    <w:link w:val="PargrafoapndiceChar"/>
    <w:rsid w:val="00CA0D5B"/>
  </w:style>
  <w:style w:type="character" w:customStyle="1" w:styleId="PargrafoapndiceChar">
    <w:name w:val="Parágrafo apêndice Char"/>
    <w:basedOn w:val="PargrafonumeradoChar"/>
    <w:link w:val="Pargrafoapndice"/>
    <w:rsid w:val="00CA0D5B"/>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E93586"/>
    <w:rPr>
      <w:i/>
      <w:iCs/>
    </w:rPr>
  </w:style>
  <w:style w:type="character" w:customStyle="1" w:styleId="MenoPendente2">
    <w:name w:val="Menção Pendente2"/>
    <w:basedOn w:val="Fontepargpadro"/>
    <w:uiPriority w:val="99"/>
    <w:semiHidden/>
    <w:unhideWhenUsed/>
    <w:rsid w:val="00E92872"/>
    <w:rPr>
      <w:color w:val="605E5C"/>
      <w:shd w:val="clear" w:color="auto" w:fill="E1DFDD"/>
    </w:rPr>
  </w:style>
  <w:style w:type="paragraph" w:customStyle="1" w:styleId="Relatrio">
    <w:name w:val="Relatório"/>
    <w:basedOn w:val="Normal"/>
    <w:link w:val="RelatrioChar"/>
    <w:qFormat/>
    <w:rsid w:val="00F7717D"/>
    <w:pPr>
      <w:widowControl w:val="0"/>
      <w:numPr>
        <w:numId w:val="1"/>
      </w:numPr>
      <w:tabs>
        <w:tab w:val="left" w:pos="709"/>
        <w:tab w:val="left" w:pos="3556"/>
      </w:tabs>
      <w:spacing w:after="120"/>
    </w:pPr>
    <w:rPr>
      <w:rFonts w:eastAsia="Times New Roman"/>
    </w:rPr>
  </w:style>
  <w:style w:type="character" w:customStyle="1" w:styleId="RelatrioChar">
    <w:name w:val="Relatório Char"/>
    <w:link w:val="Relatrio"/>
    <w:locked/>
    <w:rsid w:val="00F7717D"/>
    <w:rPr>
      <w:rFonts w:ascii="Times New Roman" w:eastAsia="Times New Roman" w:hAnsi="Times New Roman" w:cs="Times New Roman"/>
      <w:sz w:val="24"/>
      <w:szCs w:val="24"/>
    </w:rPr>
  </w:style>
  <w:style w:type="paragraph" w:styleId="Sumrio4">
    <w:name w:val="toc 4"/>
    <w:basedOn w:val="Normal"/>
    <w:next w:val="Normal"/>
    <w:autoRedefine/>
    <w:uiPriority w:val="39"/>
    <w:unhideWhenUsed/>
    <w:rsid w:val="00DF2D8B"/>
    <w:pPr>
      <w:spacing w:before="0" w:after="100" w:line="259" w:lineRule="auto"/>
      <w:ind w:left="660"/>
      <w:jc w:val="left"/>
    </w:pPr>
    <w:rPr>
      <w:rFonts w:asciiTheme="minorHAnsi" w:eastAsiaTheme="minorEastAsia" w:hAnsiTheme="minorHAnsi" w:cstheme="minorBidi"/>
      <w:sz w:val="22"/>
      <w:szCs w:val="22"/>
      <w:lang w:eastAsia="pt-BR"/>
    </w:rPr>
  </w:style>
  <w:style w:type="paragraph" w:styleId="Sumrio5">
    <w:name w:val="toc 5"/>
    <w:basedOn w:val="Normal"/>
    <w:next w:val="Normal"/>
    <w:autoRedefine/>
    <w:uiPriority w:val="39"/>
    <w:unhideWhenUsed/>
    <w:rsid w:val="00DF2D8B"/>
    <w:pPr>
      <w:spacing w:before="0" w:after="100" w:line="259" w:lineRule="auto"/>
      <w:ind w:left="880"/>
      <w:jc w:val="left"/>
    </w:pPr>
    <w:rPr>
      <w:rFonts w:asciiTheme="minorHAnsi" w:eastAsiaTheme="minorEastAsia" w:hAnsiTheme="minorHAnsi" w:cstheme="minorBidi"/>
      <w:sz w:val="22"/>
      <w:szCs w:val="22"/>
      <w:lang w:eastAsia="pt-BR"/>
    </w:rPr>
  </w:style>
  <w:style w:type="paragraph" w:styleId="Sumrio6">
    <w:name w:val="toc 6"/>
    <w:basedOn w:val="Normal"/>
    <w:next w:val="Normal"/>
    <w:autoRedefine/>
    <w:uiPriority w:val="39"/>
    <w:unhideWhenUsed/>
    <w:rsid w:val="00DF2D8B"/>
    <w:pPr>
      <w:spacing w:before="0" w:after="100" w:line="259" w:lineRule="auto"/>
      <w:ind w:left="1100"/>
      <w:jc w:val="left"/>
    </w:pPr>
    <w:rPr>
      <w:rFonts w:asciiTheme="minorHAnsi" w:eastAsiaTheme="minorEastAsia" w:hAnsiTheme="minorHAnsi" w:cstheme="minorBidi"/>
      <w:sz w:val="22"/>
      <w:szCs w:val="22"/>
      <w:lang w:eastAsia="pt-BR"/>
    </w:rPr>
  </w:style>
  <w:style w:type="paragraph" w:styleId="Sumrio7">
    <w:name w:val="toc 7"/>
    <w:basedOn w:val="Normal"/>
    <w:next w:val="Normal"/>
    <w:autoRedefine/>
    <w:uiPriority w:val="39"/>
    <w:unhideWhenUsed/>
    <w:rsid w:val="00DF2D8B"/>
    <w:pPr>
      <w:spacing w:before="0" w:after="100" w:line="259" w:lineRule="auto"/>
      <w:ind w:left="1320"/>
      <w:jc w:val="left"/>
    </w:pPr>
    <w:rPr>
      <w:rFonts w:asciiTheme="minorHAnsi" w:eastAsiaTheme="minorEastAsia" w:hAnsiTheme="minorHAnsi" w:cstheme="minorBidi"/>
      <w:sz w:val="22"/>
      <w:szCs w:val="22"/>
      <w:lang w:eastAsia="pt-BR"/>
    </w:rPr>
  </w:style>
  <w:style w:type="paragraph" w:styleId="Sumrio8">
    <w:name w:val="toc 8"/>
    <w:basedOn w:val="Normal"/>
    <w:next w:val="Normal"/>
    <w:autoRedefine/>
    <w:uiPriority w:val="39"/>
    <w:unhideWhenUsed/>
    <w:rsid w:val="00DF2D8B"/>
    <w:pPr>
      <w:spacing w:before="0" w:after="100" w:line="259" w:lineRule="auto"/>
      <w:ind w:left="1540"/>
      <w:jc w:val="left"/>
    </w:pPr>
    <w:rPr>
      <w:rFonts w:asciiTheme="minorHAnsi" w:eastAsiaTheme="minorEastAsia" w:hAnsiTheme="minorHAnsi" w:cstheme="minorBidi"/>
      <w:sz w:val="22"/>
      <w:szCs w:val="22"/>
      <w:lang w:eastAsia="pt-BR"/>
    </w:rPr>
  </w:style>
  <w:style w:type="paragraph" w:styleId="Sumrio9">
    <w:name w:val="toc 9"/>
    <w:basedOn w:val="Normal"/>
    <w:next w:val="Normal"/>
    <w:autoRedefine/>
    <w:uiPriority w:val="39"/>
    <w:unhideWhenUsed/>
    <w:rsid w:val="00DF2D8B"/>
    <w:pPr>
      <w:spacing w:before="0" w:after="100" w:line="259" w:lineRule="auto"/>
      <w:ind w:left="1760"/>
      <w:jc w:val="left"/>
    </w:pPr>
    <w:rPr>
      <w:rFonts w:asciiTheme="minorHAnsi" w:eastAsiaTheme="minorEastAsia" w:hAnsiTheme="minorHAnsi" w:cstheme="minorBidi"/>
      <w:sz w:val="22"/>
      <w:szCs w:val="22"/>
      <w:lang w:eastAsia="pt-BR"/>
    </w:rPr>
  </w:style>
  <w:style w:type="character" w:customStyle="1" w:styleId="MenoPendente3">
    <w:name w:val="Menção Pendente3"/>
    <w:basedOn w:val="Fontepargpadro"/>
    <w:uiPriority w:val="99"/>
    <w:semiHidden/>
    <w:unhideWhenUsed/>
    <w:rsid w:val="00DF2D8B"/>
    <w:rPr>
      <w:color w:val="605E5C"/>
      <w:shd w:val="clear" w:color="auto" w:fill="E1DFDD"/>
    </w:rPr>
  </w:style>
  <w:style w:type="character" w:customStyle="1" w:styleId="MenoPendente4">
    <w:name w:val="Menção Pendente4"/>
    <w:basedOn w:val="Fontepargpadro"/>
    <w:uiPriority w:val="99"/>
    <w:semiHidden/>
    <w:unhideWhenUsed/>
    <w:rsid w:val="00CA48CA"/>
    <w:rPr>
      <w:color w:val="605E5C"/>
      <w:shd w:val="clear" w:color="auto" w:fill="E1DFDD"/>
    </w:rPr>
  </w:style>
  <w:style w:type="character" w:customStyle="1" w:styleId="MenoPendente5">
    <w:name w:val="Menção Pendente5"/>
    <w:basedOn w:val="Fontepargpadro"/>
    <w:uiPriority w:val="99"/>
    <w:semiHidden/>
    <w:unhideWhenUsed/>
    <w:rsid w:val="00A00BDA"/>
    <w:rPr>
      <w:color w:val="605E5C"/>
      <w:shd w:val="clear" w:color="auto" w:fill="E1DFDD"/>
    </w:rPr>
  </w:style>
  <w:style w:type="paragraph" w:styleId="Corpodetexto">
    <w:name w:val="Body Text"/>
    <w:basedOn w:val="Normal"/>
    <w:link w:val="CorpodetextoChar"/>
    <w:uiPriority w:val="99"/>
    <w:unhideWhenUsed/>
    <w:rsid w:val="00652728"/>
    <w:pPr>
      <w:spacing w:after="120"/>
    </w:pPr>
  </w:style>
  <w:style w:type="character" w:customStyle="1" w:styleId="CorpodetextoChar">
    <w:name w:val="Corpo de texto Char"/>
    <w:basedOn w:val="Fontepargpadro"/>
    <w:link w:val="Corpodetexto"/>
    <w:uiPriority w:val="99"/>
    <w:rsid w:val="00652728"/>
    <w:rPr>
      <w:rFonts w:ascii="Times New Roman" w:hAnsi="Times New Roman" w:cs="Times New Roman"/>
      <w:sz w:val="24"/>
      <w:szCs w:val="24"/>
    </w:rPr>
  </w:style>
  <w:style w:type="character" w:customStyle="1" w:styleId="MenoPendente6">
    <w:name w:val="Menção Pendente6"/>
    <w:basedOn w:val="Fontepargpadro"/>
    <w:uiPriority w:val="99"/>
    <w:semiHidden/>
    <w:unhideWhenUsed/>
    <w:rsid w:val="00D31E53"/>
    <w:rPr>
      <w:color w:val="605E5C"/>
      <w:shd w:val="clear" w:color="auto" w:fill="E1DFDD"/>
    </w:rPr>
  </w:style>
  <w:style w:type="character" w:customStyle="1" w:styleId="MenoPendente7">
    <w:name w:val="Menção Pendente7"/>
    <w:basedOn w:val="Fontepargpadro"/>
    <w:uiPriority w:val="99"/>
    <w:semiHidden/>
    <w:unhideWhenUsed/>
    <w:rsid w:val="00BF0CE6"/>
    <w:rPr>
      <w:color w:val="605E5C"/>
      <w:shd w:val="clear" w:color="auto" w:fill="E1DFDD"/>
    </w:rPr>
  </w:style>
  <w:style w:type="character" w:customStyle="1" w:styleId="MenoPendente8">
    <w:name w:val="Menção Pendente8"/>
    <w:basedOn w:val="Fontepargpadro"/>
    <w:uiPriority w:val="99"/>
    <w:semiHidden/>
    <w:unhideWhenUsed/>
    <w:rsid w:val="00D75E2D"/>
    <w:rPr>
      <w:color w:val="605E5C"/>
      <w:shd w:val="clear" w:color="auto" w:fill="E1DFDD"/>
    </w:rPr>
  </w:style>
  <w:style w:type="character" w:customStyle="1" w:styleId="MenoPendente9">
    <w:name w:val="Menção Pendente9"/>
    <w:basedOn w:val="Fontepargpadro"/>
    <w:uiPriority w:val="99"/>
    <w:semiHidden/>
    <w:unhideWhenUsed/>
    <w:rsid w:val="005A7B69"/>
    <w:rPr>
      <w:color w:val="605E5C"/>
      <w:shd w:val="clear" w:color="auto" w:fill="E1DFDD"/>
    </w:rPr>
  </w:style>
  <w:style w:type="paragraph" w:customStyle="1" w:styleId="Cabealho0">
    <w:name w:val="#Cabeçalho"/>
    <w:basedOn w:val="Normal"/>
    <w:rsid w:val="005507E2"/>
    <w:pPr>
      <w:ind w:left="3969" w:right="284"/>
    </w:pPr>
    <w:rPr>
      <w:rFonts w:eastAsia="Calibri"/>
      <w:szCs w:val="20"/>
      <w:lang w:eastAsia="pt-BR"/>
    </w:rPr>
  </w:style>
  <w:style w:type="paragraph" w:styleId="Pr-formataoHTML">
    <w:name w:val="HTML Preformatted"/>
    <w:basedOn w:val="Normal"/>
    <w:link w:val="Pr-formataoHTMLChar"/>
    <w:uiPriority w:val="99"/>
    <w:unhideWhenUsed/>
    <w:rsid w:val="00E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ED36C6"/>
    <w:rPr>
      <w:rFonts w:ascii="Courier New" w:eastAsia="Times New Roman" w:hAnsi="Courier New" w:cs="Courier New"/>
      <w:sz w:val="20"/>
      <w:szCs w:val="20"/>
      <w:lang w:eastAsia="pt-BR"/>
    </w:rPr>
  </w:style>
  <w:style w:type="numbering" w:customStyle="1" w:styleId="Estilo1">
    <w:name w:val="Estilo1"/>
    <w:uiPriority w:val="99"/>
    <w:rsid w:val="00C80543"/>
    <w:pPr>
      <w:numPr>
        <w:numId w:val="4"/>
      </w:numPr>
    </w:pPr>
  </w:style>
  <w:style w:type="numbering" w:customStyle="1" w:styleId="Estilo2">
    <w:name w:val="Estilo2"/>
    <w:uiPriority w:val="99"/>
    <w:rsid w:val="00C80543"/>
    <w:pPr>
      <w:numPr>
        <w:numId w:val="5"/>
      </w:numPr>
    </w:pPr>
  </w:style>
  <w:style w:type="character" w:styleId="TextodoEspaoReservado">
    <w:name w:val="Placeholder Text"/>
    <w:basedOn w:val="Fontepargpadro"/>
    <w:uiPriority w:val="99"/>
    <w:semiHidden/>
    <w:rsid w:val="00BF4A52"/>
    <w:rPr>
      <w:color w:val="808080"/>
    </w:rPr>
  </w:style>
  <w:style w:type="table" w:styleId="SimplesTabela1">
    <w:name w:val="Plain Table 1"/>
    <w:basedOn w:val="Tabelanormal"/>
    <w:uiPriority w:val="41"/>
    <w:rsid w:val="007B44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semFormatao">
    <w:name w:val="Plain Text"/>
    <w:basedOn w:val="Normal"/>
    <w:link w:val="TextosemFormataoChar"/>
    <w:uiPriority w:val="99"/>
    <w:unhideWhenUsed/>
    <w:rsid w:val="00950266"/>
    <w:pPr>
      <w:spacing w:before="0"/>
      <w:jc w:val="left"/>
    </w:pPr>
    <w:rPr>
      <w:rFonts w:ascii="Calibri" w:hAnsi="Calibri" w:cstheme="minorBidi"/>
      <w:sz w:val="22"/>
      <w:szCs w:val="21"/>
    </w:rPr>
  </w:style>
  <w:style w:type="character" w:customStyle="1" w:styleId="TextosemFormataoChar">
    <w:name w:val="Texto sem Formatação Char"/>
    <w:basedOn w:val="Fontepargpadro"/>
    <w:link w:val="TextosemFormatao"/>
    <w:uiPriority w:val="99"/>
    <w:rsid w:val="00950266"/>
    <w:rPr>
      <w:rFonts w:ascii="Calibri" w:hAnsi="Calibri"/>
      <w:szCs w:val="21"/>
    </w:rPr>
  </w:style>
  <w:style w:type="table" w:styleId="TabeladeGrade5Escura-nfase5">
    <w:name w:val="Grid Table 5 Dark Accent 5"/>
    <w:basedOn w:val="Tabelanormal"/>
    <w:uiPriority w:val="50"/>
    <w:rsid w:val="002C40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Contexto">
    <w:name w:val="#Contexto"/>
    <w:basedOn w:val="Ttulo1"/>
    <w:rsid w:val="00C20B92"/>
    <w:pPr>
      <w:keepLines/>
      <w:numPr>
        <w:numId w:val="0"/>
      </w:numPr>
      <w:pBdr>
        <w:top w:val="single" w:sz="4" w:space="1" w:color="auto"/>
      </w:pBdr>
      <w:tabs>
        <w:tab w:val="clear" w:pos="567"/>
      </w:tabs>
      <w:spacing w:before="240"/>
      <w:jc w:val="left"/>
    </w:pPr>
    <w:rPr>
      <w:rFonts w:ascii="Arial Black" w:eastAsiaTheme="majorEastAsia" w:hAnsi="Arial Black" w:cstheme="majorBidi"/>
      <w:b w:val="0"/>
      <w:color w:val="2E74B5" w:themeColor="accent1" w:themeShade="BF"/>
      <w:sz w:val="32"/>
      <w:szCs w:val="32"/>
      <w:lang w:eastAsia="en-US"/>
    </w:rPr>
  </w:style>
  <w:style w:type="paragraph" w:customStyle="1" w:styleId="Objeto">
    <w:name w:val="#Objeto"/>
    <w:basedOn w:val="Ttulo2"/>
    <w:rsid w:val="00C20B92"/>
    <w:pPr>
      <w:numPr>
        <w:ilvl w:val="0"/>
        <w:numId w:val="0"/>
      </w:numPr>
      <w:tabs>
        <w:tab w:val="clear" w:pos="567"/>
      </w:tabs>
      <w:spacing w:before="40"/>
      <w:jc w:val="left"/>
    </w:pPr>
    <w:rPr>
      <w:rFonts w:asciiTheme="majorHAnsi" w:hAnsiTheme="majorHAnsi" w:cstheme="majorBidi"/>
      <w:color w:val="2E74B5" w:themeColor="accent1" w:themeShade="BF"/>
      <w:sz w:val="26"/>
      <w:u w:val="none"/>
    </w:rPr>
  </w:style>
  <w:style w:type="paragraph" w:customStyle="1" w:styleId="Pgina">
    <w:name w:val="#Página"/>
    <w:basedOn w:val="Ttulo3"/>
    <w:rsid w:val="00C20B92"/>
    <w:pPr>
      <w:numPr>
        <w:ilvl w:val="0"/>
        <w:numId w:val="0"/>
      </w:numPr>
      <w:tabs>
        <w:tab w:val="clear" w:pos="709"/>
      </w:tabs>
      <w:spacing w:before="40"/>
      <w:jc w:val="left"/>
    </w:pPr>
    <w:rPr>
      <w:rFonts w:asciiTheme="majorHAnsi" w:hAnsiTheme="majorHAnsi" w:cstheme="majorBidi"/>
      <w:color w:val="1F4D78" w:themeColor="accent1" w:themeShade="7F"/>
      <w:u w:val="none"/>
    </w:rPr>
  </w:style>
  <w:style w:type="paragraph" w:customStyle="1" w:styleId="Questo">
    <w:name w:val="#Questão"/>
    <w:basedOn w:val="Normal"/>
    <w:rsid w:val="00C20B92"/>
    <w:pPr>
      <w:keepNext/>
      <w:spacing w:before="0"/>
      <w:ind w:left="284"/>
    </w:pPr>
    <w:rPr>
      <w:rFonts w:ascii="Arial Narrow" w:hAnsi="Arial Narrow" w:cstheme="minorBidi"/>
      <w:b/>
      <w:sz w:val="22"/>
      <w:szCs w:val="22"/>
    </w:rPr>
  </w:style>
  <w:style w:type="paragraph" w:customStyle="1" w:styleId="itemtipoX">
    <w:name w:val="#itemtipoX"/>
    <w:basedOn w:val="Normal"/>
    <w:rsid w:val="00C20B92"/>
    <w:pPr>
      <w:keepNext/>
      <w:numPr>
        <w:numId w:val="6"/>
      </w:numPr>
      <w:spacing w:before="0"/>
      <w:jc w:val="left"/>
    </w:pPr>
    <w:rPr>
      <w:rFonts w:ascii="Arial Narrow" w:hAnsi="Arial Narrow" w:cstheme="minorBidi"/>
      <w:sz w:val="20"/>
      <w:szCs w:val="22"/>
    </w:rPr>
  </w:style>
  <w:style w:type="character" w:customStyle="1" w:styleId="mandatory">
    <w:name w:val="mandatory"/>
    <w:basedOn w:val="Fontepargpadro"/>
    <w:rsid w:val="00C20B92"/>
  </w:style>
  <w:style w:type="character" w:customStyle="1" w:styleId="MenoPendente10">
    <w:name w:val="Menção Pendente10"/>
    <w:basedOn w:val="Fontepargpadro"/>
    <w:uiPriority w:val="99"/>
    <w:semiHidden/>
    <w:unhideWhenUsed/>
    <w:rsid w:val="00973CAC"/>
    <w:rPr>
      <w:color w:val="605E5C"/>
      <w:shd w:val="clear" w:color="auto" w:fill="E1DFDD"/>
    </w:rPr>
  </w:style>
  <w:style w:type="table" w:styleId="TabeladeGrade4-nfase5">
    <w:name w:val="Grid Table 4 Accent 5"/>
    <w:basedOn w:val="Tabelanormal"/>
    <w:uiPriority w:val="49"/>
    <w:rsid w:val="00C6066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eladeGrade5Escura-nfase1">
    <w:name w:val="Grid Table 5 Dark Accent 1"/>
    <w:basedOn w:val="Tabelanormal"/>
    <w:uiPriority w:val="50"/>
    <w:rsid w:val="00C606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oPendente11">
    <w:name w:val="Menção Pendente11"/>
    <w:basedOn w:val="Fontepargpadro"/>
    <w:uiPriority w:val="99"/>
    <w:semiHidden/>
    <w:unhideWhenUsed/>
    <w:rsid w:val="00E9120B"/>
    <w:rPr>
      <w:color w:val="605E5C"/>
      <w:shd w:val="clear" w:color="auto" w:fill="E1DFDD"/>
    </w:rPr>
  </w:style>
  <w:style w:type="character" w:styleId="MenoPendente">
    <w:name w:val="Unresolved Mention"/>
    <w:basedOn w:val="Fontepargpadro"/>
    <w:uiPriority w:val="99"/>
    <w:semiHidden/>
    <w:unhideWhenUsed/>
    <w:rsid w:val="008E369B"/>
    <w:rPr>
      <w:color w:val="605E5C"/>
      <w:shd w:val="clear" w:color="auto" w:fill="E1DFDD"/>
    </w:rPr>
  </w:style>
  <w:style w:type="character" w:styleId="Nmerodelinha">
    <w:name w:val="line number"/>
    <w:basedOn w:val="Fontepargpadro"/>
    <w:uiPriority w:val="99"/>
    <w:semiHidden/>
    <w:unhideWhenUsed/>
    <w:rsid w:val="009459F2"/>
  </w:style>
  <w:style w:type="table" w:customStyle="1" w:styleId="Tabelacomgrade1">
    <w:name w:val="Tabela com grade1"/>
    <w:basedOn w:val="Tabelanormal"/>
    <w:next w:val="Tabelacomgrade"/>
    <w:uiPriority w:val="39"/>
    <w:rsid w:val="00D14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basedOn w:val="Fontepargpadro"/>
    <w:uiPriority w:val="99"/>
    <w:unhideWhenUsed/>
    <w:rsid w:val="00AA0D12"/>
    <w:rPr>
      <w:color w:val="2B579A"/>
      <w:shd w:val="clear" w:color="auto" w:fill="E1DFDD"/>
    </w:rPr>
  </w:style>
  <w:style w:type="character" w:customStyle="1" w:styleId="ui-provider">
    <w:name w:val="ui-provider"/>
    <w:basedOn w:val="Fontepargpadro"/>
    <w:rsid w:val="00E63836"/>
  </w:style>
  <w:style w:type="paragraph" w:customStyle="1" w:styleId="ng-star-inserted">
    <w:name w:val="ng-star-inserted"/>
    <w:basedOn w:val="Normal"/>
    <w:rsid w:val="00DB6B6C"/>
    <w:pPr>
      <w:spacing w:before="100" w:beforeAutospacing="1" w:after="100" w:afterAutospacing="1"/>
      <w:jc w:val="left"/>
    </w:pPr>
    <w:rPr>
      <w:rFonts w:eastAsia="Times New Roman"/>
      <w:lang w:eastAsia="pt-BR"/>
    </w:rPr>
  </w:style>
  <w:style w:type="character" w:customStyle="1" w:styleId="ng-star-inserted1">
    <w:name w:val="ng-star-inserted1"/>
    <w:basedOn w:val="Fontepargpadro"/>
    <w:rsid w:val="00DB6B6C"/>
  </w:style>
  <w:style w:type="table" w:styleId="TabeladeGrade2-nfase1">
    <w:name w:val="Grid Table 2 Accent 1"/>
    <w:basedOn w:val="Tabelanormal"/>
    <w:uiPriority w:val="47"/>
    <w:rsid w:val="000429E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6Colorida-nfase1">
    <w:name w:val="List Table 6 Colorful Accent 1"/>
    <w:basedOn w:val="Tabelanormal"/>
    <w:uiPriority w:val="51"/>
    <w:rsid w:val="003F7EE2"/>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2-nfase3">
    <w:name w:val="Grid Table 2 Accent 3"/>
    <w:basedOn w:val="Tabelanormal"/>
    <w:uiPriority w:val="47"/>
    <w:rsid w:val="003B369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1Clara-nfase3">
    <w:name w:val="Grid Table 1 Light Accent 3"/>
    <w:basedOn w:val="Tabelanormal"/>
    <w:uiPriority w:val="46"/>
    <w:rsid w:val="0002336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katex-mathml">
    <w:name w:val="katex-mathml"/>
    <w:basedOn w:val="Fontepargpadro"/>
    <w:rsid w:val="0073312D"/>
  </w:style>
  <w:style w:type="character" w:customStyle="1" w:styleId="mord">
    <w:name w:val="mord"/>
    <w:basedOn w:val="Fontepargpadro"/>
    <w:rsid w:val="0073312D"/>
  </w:style>
  <w:style w:type="character" w:customStyle="1" w:styleId="mbin">
    <w:name w:val="mbin"/>
    <w:basedOn w:val="Fontepargpadro"/>
    <w:rsid w:val="0073312D"/>
  </w:style>
  <w:style w:type="character" w:customStyle="1" w:styleId="mpunct">
    <w:name w:val="mpunct"/>
    <w:basedOn w:val="Fontepargpadro"/>
    <w:rsid w:val="0073312D"/>
  </w:style>
  <w:style w:type="character" w:customStyle="1" w:styleId="LegendaChar">
    <w:name w:val="Legenda Char"/>
    <w:basedOn w:val="Fontepargpadro"/>
    <w:link w:val="Legenda"/>
    <w:rsid w:val="008967E3"/>
    <w:rPr>
      <w:rFonts w:ascii="Times New Roman" w:eastAsia="Times New Roman" w:hAnsi="Times New Roman" w:cs="Times New Roman"/>
      <w:b/>
      <w:bCs/>
      <w:sz w:val="20"/>
      <w:szCs w:val="20"/>
      <w:lang w:eastAsia="pt-BR"/>
    </w:rPr>
  </w:style>
  <w:style w:type="paragraph" w:customStyle="1" w:styleId="FirstParagraph">
    <w:name w:val="First Paragraph"/>
    <w:basedOn w:val="Corpodetexto"/>
    <w:next w:val="Corpodetexto"/>
    <w:qFormat/>
    <w:rsid w:val="00C360E4"/>
    <w:pPr>
      <w:spacing w:before="180" w:after="180"/>
      <w:jc w:val="left"/>
    </w:pPr>
    <w:rPr>
      <w:rFonts w:asciiTheme="minorHAnsi" w:hAnsiTheme="minorHAnsi" w:cstheme="minorBidi"/>
      <w:lang w:val="en-US"/>
    </w:rPr>
  </w:style>
  <w:style w:type="paragraph" w:customStyle="1" w:styleId="Compact">
    <w:name w:val="Compact"/>
    <w:basedOn w:val="Corpodetexto"/>
    <w:qFormat/>
    <w:rsid w:val="00C360E4"/>
    <w:pPr>
      <w:spacing w:before="36" w:after="36"/>
      <w:jc w:val="left"/>
    </w:pPr>
    <w:rPr>
      <w:rFonts w:asciiTheme="minorHAnsi" w:hAnsiTheme="minorHAnsi" w:cstheme="minorBidi"/>
      <w:lang w:val="en-US"/>
    </w:rPr>
  </w:style>
  <w:style w:type="table" w:customStyle="1" w:styleId="Table">
    <w:name w:val="Table"/>
    <w:semiHidden/>
    <w:unhideWhenUsed/>
    <w:qFormat/>
    <w:rsid w:val="00C360E4"/>
    <w:pPr>
      <w:spacing w:after="200" w:line="240" w:lineRule="auto"/>
    </w:pPr>
    <w:rPr>
      <w:sz w:val="24"/>
      <w:szCs w:val="24"/>
      <w:lang w:val="en-US"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GlossrioSeo">
    <w:name w:val="Glossário – Seção"/>
    <w:basedOn w:val="Normal"/>
    <w:link w:val="GlossrioSeoChar"/>
    <w:qFormat/>
    <w:rsid w:val="00B916C6"/>
    <w:pPr>
      <w:numPr>
        <w:numId w:val="9"/>
      </w:numPr>
      <w:spacing w:before="0" w:after="160" w:line="259" w:lineRule="auto"/>
      <w:jc w:val="center"/>
    </w:pPr>
    <w:rPr>
      <w:b/>
    </w:rPr>
  </w:style>
  <w:style w:type="character" w:customStyle="1" w:styleId="GlossrioSeoChar">
    <w:name w:val="Glossário – Seção Char"/>
    <w:basedOn w:val="Fontepargpadro"/>
    <w:link w:val="GlossrioSeo"/>
    <w:rsid w:val="00B916C6"/>
    <w:rPr>
      <w:rFonts w:ascii="Times New Roman" w:hAnsi="Times New Roman" w:cs="Times New Roman"/>
      <w:b/>
      <w:sz w:val="24"/>
      <w:szCs w:val="24"/>
    </w:rPr>
  </w:style>
  <w:style w:type="paragraph" w:customStyle="1" w:styleId="GlossrioTermo">
    <w:name w:val="Glossário – Termo"/>
    <w:basedOn w:val="Normal"/>
    <w:qFormat/>
    <w:rsid w:val="00B916C6"/>
    <w:pPr>
      <w:spacing w:before="60" w:after="60" w:line="259" w:lineRule="auto"/>
      <w:jc w:val="left"/>
    </w:pPr>
    <w:rPr>
      <w:b/>
      <w:bCs/>
    </w:rPr>
  </w:style>
  <w:style w:type="paragraph" w:customStyle="1" w:styleId="Glossrio-Definio">
    <w:name w:val="Glossário-Definição"/>
    <w:basedOn w:val="Normal"/>
    <w:qFormat/>
    <w:rsid w:val="00B916C6"/>
    <w:pPr>
      <w:spacing w:before="60" w:after="120"/>
    </w:pPr>
    <w:rPr>
      <w:bCs/>
    </w:rPr>
  </w:style>
  <w:style w:type="paragraph" w:styleId="Remissivo1">
    <w:name w:val="index 1"/>
    <w:basedOn w:val="Normal"/>
    <w:next w:val="Normal"/>
    <w:autoRedefine/>
    <w:uiPriority w:val="99"/>
    <w:semiHidden/>
    <w:unhideWhenUsed/>
    <w:rsid w:val="00B916C6"/>
    <w:pPr>
      <w:spacing w:before="0"/>
      <w:ind w:left="240" w:hanging="240"/>
    </w:pPr>
  </w:style>
  <w:style w:type="paragraph" w:customStyle="1" w:styleId="pf0">
    <w:name w:val="pf0"/>
    <w:basedOn w:val="Normal"/>
    <w:rsid w:val="004878A2"/>
    <w:pPr>
      <w:spacing w:before="100" w:beforeAutospacing="1" w:after="100" w:afterAutospacing="1"/>
      <w:jc w:val="left"/>
    </w:pPr>
    <w:rPr>
      <w:rFonts w:eastAsia="Times New Roman"/>
      <w:lang w:eastAsia="pt-BR"/>
    </w:rPr>
  </w:style>
  <w:style w:type="character" w:customStyle="1" w:styleId="cf01">
    <w:name w:val="cf01"/>
    <w:basedOn w:val="Fontepargpadro"/>
    <w:rsid w:val="004878A2"/>
    <w:rPr>
      <w:rFonts w:ascii="Segoe UI" w:hAnsi="Segoe UI" w:cs="Segoe UI" w:hint="default"/>
      <w:sz w:val="18"/>
      <w:szCs w:val="18"/>
    </w:rPr>
  </w:style>
  <w:style w:type="character" w:customStyle="1" w:styleId="cf11">
    <w:name w:val="cf11"/>
    <w:basedOn w:val="Fontepargpadro"/>
    <w:rsid w:val="00B4000C"/>
    <w:rPr>
      <w:rFonts w:ascii="Segoe UI" w:hAnsi="Segoe UI" w:cs="Segoe UI" w:hint="default"/>
      <w:b/>
      <w:bCs/>
      <w:sz w:val="18"/>
      <w:szCs w:val="18"/>
    </w:rPr>
  </w:style>
  <w:style w:type="paragraph" w:styleId="Ttulo">
    <w:name w:val="Title"/>
    <w:basedOn w:val="Normal"/>
    <w:next w:val="Normal"/>
    <w:link w:val="TtuloChar"/>
    <w:uiPriority w:val="10"/>
    <w:qFormat/>
    <w:rsid w:val="004E24C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24CE"/>
    <w:rPr>
      <w:rFonts w:asciiTheme="majorHAnsi" w:eastAsiaTheme="majorEastAsia" w:hAnsiTheme="majorHAnsi" w:cstheme="majorBidi"/>
      <w:spacing w:val="-10"/>
      <w:kern w:val="28"/>
      <w:sz w:val="56"/>
      <w:szCs w:val="56"/>
    </w:rPr>
  </w:style>
  <w:style w:type="paragraph" w:customStyle="1" w:styleId="paragrafo-2">
    <w:name w:val="paragrafo-2"/>
    <w:basedOn w:val="Normal"/>
    <w:rsid w:val="00717044"/>
    <w:pPr>
      <w:spacing w:before="0" w:after="120"/>
      <w:ind w:firstLine="1134"/>
    </w:pPr>
    <w:rPr>
      <w:rFonts w:eastAsia="Times New Roman"/>
      <w:lang w:eastAsia="pt-BR"/>
    </w:rPr>
  </w:style>
  <w:style w:type="character" w:customStyle="1" w:styleId="fontstyle01">
    <w:name w:val="fontstyle01"/>
    <w:basedOn w:val="Fontepargpadro"/>
    <w:rsid w:val="00632E3D"/>
    <w:rPr>
      <w:rFonts w:ascii="TimesNewRomanPSMT" w:hAnsi="TimesNewRomanPSMT" w:hint="default"/>
      <w:b w:val="0"/>
      <w:bCs w:val="0"/>
      <w:i w:val="0"/>
      <w:iCs w:val="0"/>
      <w:color w:val="000000"/>
      <w:sz w:val="24"/>
      <w:szCs w:val="24"/>
    </w:rPr>
  </w:style>
  <w:style w:type="paragraph" w:customStyle="1" w:styleId="Parg2onvel">
    <w:name w:val="Parág. 2o nível"/>
    <w:basedOn w:val="PargrafodaLista"/>
    <w:link w:val="Parg2onvelChar"/>
    <w:qFormat/>
    <w:rsid w:val="008D4597"/>
    <w:pPr>
      <w:tabs>
        <w:tab w:val="num" w:pos="1134"/>
      </w:tabs>
      <w:suppressAutoHyphens/>
      <w:spacing w:before="80" w:after="80"/>
      <w:ind w:left="0"/>
      <w:contextualSpacing w:val="0"/>
    </w:pPr>
    <w:rPr>
      <w:color w:val="000000"/>
      <w:sz w:val="24"/>
      <w:szCs w:val="24"/>
    </w:rPr>
  </w:style>
  <w:style w:type="character" w:customStyle="1" w:styleId="Parg2onvelChar">
    <w:name w:val="Parág. 2o nível Char"/>
    <w:basedOn w:val="Fontepargpadro"/>
    <w:link w:val="Parg2onvel"/>
    <w:rsid w:val="008D4597"/>
    <w:rPr>
      <w:rFonts w:ascii="Times New Roman" w:eastAsia="Times New Roman" w:hAnsi="Times New Roman" w:cs="Times New Roman"/>
      <w:color w:val="000000"/>
      <w:sz w:val="24"/>
      <w:szCs w:val="24"/>
      <w:lang w:eastAsia="pt-BR"/>
    </w:rPr>
  </w:style>
  <w:style w:type="paragraph" w:customStyle="1" w:styleId="Parg3onvel">
    <w:name w:val="Parág. 3o nível"/>
    <w:basedOn w:val="Parg2onvel"/>
    <w:qFormat/>
    <w:rsid w:val="008D4597"/>
    <w:pPr>
      <w:tabs>
        <w:tab w:val="clear" w:pos="113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833">
      <w:bodyDiv w:val="1"/>
      <w:marLeft w:val="0"/>
      <w:marRight w:val="0"/>
      <w:marTop w:val="0"/>
      <w:marBottom w:val="0"/>
      <w:divBdr>
        <w:top w:val="none" w:sz="0" w:space="0" w:color="auto"/>
        <w:left w:val="none" w:sz="0" w:space="0" w:color="auto"/>
        <w:bottom w:val="none" w:sz="0" w:space="0" w:color="auto"/>
        <w:right w:val="none" w:sz="0" w:space="0" w:color="auto"/>
      </w:divBdr>
    </w:div>
    <w:div w:id="18550002">
      <w:bodyDiv w:val="1"/>
      <w:marLeft w:val="0"/>
      <w:marRight w:val="0"/>
      <w:marTop w:val="0"/>
      <w:marBottom w:val="0"/>
      <w:divBdr>
        <w:top w:val="none" w:sz="0" w:space="0" w:color="auto"/>
        <w:left w:val="none" w:sz="0" w:space="0" w:color="auto"/>
        <w:bottom w:val="none" w:sz="0" w:space="0" w:color="auto"/>
        <w:right w:val="none" w:sz="0" w:space="0" w:color="auto"/>
      </w:divBdr>
    </w:div>
    <w:div w:id="32704347">
      <w:bodyDiv w:val="1"/>
      <w:marLeft w:val="0"/>
      <w:marRight w:val="0"/>
      <w:marTop w:val="0"/>
      <w:marBottom w:val="0"/>
      <w:divBdr>
        <w:top w:val="none" w:sz="0" w:space="0" w:color="auto"/>
        <w:left w:val="none" w:sz="0" w:space="0" w:color="auto"/>
        <w:bottom w:val="none" w:sz="0" w:space="0" w:color="auto"/>
        <w:right w:val="none" w:sz="0" w:space="0" w:color="auto"/>
      </w:divBdr>
    </w:div>
    <w:div w:id="33700594">
      <w:bodyDiv w:val="1"/>
      <w:marLeft w:val="0"/>
      <w:marRight w:val="0"/>
      <w:marTop w:val="0"/>
      <w:marBottom w:val="0"/>
      <w:divBdr>
        <w:top w:val="none" w:sz="0" w:space="0" w:color="auto"/>
        <w:left w:val="none" w:sz="0" w:space="0" w:color="auto"/>
        <w:bottom w:val="none" w:sz="0" w:space="0" w:color="auto"/>
        <w:right w:val="none" w:sz="0" w:space="0" w:color="auto"/>
      </w:divBdr>
    </w:div>
    <w:div w:id="34618643">
      <w:bodyDiv w:val="1"/>
      <w:marLeft w:val="0"/>
      <w:marRight w:val="0"/>
      <w:marTop w:val="0"/>
      <w:marBottom w:val="0"/>
      <w:divBdr>
        <w:top w:val="none" w:sz="0" w:space="0" w:color="auto"/>
        <w:left w:val="none" w:sz="0" w:space="0" w:color="auto"/>
        <w:bottom w:val="none" w:sz="0" w:space="0" w:color="auto"/>
        <w:right w:val="none" w:sz="0" w:space="0" w:color="auto"/>
      </w:divBdr>
    </w:div>
    <w:div w:id="34820317">
      <w:bodyDiv w:val="1"/>
      <w:marLeft w:val="0"/>
      <w:marRight w:val="0"/>
      <w:marTop w:val="0"/>
      <w:marBottom w:val="0"/>
      <w:divBdr>
        <w:top w:val="none" w:sz="0" w:space="0" w:color="auto"/>
        <w:left w:val="none" w:sz="0" w:space="0" w:color="auto"/>
        <w:bottom w:val="none" w:sz="0" w:space="0" w:color="auto"/>
        <w:right w:val="none" w:sz="0" w:space="0" w:color="auto"/>
      </w:divBdr>
    </w:div>
    <w:div w:id="37900634">
      <w:bodyDiv w:val="1"/>
      <w:marLeft w:val="0"/>
      <w:marRight w:val="0"/>
      <w:marTop w:val="0"/>
      <w:marBottom w:val="0"/>
      <w:divBdr>
        <w:top w:val="none" w:sz="0" w:space="0" w:color="auto"/>
        <w:left w:val="none" w:sz="0" w:space="0" w:color="auto"/>
        <w:bottom w:val="none" w:sz="0" w:space="0" w:color="auto"/>
        <w:right w:val="none" w:sz="0" w:space="0" w:color="auto"/>
      </w:divBdr>
    </w:div>
    <w:div w:id="38478198">
      <w:bodyDiv w:val="1"/>
      <w:marLeft w:val="0"/>
      <w:marRight w:val="0"/>
      <w:marTop w:val="0"/>
      <w:marBottom w:val="0"/>
      <w:divBdr>
        <w:top w:val="none" w:sz="0" w:space="0" w:color="auto"/>
        <w:left w:val="none" w:sz="0" w:space="0" w:color="auto"/>
        <w:bottom w:val="none" w:sz="0" w:space="0" w:color="auto"/>
        <w:right w:val="none" w:sz="0" w:space="0" w:color="auto"/>
      </w:divBdr>
    </w:div>
    <w:div w:id="41559971">
      <w:bodyDiv w:val="1"/>
      <w:marLeft w:val="0"/>
      <w:marRight w:val="0"/>
      <w:marTop w:val="0"/>
      <w:marBottom w:val="0"/>
      <w:divBdr>
        <w:top w:val="none" w:sz="0" w:space="0" w:color="auto"/>
        <w:left w:val="none" w:sz="0" w:space="0" w:color="auto"/>
        <w:bottom w:val="none" w:sz="0" w:space="0" w:color="auto"/>
        <w:right w:val="none" w:sz="0" w:space="0" w:color="auto"/>
      </w:divBdr>
    </w:div>
    <w:div w:id="50229824">
      <w:bodyDiv w:val="1"/>
      <w:marLeft w:val="0"/>
      <w:marRight w:val="0"/>
      <w:marTop w:val="0"/>
      <w:marBottom w:val="0"/>
      <w:divBdr>
        <w:top w:val="none" w:sz="0" w:space="0" w:color="auto"/>
        <w:left w:val="none" w:sz="0" w:space="0" w:color="auto"/>
        <w:bottom w:val="none" w:sz="0" w:space="0" w:color="auto"/>
        <w:right w:val="none" w:sz="0" w:space="0" w:color="auto"/>
      </w:divBdr>
    </w:div>
    <w:div w:id="51005746">
      <w:bodyDiv w:val="1"/>
      <w:marLeft w:val="0"/>
      <w:marRight w:val="0"/>
      <w:marTop w:val="0"/>
      <w:marBottom w:val="0"/>
      <w:divBdr>
        <w:top w:val="none" w:sz="0" w:space="0" w:color="auto"/>
        <w:left w:val="none" w:sz="0" w:space="0" w:color="auto"/>
        <w:bottom w:val="none" w:sz="0" w:space="0" w:color="auto"/>
        <w:right w:val="none" w:sz="0" w:space="0" w:color="auto"/>
      </w:divBdr>
    </w:div>
    <w:div w:id="56635181">
      <w:bodyDiv w:val="1"/>
      <w:marLeft w:val="0"/>
      <w:marRight w:val="0"/>
      <w:marTop w:val="0"/>
      <w:marBottom w:val="0"/>
      <w:divBdr>
        <w:top w:val="none" w:sz="0" w:space="0" w:color="auto"/>
        <w:left w:val="none" w:sz="0" w:space="0" w:color="auto"/>
        <w:bottom w:val="none" w:sz="0" w:space="0" w:color="auto"/>
        <w:right w:val="none" w:sz="0" w:space="0" w:color="auto"/>
      </w:divBdr>
    </w:div>
    <w:div w:id="59452706">
      <w:bodyDiv w:val="1"/>
      <w:marLeft w:val="0"/>
      <w:marRight w:val="0"/>
      <w:marTop w:val="0"/>
      <w:marBottom w:val="0"/>
      <w:divBdr>
        <w:top w:val="none" w:sz="0" w:space="0" w:color="auto"/>
        <w:left w:val="none" w:sz="0" w:space="0" w:color="auto"/>
        <w:bottom w:val="none" w:sz="0" w:space="0" w:color="auto"/>
        <w:right w:val="none" w:sz="0" w:space="0" w:color="auto"/>
      </w:divBdr>
    </w:div>
    <w:div w:id="60755897">
      <w:bodyDiv w:val="1"/>
      <w:marLeft w:val="0"/>
      <w:marRight w:val="0"/>
      <w:marTop w:val="0"/>
      <w:marBottom w:val="0"/>
      <w:divBdr>
        <w:top w:val="none" w:sz="0" w:space="0" w:color="auto"/>
        <w:left w:val="none" w:sz="0" w:space="0" w:color="auto"/>
        <w:bottom w:val="none" w:sz="0" w:space="0" w:color="auto"/>
        <w:right w:val="none" w:sz="0" w:space="0" w:color="auto"/>
      </w:divBdr>
    </w:div>
    <w:div w:id="62266520">
      <w:bodyDiv w:val="1"/>
      <w:marLeft w:val="0"/>
      <w:marRight w:val="0"/>
      <w:marTop w:val="0"/>
      <w:marBottom w:val="0"/>
      <w:divBdr>
        <w:top w:val="none" w:sz="0" w:space="0" w:color="auto"/>
        <w:left w:val="none" w:sz="0" w:space="0" w:color="auto"/>
        <w:bottom w:val="none" w:sz="0" w:space="0" w:color="auto"/>
        <w:right w:val="none" w:sz="0" w:space="0" w:color="auto"/>
      </w:divBdr>
    </w:div>
    <w:div w:id="68963872">
      <w:bodyDiv w:val="1"/>
      <w:marLeft w:val="0"/>
      <w:marRight w:val="0"/>
      <w:marTop w:val="0"/>
      <w:marBottom w:val="0"/>
      <w:divBdr>
        <w:top w:val="none" w:sz="0" w:space="0" w:color="auto"/>
        <w:left w:val="none" w:sz="0" w:space="0" w:color="auto"/>
        <w:bottom w:val="none" w:sz="0" w:space="0" w:color="auto"/>
        <w:right w:val="none" w:sz="0" w:space="0" w:color="auto"/>
      </w:divBdr>
    </w:div>
    <w:div w:id="71513334">
      <w:bodyDiv w:val="1"/>
      <w:marLeft w:val="0"/>
      <w:marRight w:val="0"/>
      <w:marTop w:val="0"/>
      <w:marBottom w:val="0"/>
      <w:divBdr>
        <w:top w:val="none" w:sz="0" w:space="0" w:color="auto"/>
        <w:left w:val="none" w:sz="0" w:space="0" w:color="auto"/>
        <w:bottom w:val="none" w:sz="0" w:space="0" w:color="auto"/>
        <w:right w:val="none" w:sz="0" w:space="0" w:color="auto"/>
      </w:divBdr>
    </w:div>
    <w:div w:id="74790586">
      <w:bodyDiv w:val="1"/>
      <w:marLeft w:val="0"/>
      <w:marRight w:val="0"/>
      <w:marTop w:val="0"/>
      <w:marBottom w:val="0"/>
      <w:divBdr>
        <w:top w:val="none" w:sz="0" w:space="0" w:color="auto"/>
        <w:left w:val="none" w:sz="0" w:space="0" w:color="auto"/>
        <w:bottom w:val="none" w:sz="0" w:space="0" w:color="auto"/>
        <w:right w:val="none" w:sz="0" w:space="0" w:color="auto"/>
      </w:divBdr>
    </w:div>
    <w:div w:id="83428967">
      <w:bodyDiv w:val="1"/>
      <w:marLeft w:val="0"/>
      <w:marRight w:val="0"/>
      <w:marTop w:val="0"/>
      <w:marBottom w:val="0"/>
      <w:divBdr>
        <w:top w:val="none" w:sz="0" w:space="0" w:color="auto"/>
        <w:left w:val="none" w:sz="0" w:space="0" w:color="auto"/>
        <w:bottom w:val="none" w:sz="0" w:space="0" w:color="auto"/>
        <w:right w:val="none" w:sz="0" w:space="0" w:color="auto"/>
      </w:divBdr>
    </w:div>
    <w:div w:id="89199557">
      <w:bodyDiv w:val="1"/>
      <w:marLeft w:val="0"/>
      <w:marRight w:val="0"/>
      <w:marTop w:val="0"/>
      <w:marBottom w:val="0"/>
      <w:divBdr>
        <w:top w:val="none" w:sz="0" w:space="0" w:color="auto"/>
        <w:left w:val="none" w:sz="0" w:space="0" w:color="auto"/>
        <w:bottom w:val="none" w:sz="0" w:space="0" w:color="auto"/>
        <w:right w:val="none" w:sz="0" w:space="0" w:color="auto"/>
      </w:divBdr>
    </w:div>
    <w:div w:id="94594751">
      <w:bodyDiv w:val="1"/>
      <w:marLeft w:val="0"/>
      <w:marRight w:val="0"/>
      <w:marTop w:val="0"/>
      <w:marBottom w:val="0"/>
      <w:divBdr>
        <w:top w:val="none" w:sz="0" w:space="0" w:color="auto"/>
        <w:left w:val="none" w:sz="0" w:space="0" w:color="auto"/>
        <w:bottom w:val="none" w:sz="0" w:space="0" w:color="auto"/>
        <w:right w:val="none" w:sz="0" w:space="0" w:color="auto"/>
      </w:divBdr>
    </w:div>
    <w:div w:id="99953914">
      <w:bodyDiv w:val="1"/>
      <w:marLeft w:val="0"/>
      <w:marRight w:val="0"/>
      <w:marTop w:val="0"/>
      <w:marBottom w:val="0"/>
      <w:divBdr>
        <w:top w:val="none" w:sz="0" w:space="0" w:color="auto"/>
        <w:left w:val="none" w:sz="0" w:space="0" w:color="auto"/>
        <w:bottom w:val="none" w:sz="0" w:space="0" w:color="auto"/>
        <w:right w:val="none" w:sz="0" w:space="0" w:color="auto"/>
      </w:divBdr>
    </w:div>
    <w:div w:id="102111206">
      <w:bodyDiv w:val="1"/>
      <w:marLeft w:val="0"/>
      <w:marRight w:val="0"/>
      <w:marTop w:val="0"/>
      <w:marBottom w:val="0"/>
      <w:divBdr>
        <w:top w:val="none" w:sz="0" w:space="0" w:color="auto"/>
        <w:left w:val="none" w:sz="0" w:space="0" w:color="auto"/>
        <w:bottom w:val="none" w:sz="0" w:space="0" w:color="auto"/>
        <w:right w:val="none" w:sz="0" w:space="0" w:color="auto"/>
      </w:divBdr>
    </w:div>
    <w:div w:id="111554213">
      <w:bodyDiv w:val="1"/>
      <w:marLeft w:val="0"/>
      <w:marRight w:val="0"/>
      <w:marTop w:val="0"/>
      <w:marBottom w:val="0"/>
      <w:divBdr>
        <w:top w:val="none" w:sz="0" w:space="0" w:color="auto"/>
        <w:left w:val="none" w:sz="0" w:space="0" w:color="auto"/>
        <w:bottom w:val="none" w:sz="0" w:space="0" w:color="auto"/>
        <w:right w:val="none" w:sz="0" w:space="0" w:color="auto"/>
      </w:divBdr>
    </w:div>
    <w:div w:id="116221175">
      <w:bodyDiv w:val="1"/>
      <w:marLeft w:val="0"/>
      <w:marRight w:val="0"/>
      <w:marTop w:val="0"/>
      <w:marBottom w:val="0"/>
      <w:divBdr>
        <w:top w:val="none" w:sz="0" w:space="0" w:color="auto"/>
        <w:left w:val="none" w:sz="0" w:space="0" w:color="auto"/>
        <w:bottom w:val="none" w:sz="0" w:space="0" w:color="auto"/>
        <w:right w:val="none" w:sz="0" w:space="0" w:color="auto"/>
      </w:divBdr>
    </w:div>
    <w:div w:id="121701008">
      <w:bodyDiv w:val="1"/>
      <w:marLeft w:val="0"/>
      <w:marRight w:val="0"/>
      <w:marTop w:val="0"/>
      <w:marBottom w:val="0"/>
      <w:divBdr>
        <w:top w:val="none" w:sz="0" w:space="0" w:color="auto"/>
        <w:left w:val="none" w:sz="0" w:space="0" w:color="auto"/>
        <w:bottom w:val="none" w:sz="0" w:space="0" w:color="auto"/>
        <w:right w:val="none" w:sz="0" w:space="0" w:color="auto"/>
      </w:divBdr>
    </w:div>
    <w:div w:id="124011827">
      <w:bodyDiv w:val="1"/>
      <w:marLeft w:val="0"/>
      <w:marRight w:val="0"/>
      <w:marTop w:val="0"/>
      <w:marBottom w:val="0"/>
      <w:divBdr>
        <w:top w:val="none" w:sz="0" w:space="0" w:color="auto"/>
        <w:left w:val="none" w:sz="0" w:space="0" w:color="auto"/>
        <w:bottom w:val="none" w:sz="0" w:space="0" w:color="auto"/>
        <w:right w:val="none" w:sz="0" w:space="0" w:color="auto"/>
      </w:divBdr>
    </w:div>
    <w:div w:id="129368532">
      <w:bodyDiv w:val="1"/>
      <w:marLeft w:val="0"/>
      <w:marRight w:val="0"/>
      <w:marTop w:val="0"/>
      <w:marBottom w:val="0"/>
      <w:divBdr>
        <w:top w:val="none" w:sz="0" w:space="0" w:color="auto"/>
        <w:left w:val="none" w:sz="0" w:space="0" w:color="auto"/>
        <w:bottom w:val="none" w:sz="0" w:space="0" w:color="auto"/>
        <w:right w:val="none" w:sz="0" w:space="0" w:color="auto"/>
      </w:divBdr>
    </w:div>
    <w:div w:id="133565203">
      <w:bodyDiv w:val="1"/>
      <w:marLeft w:val="0"/>
      <w:marRight w:val="0"/>
      <w:marTop w:val="0"/>
      <w:marBottom w:val="0"/>
      <w:divBdr>
        <w:top w:val="none" w:sz="0" w:space="0" w:color="auto"/>
        <w:left w:val="none" w:sz="0" w:space="0" w:color="auto"/>
        <w:bottom w:val="none" w:sz="0" w:space="0" w:color="auto"/>
        <w:right w:val="none" w:sz="0" w:space="0" w:color="auto"/>
      </w:divBdr>
    </w:div>
    <w:div w:id="136651794">
      <w:bodyDiv w:val="1"/>
      <w:marLeft w:val="0"/>
      <w:marRight w:val="0"/>
      <w:marTop w:val="0"/>
      <w:marBottom w:val="0"/>
      <w:divBdr>
        <w:top w:val="none" w:sz="0" w:space="0" w:color="auto"/>
        <w:left w:val="none" w:sz="0" w:space="0" w:color="auto"/>
        <w:bottom w:val="none" w:sz="0" w:space="0" w:color="auto"/>
        <w:right w:val="none" w:sz="0" w:space="0" w:color="auto"/>
      </w:divBdr>
    </w:div>
    <w:div w:id="142966645">
      <w:bodyDiv w:val="1"/>
      <w:marLeft w:val="0"/>
      <w:marRight w:val="0"/>
      <w:marTop w:val="0"/>
      <w:marBottom w:val="0"/>
      <w:divBdr>
        <w:top w:val="none" w:sz="0" w:space="0" w:color="auto"/>
        <w:left w:val="none" w:sz="0" w:space="0" w:color="auto"/>
        <w:bottom w:val="none" w:sz="0" w:space="0" w:color="auto"/>
        <w:right w:val="none" w:sz="0" w:space="0" w:color="auto"/>
      </w:divBdr>
    </w:div>
    <w:div w:id="144052469">
      <w:bodyDiv w:val="1"/>
      <w:marLeft w:val="0"/>
      <w:marRight w:val="0"/>
      <w:marTop w:val="0"/>
      <w:marBottom w:val="0"/>
      <w:divBdr>
        <w:top w:val="none" w:sz="0" w:space="0" w:color="auto"/>
        <w:left w:val="none" w:sz="0" w:space="0" w:color="auto"/>
        <w:bottom w:val="none" w:sz="0" w:space="0" w:color="auto"/>
        <w:right w:val="none" w:sz="0" w:space="0" w:color="auto"/>
      </w:divBdr>
    </w:div>
    <w:div w:id="148522422">
      <w:bodyDiv w:val="1"/>
      <w:marLeft w:val="0"/>
      <w:marRight w:val="0"/>
      <w:marTop w:val="0"/>
      <w:marBottom w:val="0"/>
      <w:divBdr>
        <w:top w:val="none" w:sz="0" w:space="0" w:color="auto"/>
        <w:left w:val="none" w:sz="0" w:space="0" w:color="auto"/>
        <w:bottom w:val="none" w:sz="0" w:space="0" w:color="auto"/>
        <w:right w:val="none" w:sz="0" w:space="0" w:color="auto"/>
      </w:divBdr>
    </w:div>
    <w:div w:id="155194816">
      <w:bodyDiv w:val="1"/>
      <w:marLeft w:val="0"/>
      <w:marRight w:val="0"/>
      <w:marTop w:val="0"/>
      <w:marBottom w:val="0"/>
      <w:divBdr>
        <w:top w:val="none" w:sz="0" w:space="0" w:color="auto"/>
        <w:left w:val="none" w:sz="0" w:space="0" w:color="auto"/>
        <w:bottom w:val="none" w:sz="0" w:space="0" w:color="auto"/>
        <w:right w:val="none" w:sz="0" w:space="0" w:color="auto"/>
      </w:divBdr>
    </w:div>
    <w:div w:id="168298979">
      <w:bodyDiv w:val="1"/>
      <w:marLeft w:val="0"/>
      <w:marRight w:val="0"/>
      <w:marTop w:val="0"/>
      <w:marBottom w:val="0"/>
      <w:divBdr>
        <w:top w:val="none" w:sz="0" w:space="0" w:color="auto"/>
        <w:left w:val="none" w:sz="0" w:space="0" w:color="auto"/>
        <w:bottom w:val="none" w:sz="0" w:space="0" w:color="auto"/>
        <w:right w:val="none" w:sz="0" w:space="0" w:color="auto"/>
      </w:divBdr>
    </w:div>
    <w:div w:id="169029142">
      <w:bodyDiv w:val="1"/>
      <w:marLeft w:val="0"/>
      <w:marRight w:val="0"/>
      <w:marTop w:val="0"/>
      <w:marBottom w:val="0"/>
      <w:divBdr>
        <w:top w:val="none" w:sz="0" w:space="0" w:color="auto"/>
        <w:left w:val="none" w:sz="0" w:space="0" w:color="auto"/>
        <w:bottom w:val="none" w:sz="0" w:space="0" w:color="auto"/>
        <w:right w:val="none" w:sz="0" w:space="0" w:color="auto"/>
      </w:divBdr>
    </w:div>
    <w:div w:id="171722977">
      <w:bodyDiv w:val="1"/>
      <w:marLeft w:val="0"/>
      <w:marRight w:val="0"/>
      <w:marTop w:val="0"/>
      <w:marBottom w:val="0"/>
      <w:divBdr>
        <w:top w:val="none" w:sz="0" w:space="0" w:color="auto"/>
        <w:left w:val="none" w:sz="0" w:space="0" w:color="auto"/>
        <w:bottom w:val="none" w:sz="0" w:space="0" w:color="auto"/>
        <w:right w:val="none" w:sz="0" w:space="0" w:color="auto"/>
      </w:divBdr>
    </w:div>
    <w:div w:id="171728524">
      <w:bodyDiv w:val="1"/>
      <w:marLeft w:val="0"/>
      <w:marRight w:val="0"/>
      <w:marTop w:val="0"/>
      <w:marBottom w:val="0"/>
      <w:divBdr>
        <w:top w:val="none" w:sz="0" w:space="0" w:color="auto"/>
        <w:left w:val="none" w:sz="0" w:space="0" w:color="auto"/>
        <w:bottom w:val="none" w:sz="0" w:space="0" w:color="auto"/>
        <w:right w:val="none" w:sz="0" w:space="0" w:color="auto"/>
      </w:divBdr>
    </w:div>
    <w:div w:id="175968491">
      <w:bodyDiv w:val="1"/>
      <w:marLeft w:val="0"/>
      <w:marRight w:val="0"/>
      <w:marTop w:val="0"/>
      <w:marBottom w:val="0"/>
      <w:divBdr>
        <w:top w:val="none" w:sz="0" w:space="0" w:color="auto"/>
        <w:left w:val="none" w:sz="0" w:space="0" w:color="auto"/>
        <w:bottom w:val="none" w:sz="0" w:space="0" w:color="auto"/>
        <w:right w:val="none" w:sz="0" w:space="0" w:color="auto"/>
      </w:divBdr>
    </w:div>
    <w:div w:id="176114782">
      <w:bodyDiv w:val="1"/>
      <w:marLeft w:val="0"/>
      <w:marRight w:val="0"/>
      <w:marTop w:val="0"/>
      <w:marBottom w:val="0"/>
      <w:divBdr>
        <w:top w:val="none" w:sz="0" w:space="0" w:color="auto"/>
        <w:left w:val="none" w:sz="0" w:space="0" w:color="auto"/>
        <w:bottom w:val="none" w:sz="0" w:space="0" w:color="auto"/>
        <w:right w:val="none" w:sz="0" w:space="0" w:color="auto"/>
      </w:divBdr>
    </w:div>
    <w:div w:id="179901994">
      <w:bodyDiv w:val="1"/>
      <w:marLeft w:val="0"/>
      <w:marRight w:val="0"/>
      <w:marTop w:val="0"/>
      <w:marBottom w:val="0"/>
      <w:divBdr>
        <w:top w:val="none" w:sz="0" w:space="0" w:color="auto"/>
        <w:left w:val="none" w:sz="0" w:space="0" w:color="auto"/>
        <w:bottom w:val="none" w:sz="0" w:space="0" w:color="auto"/>
        <w:right w:val="none" w:sz="0" w:space="0" w:color="auto"/>
      </w:divBdr>
    </w:div>
    <w:div w:id="190264793">
      <w:bodyDiv w:val="1"/>
      <w:marLeft w:val="0"/>
      <w:marRight w:val="0"/>
      <w:marTop w:val="0"/>
      <w:marBottom w:val="0"/>
      <w:divBdr>
        <w:top w:val="none" w:sz="0" w:space="0" w:color="auto"/>
        <w:left w:val="none" w:sz="0" w:space="0" w:color="auto"/>
        <w:bottom w:val="none" w:sz="0" w:space="0" w:color="auto"/>
        <w:right w:val="none" w:sz="0" w:space="0" w:color="auto"/>
      </w:divBdr>
    </w:div>
    <w:div w:id="190807932">
      <w:bodyDiv w:val="1"/>
      <w:marLeft w:val="0"/>
      <w:marRight w:val="0"/>
      <w:marTop w:val="0"/>
      <w:marBottom w:val="0"/>
      <w:divBdr>
        <w:top w:val="none" w:sz="0" w:space="0" w:color="auto"/>
        <w:left w:val="none" w:sz="0" w:space="0" w:color="auto"/>
        <w:bottom w:val="none" w:sz="0" w:space="0" w:color="auto"/>
        <w:right w:val="none" w:sz="0" w:space="0" w:color="auto"/>
      </w:divBdr>
    </w:div>
    <w:div w:id="192117885">
      <w:bodyDiv w:val="1"/>
      <w:marLeft w:val="0"/>
      <w:marRight w:val="0"/>
      <w:marTop w:val="0"/>
      <w:marBottom w:val="0"/>
      <w:divBdr>
        <w:top w:val="none" w:sz="0" w:space="0" w:color="auto"/>
        <w:left w:val="none" w:sz="0" w:space="0" w:color="auto"/>
        <w:bottom w:val="none" w:sz="0" w:space="0" w:color="auto"/>
        <w:right w:val="none" w:sz="0" w:space="0" w:color="auto"/>
      </w:divBdr>
    </w:div>
    <w:div w:id="196697362">
      <w:bodyDiv w:val="1"/>
      <w:marLeft w:val="0"/>
      <w:marRight w:val="0"/>
      <w:marTop w:val="0"/>
      <w:marBottom w:val="0"/>
      <w:divBdr>
        <w:top w:val="none" w:sz="0" w:space="0" w:color="auto"/>
        <w:left w:val="none" w:sz="0" w:space="0" w:color="auto"/>
        <w:bottom w:val="none" w:sz="0" w:space="0" w:color="auto"/>
        <w:right w:val="none" w:sz="0" w:space="0" w:color="auto"/>
      </w:divBdr>
    </w:div>
    <w:div w:id="198666029">
      <w:bodyDiv w:val="1"/>
      <w:marLeft w:val="0"/>
      <w:marRight w:val="0"/>
      <w:marTop w:val="0"/>
      <w:marBottom w:val="0"/>
      <w:divBdr>
        <w:top w:val="none" w:sz="0" w:space="0" w:color="auto"/>
        <w:left w:val="none" w:sz="0" w:space="0" w:color="auto"/>
        <w:bottom w:val="none" w:sz="0" w:space="0" w:color="auto"/>
        <w:right w:val="none" w:sz="0" w:space="0" w:color="auto"/>
      </w:divBdr>
    </w:div>
    <w:div w:id="202249201">
      <w:bodyDiv w:val="1"/>
      <w:marLeft w:val="0"/>
      <w:marRight w:val="0"/>
      <w:marTop w:val="0"/>
      <w:marBottom w:val="0"/>
      <w:divBdr>
        <w:top w:val="none" w:sz="0" w:space="0" w:color="auto"/>
        <w:left w:val="none" w:sz="0" w:space="0" w:color="auto"/>
        <w:bottom w:val="none" w:sz="0" w:space="0" w:color="auto"/>
        <w:right w:val="none" w:sz="0" w:space="0" w:color="auto"/>
      </w:divBdr>
    </w:div>
    <w:div w:id="209734882">
      <w:bodyDiv w:val="1"/>
      <w:marLeft w:val="0"/>
      <w:marRight w:val="0"/>
      <w:marTop w:val="0"/>
      <w:marBottom w:val="0"/>
      <w:divBdr>
        <w:top w:val="none" w:sz="0" w:space="0" w:color="auto"/>
        <w:left w:val="none" w:sz="0" w:space="0" w:color="auto"/>
        <w:bottom w:val="none" w:sz="0" w:space="0" w:color="auto"/>
        <w:right w:val="none" w:sz="0" w:space="0" w:color="auto"/>
      </w:divBdr>
    </w:div>
    <w:div w:id="220405338">
      <w:bodyDiv w:val="1"/>
      <w:marLeft w:val="0"/>
      <w:marRight w:val="0"/>
      <w:marTop w:val="0"/>
      <w:marBottom w:val="0"/>
      <w:divBdr>
        <w:top w:val="none" w:sz="0" w:space="0" w:color="auto"/>
        <w:left w:val="none" w:sz="0" w:space="0" w:color="auto"/>
        <w:bottom w:val="none" w:sz="0" w:space="0" w:color="auto"/>
        <w:right w:val="none" w:sz="0" w:space="0" w:color="auto"/>
      </w:divBdr>
    </w:div>
    <w:div w:id="220946622">
      <w:bodyDiv w:val="1"/>
      <w:marLeft w:val="0"/>
      <w:marRight w:val="0"/>
      <w:marTop w:val="0"/>
      <w:marBottom w:val="0"/>
      <w:divBdr>
        <w:top w:val="none" w:sz="0" w:space="0" w:color="auto"/>
        <w:left w:val="none" w:sz="0" w:space="0" w:color="auto"/>
        <w:bottom w:val="none" w:sz="0" w:space="0" w:color="auto"/>
        <w:right w:val="none" w:sz="0" w:space="0" w:color="auto"/>
      </w:divBdr>
    </w:div>
    <w:div w:id="222328863">
      <w:bodyDiv w:val="1"/>
      <w:marLeft w:val="0"/>
      <w:marRight w:val="0"/>
      <w:marTop w:val="0"/>
      <w:marBottom w:val="0"/>
      <w:divBdr>
        <w:top w:val="none" w:sz="0" w:space="0" w:color="auto"/>
        <w:left w:val="none" w:sz="0" w:space="0" w:color="auto"/>
        <w:bottom w:val="none" w:sz="0" w:space="0" w:color="auto"/>
        <w:right w:val="none" w:sz="0" w:space="0" w:color="auto"/>
      </w:divBdr>
    </w:div>
    <w:div w:id="229659068">
      <w:bodyDiv w:val="1"/>
      <w:marLeft w:val="0"/>
      <w:marRight w:val="0"/>
      <w:marTop w:val="0"/>
      <w:marBottom w:val="0"/>
      <w:divBdr>
        <w:top w:val="none" w:sz="0" w:space="0" w:color="auto"/>
        <w:left w:val="none" w:sz="0" w:space="0" w:color="auto"/>
        <w:bottom w:val="none" w:sz="0" w:space="0" w:color="auto"/>
        <w:right w:val="none" w:sz="0" w:space="0" w:color="auto"/>
      </w:divBdr>
    </w:div>
    <w:div w:id="233780214">
      <w:bodyDiv w:val="1"/>
      <w:marLeft w:val="0"/>
      <w:marRight w:val="0"/>
      <w:marTop w:val="0"/>
      <w:marBottom w:val="0"/>
      <w:divBdr>
        <w:top w:val="none" w:sz="0" w:space="0" w:color="auto"/>
        <w:left w:val="none" w:sz="0" w:space="0" w:color="auto"/>
        <w:bottom w:val="none" w:sz="0" w:space="0" w:color="auto"/>
        <w:right w:val="none" w:sz="0" w:space="0" w:color="auto"/>
      </w:divBdr>
    </w:div>
    <w:div w:id="234631059">
      <w:bodyDiv w:val="1"/>
      <w:marLeft w:val="0"/>
      <w:marRight w:val="0"/>
      <w:marTop w:val="0"/>
      <w:marBottom w:val="0"/>
      <w:divBdr>
        <w:top w:val="none" w:sz="0" w:space="0" w:color="auto"/>
        <w:left w:val="none" w:sz="0" w:space="0" w:color="auto"/>
        <w:bottom w:val="none" w:sz="0" w:space="0" w:color="auto"/>
        <w:right w:val="none" w:sz="0" w:space="0" w:color="auto"/>
      </w:divBdr>
    </w:div>
    <w:div w:id="236866796">
      <w:bodyDiv w:val="1"/>
      <w:marLeft w:val="0"/>
      <w:marRight w:val="0"/>
      <w:marTop w:val="0"/>
      <w:marBottom w:val="0"/>
      <w:divBdr>
        <w:top w:val="none" w:sz="0" w:space="0" w:color="auto"/>
        <w:left w:val="none" w:sz="0" w:space="0" w:color="auto"/>
        <w:bottom w:val="none" w:sz="0" w:space="0" w:color="auto"/>
        <w:right w:val="none" w:sz="0" w:space="0" w:color="auto"/>
      </w:divBdr>
    </w:div>
    <w:div w:id="237329769">
      <w:bodyDiv w:val="1"/>
      <w:marLeft w:val="0"/>
      <w:marRight w:val="0"/>
      <w:marTop w:val="0"/>
      <w:marBottom w:val="0"/>
      <w:divBdr>
        <w:top w:val="none" w:sz="0" w:space="0" w:color="auto"/>
        <w:left w:val="none" w:sz="0" w:space="0" w:color="auto"/>
        <w:bottom w:val="none" w:sz="0" w:space="0" w:color="auto"/>
        <w:right w:val="none" w:sz="0" w:space="0" w:color="auto"/>
      </w:divBdr>
    </w:div>
    <w:div w:id="238760430">
      <w:bodyDiv w:val="1"/>
      <w:marLeft w:val="0"/>
      <w:marRight w:val="0"/>
      <w:marTop w:val="0"/>
      <w:marBottom w:val="0"/>
      <w:divBdr>
        <w:top w:val="none" w:sz="0" w:space="0" w:color="auto"/>
        <w:left w:val="none" w:sz="0" w:space="0" w:color="auto"/>
        <w:bottom w:val="none" w:sz="0" w:space="0" w:color="auto"/>
        <w:right w:val="none" w:sz="0" w:space="0" w:color="auto"/>
      </w:divBdr>
    </w:div>
    <w:div w:id="241723535">
      <w:bodyDiv w:val="1"/>
      <w:marLeft w:val="0"/>
      <w:marRight w:val="0"/>
      <w:marTop w:val="0"/>
      <w:marBottom w:val="0"/>
      <w:divBdr>
        <w:top w:val="none" w:sz="0" w:space="0" w:color="auto"/>
        <w:left w:val="none" w:sz="0" w:space="0" w:color="auto"/>
        <w:bottom w:val="none" w:sz="0" w:space="0" w:color="auto"/>
        <w:right w:val="none" w:sz="0" w:space="0" w:color="auto"/>
      </w:divBdr>
    </w:div>
    <w:div w:id="243884884">
      <w:bodyDiv w:val="1"/>
      <w:marLeft w:val="0"/>
      <w:marRight w:val="0"/>
      <w:marTop w:val="0"/>
      <w:marBottom w:val="0"/>
      <w:divBdr>
        <w:top w:val="none" w:sz="0" w:space="0" w:color="auto"/>
        <w:left w:val="none" w:sz="0" w:space="0" w:color="auto"/>
        <w:bottom w:val="none" w:sz="0" w:space="0" w:color="auto"/>
        <w:right w:val="none" w:sz="0" w:space="0" w:color="auto"/>
      </w:divBdr>
    </w:div>
    <w:div w:id="249775468">
      <w:bodyDiv w:val="1"/>
      <w:marLeft w:val="0"/>
      <w:marRight w:val="0"/>
      <w:marTop w:val="0"/>
      <w:marBottom w:val="0"/>
      <w:divBdr>
        <w:top w:val="none" w:sz="0" w:space="0" w:color="auto"/>
        <w:left w:val="none" w:sz="0" w:space="0" w:color="auto"/>
        <w:bottom w:val="none" w:sz="0" w:space="0" w:color="auto"/>
        <w:right w:val="none" w:sz="0" w:space="0" w:color="auto"/>
      </w:divBdr>
    </w:div>
    <w:div w:id="249974894">
      <w:bodyDiv w:val="1"/>
      <w:marLeft w:val="0"/>
      <w:marRight w:val="0"/>
      <w:marTop w:val="0"/>
      <w:marBottom w:val="0"/>
      <w:divBdr>
        <w:top w:val="none" w:sz="0" w:space="0" w:color="auto"/>
        <w:left w:val="none" w:sz="0" w:space="0" w:color="auto"/>
        <w:bottom w:val="none" w:sz="0" w:space="0" w:color="auto"/>
        <w:right w:val="none" w:sz="0" w:space="0" w:color="auto"/>
      </w:divBdr>
    </w:div>
    <w:div w:id="255747636">
      <w:bodyDiv w:val="1"/>
      <w:marLeft w:val="0"/>
      <w:marRight w:val="0"/>
      <w:marTop w:val="0"/>
      <w:marBottom w:val="0"/>
      <w:divBdr>
        <w:top w:val="none" w:sz="0" w:space="0" w:color="auto"/>
        <w:left w:val="none" w:sz="0" w:space="0" w:color="auto"/>
        <w:bottom w:val="none" w:sz="0" w:space="0" w:color="auto"/>
        <w:right w:val="none" w:sz="0" w:space="0" w:color="auto"/>
      </w:divBdr>
    </w:div>
    <w:div w:id="258029929">
      <w:bodyDiv w:val="1"/>
      <w:marLeft w:val="0"/>
      <w:marRight w:val="0"/>
      <w:marTop w:val="0"/>
      <w:marBottom w:val="0"/>
      <w:divBdr>
        <w:top w:val="none" w:sz="0" w:space="0" w:color="auto"/>
        <w:left w:val="none" w:sz="0" w:space="0" w:color="auto"/>
        <w:bottom w:val="none" w:sz="0" w:space="0" w:color="auto"/>
        <w:right w:val="none" w:sz="0" w:space="0" w:color="auto"/>
      </w:divBdr>
    </w:div>
    <w:div w:id="272792085">
      <w:bodyDiv w:val="1"/>
      <w:marLeft w:val="0"/>
      <w:marRight w:val="0"/>
      <w:marTop w:val="0"/>
      <w:marBottom w:val="0"/>
      <w:divBdr>
        <w:top w:val="none" w:sz="0" w:space="0" w:color="auto"/>
        <w:left w:val="none" w:sz="0" w:space="0" w:color="auto"/>
        <w:bottom w:val="none" w:sz="0" w:space="0" w:color="auto"/>
        <w:right w:val="none" w:sz="0" w:space="0" w:color="auto"/>
      </w:divBdr>
      <w:divsChild>
        <w:div w:id="1803693984">
          <w:marLeft w:val="547"/>
          <w:marRight w:val="0"/>
          <w:marTop w:val="0"/>
          <w:marBottom w:val="0"/>
          <w:divBdr>
            <w:top w:val="none" w:sz="0" w:space="0" w:color="auto"/>
            <w:left w:val="none" w:sz="0" w:space="0" w:color="auto"/>
            <w:bottom w:val="none" w:sz="0" w:space="0" w:color="auto"/>
            <w:right w:val="none" w:sz="0" w:space="0" w:color="auto"/>
          </w:divBdr>
        </w:div>
      </w:divsChild>
    </w:div>
    <w:div w:id="287057240">
      <w:bodyDiv w:val="1"/>
      <w:marLeft w:val="0"/>
      <w:marRight w:val="0"/>
      <w:marTop w:val="0"/>
      <w:marBottom w:val="0"/>
      <w:divBdr>
        <w:top w:val="none" w:sz="0" w:space="0" w:color="auto"/>
        <w:left w:val="none" w:sz="0" w:space="0" w:color="auto"/>
        <w:bottom w:val="none" w:sz="0" w:space="0" w:color="auto"/>
        <w:right w:val="none" w:sz="0" w:space="0" w:color="auto"/>
      </w:divBdr>
    </w:div>
    <w:div w:id="296035936">
      <w:bodyDiv w:val="1"/>
      <w:marLeft w:val="0"/>
      <w:marRight w:val="0"/>
      <w:marTop w:val="0"/>
      <w:marBottom w:val="0"/>
      <w:divBdr>
        <w:top w:val="none" w:sz="0" w:space="0" w:color="auto"/>
        <w:left w:val="none" w:sz="0" w:space="0" w:color="auto"/>
        <w:bottom w:val="none" w:sz="0" w:space="0" w:color="auto"/>
        <w:right w:val="none" w:sz="0" w:space="0" w:color="auto"/>
      </w:divBdr>
    </w:div>
    <w:div w:id="297958473">
      <w:bodyDiv w:val="1"/>
      <w:marLeft w:val="0"/>
      <w:marRight w:val="0"/>
      <w:marTop w:val="0"/>
      <w:marBottom w:val="0"/>
      <w:divBdr>
        <w:top w:val="none" w:sz="0" w:space="0" w:color="auto"/>
        <w:left w:val="none" w:sz="0" w:space="0" w:color="auto"/>
        <w:bottom w:val="none" w:sz="0" w:space="0" w:color="auto"/>
        <w:right w:val="none" w:sz="0" w:space="0" w:color="auto"/>
      </w:divBdr>
    </w:div>
    <w:div w:id="300816763">
      <w:bodyDiv w:val="1"/>
      <w:marLeft w:val="0"/>
      <w:marRight w:val="0"/>
      <w:marTop w:val="0"/>
      <w:marBottom w:val="0"/>
      <w:divBdr>
        <w:top w:val="none" w:sz="0" w:space="0" w:color="auto"/>
        <w:left w:val="none" w:sz="0" w:space="0" w:color="auto"/>
        <w:bottom w:val="none" w:sz="0" w:space="0" w:color="auto"/>
        <w:right w:val="none" w:sz="0" w:space="0" w:color="auto"/>
      </w:divBdr>
    </w:div>
    <w:div w:id="315300235">
      <w:bodyDiv w:val="1"/>
      <w:marLeft w:val="0"/>
      <w:marRight w:val="0"/>
      <w:marTop w:val="0"/>
      <w:marBottom w:val="0"/>
      <w:divBdr>
        <w:top w:val="none" w:sz="0" w:space="0" w:color="auto"/>
        <w:left w:val="none" w:sz="0" w:space="0" w:color="auto"/>
        <w:bottom w:val="none" w:sz="0" w:space="0" w:color="auto"/>
        <w:right w:val="none" w:sz="0" w:space="0" w:color="auto"/>
      </w:divBdr>
    </w:div>
    <w:div w:id="317000875">
      <w:bodyDiv w:val="1"/>
      <w:marLeft w:val="0"/>
      <w:marRight w:val="0"/>
      <w:marTop w:val="0"/>
      <w:marBottom w:val="0"/>
      <w:divBdr>
        <w:top w:val="none" w:sz="0" w:space="0" w:color="auto"/>
        <w:left w:val="none" w:sz="0" w:space="0" w:color="auto"/>
        <w:bottom w:val="none" w:sz="0" w:space="0" w:color="auto"/>
        <w:right w:val="none" w:sz="0" w:space="0" w:color="auto"/>
      </w:divBdr>
    </w:div>
    <w:div w:id="320083485">
      <w:bodyDiv w:val="1"/>
      <w:marLeft w:val="0"/>
      <w:marRight w:val="0"/>
      <w:marTop w:val="0"/>
      <w:marBottom w:val="0"/>
      <w:divBdr>
        <w:top w:val="none" w:sz="0" w:space="0" w:color="auto"/>
        <w:left w:val="none" w:sz="0" w:space="0" w:color="auto"/>
        <w:bottom w:val="none" w:sz="0" w:space="0" w:color="auto"/>
        <w:right w:val="none" w:sz="0" w:space="0" w:color="auto"/>
      </w:divBdr>
    </w:div>
    <w:div w:id="322438024">
      <w:bodyDiv w:val="1"/>
      <w:marLeft w:val="0"/>
      <w:marRight w:val="0"/>
      <w:marTop w:val="0"/>
      <w:marBottom w:val="0"/>
      <w:divBdr>
        <w:top w:val="none" w:sz="0" w:space="0" w:color="auto"/>
        <w:left w:val="none" w:sz="0" w:space="0" w:color="auto"/>
        <w:bottom w:val="none" w:sz="0" w:space="0" w:color="auto"/>
        <w:right w:val="none" w:sz="0" w:space="0" w:color="auto"/>
      </w:divBdr>
    </w:div>
    <w:div w:id="323433328">
      <w:bodyDiv w:val="1"/>
      <w:marLeft w:val="0"/>
      <w:marRight w:val="0"/>
      <w:marTop w:val="0"/>
      <w:marBottom w:val="0"/>
      <w:divBdr>
        <w:top w:val="none" w:sz="0" w:space="0" w:color="auto"/>
        <w:left w:val="none" w:sz="0" w:space="0" w:color="auto"/>
        <w:bottom w:val="none" w:sz="0" w:space="0" w:color="auto"/>
        <w:right w:val="none" w:sz="0" w:space="0" w:color="auto"/>
      </w:divBdr>
    </w:div>
    <w:div w:id="323558254">
      <w:bodyDiv w:val="1"/>
      <w:marLeft w:val="0"/>
      <w:marRight w:val="0"/>
      <w:marTop w:val="0"/>
      <w:marBottom w:val="0"/>
      <w:divBdr>
        <w:top w:val="none" w:sz="0" w:space="0" w:color="auto"/>
        <w:left w:val="none" w:sz="0" w:space="0" w:color="auto"/>
        <w:bottom w:val="none" w:sz="0" w:space="0" w:color="auto"/>
        <w:right w:val="none" w:sz="0" w:space="0" w:color="auto"/>
      </w:divBdr>
    </w:div>
    <w:div w:id="331954253">
      <w:bodyDiv w:val="1"/>
      <w:marLeft w:val="0"/>
      <w:marRight w:val="0"/>
      <w:marTop w:val="0"/>
      <w:marBottom w:val="0"/>
      <w:divBdr>
        <w:top w:val="none" w:sz="0" w:space="0" w:color="auto"/>
        <w:left w:val="none" w:sz="0" w:space="0" w:color="auto"/>
        <w:bottom w:val="none" w:sz="0" w:space="0" w:color="auto"/>
        <w:right w:val="none" w:sz="0" w:space="0" w:color="auto"/>
      </w:divBdr>
      <w:divsChild>
        <w:div w:id="21790071">
          <w:marLeft w:val="0"/>
          <w:marRight w:val="0"/>
          <w:marTop w:val="0"/>
          <w:marBottom w:val="0"/>
          <w:divBdr>
            <w:top w:val="none" w:sz="0" w:space="0" w:color="auto"/>
            <w:left w:val="none" w:sz="0" w:space="0" w:color="auto"/>
            <w:bottom w:val="none" w:sz="0" w:space="0" w:color="auto"/>
            <w:right w:val="none" w:sz="0" w:space="0" w:color="auto"/>
          </w:divBdr>
        </w:div>
        <w:div w:id="87122783">
          <w:marLeft w:val="0"/>
          <w:marRight w:val="0"/>
          <w:marTop w:val="0"/>
          <w:marBottom w:val="0"/>
          <w:divBdr>
            <w:top w:val="none" w:sz="0" w:space="0" w:color="auto"/>
            <w:left w:val="none" w:sz="0" w:space="0" w:color="auto"/>
            <w:bottom w:val="none" w:sz="0" w:space="0" w:color="auto"/>
            <w:right w:val="none" w:sz="0" w:space="0" w:color="auto"/>
          </w:divBdr>
        </w:div>
        <w:div w:id="298263485">
          <w:marLeft w:val="0"/>
          <w:marRight w:val="0"/>
          <w:marTop w:val="0"/>
          <w:marBottom w:val="0"/>
          <w:divBdr>
            <w:top w:val="none" w:sz="0" w:space="0" w:color="auto"/>
            <w:left w:val="none" w:sz="0" w:space="0" w:color="auto"/>
            <w:bottom w:val="none" w:sz="0" w:space="0" w:color="auto"/>
            <w:right w:val="none" w:sz="0" w:space="0" w:color="auto"/>
          </w:divBdr>
        </w:div>
        <w:div w:id="337314481">
          <w:marLeft w:val="0"/>
          <w:marRight w:val="0"/>
          <w:marTop w:val="0"/>
          <w:marBottom w:val="0"/>
          <w:divBdr>
            <w:top w:val="none" w:sz="0" w:space="0" w:color="auto"/>
            <w:left w:val="none" w:sz="0" w:space="0" w:color="auto"/>
            <w:bottom w:val="none" w:sz="0" w:space="0" w:color="auto"/>
            <w:right w:val="none" w:sz="0" w:space="0" w:color="auto"/>
          </w:divBdr>
        </w:div>
        <w:div w:id="465703416">
          <w:marLeft w:val="0"/>
          <w:marRight w:val="0"/>
          <w:marTop w:val="0"/>
          <w:marBottom w:val="0"/>
          <w:divBdr>
            <w:top w:val="none" w:sz="0" w:space="0" w:color="auto"/>
            <w:left w:val="none" w:sz="0" w:space="0" w:color="auto"/>
            <w:bottom w:val="none" w:sz="0" w:space="0" w:color="auto"/>
            <w:right w:val="none" w:sz="0" w:space="0" w:color="auto"/>
          </w:divBdr>
        </w:div>
        <w:div w:id="714551419">
          <w:marLeft w:val="0"/>
          <w:marRight w:val="0"/>
          <w:marTop w:val="0"/>
          <w:marBottom w:val="0"/>
          <w:divBdr>
            <w:top w:val="none" w:sz="0" w:space="0" w:color="auto"/>
            <w:left w:val="none" w:sz="0" w:space="0" w:color="auto"/>
            <w:bottom w:val="none" w:sz="0" w:space="0" w:color="auto"/>
            <w:right w:val="none" w:sz="0" w:space="0" w:color="auto"/>
          </w:divBdr>
        </w:div>
        <w:div w:id="799156487">
          <w:marLeft w:val="0"/>
          <w:marRight w:val="0"/>
          <w:marTop w:val="0"/>
          <w:marBottom w:val="0"/>
          <w:divBdr>
            <w:top w:val="none" w:sz="0" w:space="0" w:color="auto"/>
            <w:left w:val="none" w:sz="0" w:space="0" w:color="auto"/>
            <w:bottom w:val="none" w:sz="0" w:space="0" w:color="auto"/>
            <w:right w:val="none" w:sz="0" w:space="0" w:color="auto"/>
          </w:divBdr>
        </w:div>
        <w:div w:id="1146897423">
          <w:marLeft w:val="0"/>
          <w:marRight w:val="0"/>
          <w:marTop w:val="0"/>
          <w:marBottom w:val="0"/>
          <w:divBdr>
            <w:top w:val="none" w:sz="0" w:space="0" w:color="auto"/>
            <w:left w:val="none" w:sz="0" w:space="0" w:color="auto"/>
            <w:bottom w:val="none" w:sz="0" w:space="0" w:color="auto"/>
            <w:right w:val="none" w:sz="0" w:space="0" w:color="auto"/>
          </w:divBdr>
        </w:div>
        <w:div w:id="1739551124">
          <w:marLeft w:val="0"/>
          <w:marRight w:val="0"/>
          <w:marTop w:val="0"/>
          <w:marBottom w:val="0"/>
          <w:divBdr>
            <w:top w:val="none" w:sz="0" w:space="0" w:color="auto"/>
            <w:left w:val="none" w:sz="0" w:space="0" w:color="auto"/>
            <w:bottom w:val="none" w:sz="0" w:space="0" w:color="auto"/>
            <w:right w:val="none" w:sz="0" w:space="0" w:color="auto"/>
          </w:divBdr>
        </w:div>
        <w:div w:id="2019428052">
          <w:marLeft w:val="0"/>
          <w:marRight w:val="0"/>
          <w:marTop w:val="0"/>
          <w:marBottom w:val="0"/>
          <w:divBdr>
            <w:top w:val="none" w:sz="0" w:space="0" w:color="auto"/>
            <w:left w:val="none" w:sz="0" w:space="0" w:color="auto"/>
            <w:bottom w:val="none" w:sz="0" w:space="0" w:color="auto"/>
            <w:right w:val="none" w:sz="0" w:space="0" w:color="auto"/>
          </w:divBdr>
        </w:div>
      </w:divsChild>
    </w:div>
    <w:div w:id="333579447">
      <w:bodyDiv w:val="1"/>
      <w:marLeft w:val="0"/>
      <w:marRight w:val="0"/>
      <w:marTop w:val="0"/>
      <w:marBottom w:val="0"/>
      <w:divBdr>
        <w:top w:val="none" w:sz="0" w:space="0" w:color="auto"/>
        <w:left w:val="none" w:sz="0" w:space="0" w:color="auto"/>
        <w:bottom w:val="none" w:sz="0" w:space="0" w:color="auto"/>
        <w:right w:val="none" w:sz="0" w:space="0" w:color="auto"/>
      </w:divBdr>
    </w:div>
    <w:div w:id="338309744">
      <w:bodyDiv w:val="1"/>
      <w:marLeft w:val="0"/>
      <w:marRight w:val="0"/>
      <w:marTop w:val="0"/>
      <w:marBottom w:val="0"/>
      <w:divBdr>
        <w:top w:val="none" w:sz="0" w:space="0" w:color="auto"/>
        <w:left w:val="none" w:sz="0" w:space="0" w:color="auto"/>
        <w:bottom w:val="none" w:sz="0" w:space="0" w:color="auto"/>
        <w:right w:val="none" w:sz="0" w:space="0" w:color="auto"/>
      </w:divBdr>
    </w:div>
    <w:div w:id="342127194">
      <w:bodyDiv w:val="1"/>
      <w:marLeft w:val="0"/>
      <w:marRight w:val="0"/>
      <w:marTop w:val="0"/>
      <w:marBottom w:val="0"/>
      <w:divBdr>
        <w:top w:val="none" w:sz="0" w:space="0" w:color="auto"/>
        <w:left w:val="none" w:sz="0" w:space="0" w:color="auto"/>
        <w:bottom w:val="none" w:sz="0" w:space="0" w:color="auto"/>
        <w:right w:val="none" w:sz="0" w:space="0" w:color="auto"/>
      </w:divBdr>
    </w:div>
    <w:div w:id="343173807">
      <w:bodyDiv w:val="1"/>
      <w:marLeft w:val="0"/>
      <w:marRight w:val="0"/>
      <w:marTop w:val="0"/>
      <w:marBottom w:val="0"/>
      <w:divBdr>
        <w:top w:val="none" w:sz="0" w:space="0" w:color="auto"/>
        <w:left w:val="none" w:sz="0" w:space="0" w:color="auto"/>
        <w:bottom w:val="none" w:sz="0" w:space="0" w:color="auto"/>
        <w:right w:val="none" w:sz="0" w:space="0" w:color="auto"/>
      </w:divBdr>
    </w:div>
    <w:div w:id="343899417">
      <w:bodyDiv w:val="1"/>
      <w:marLeft w:val="0"/>
      <w:marRight w:val="0"/>
      <w:marTop w:val="0"/>
      <w:marBottom w:val="0"/>
      <w:divBdr>
        <w:top w:val="none" w:sz="0" w:space="0" w:color="auto"/>
        <w:left w:val="none" w:sz="0" w:space="0" w:color="auto"/>
        <w:bottom w:val="none" w:sz="0" w:space="0" w:color="auto"/>
        <w:right w:val="none" w:sz="0" w:space="0" w:color="auto"/>
      </w:divBdr>
    </w:div>
    <w:div w:id="350105115">
      <w:bodyDiv w:val="1"/>
      <w:marLeft w:val="0"/>
      <w:marRight w:val="0"/>
      <w:marTop w:val="0"/>
      <w:marBottom w:val="0"/>
      <w:divBdr>
        <w:top w:val="none" w:sz="0" w:space="0" w:color="auto"/>
        <w:left w:val="none" w:sz="0" w:space="0" w:color="auto"/>
        <w:bottom w:val="none" w:sz="0" w:space="0" w:color="auto"/>
        <w:right w:val="none" w:sz="0" w:space="0" w:color="auto"/>
      </w:divBdr>
    </w:div>
    <w:div w:id="351224211">
      <w:bodyDiv w:val="1"/>
      <w:marLeft w:val="0"/>
      <w:marRight w:val="0"/>
      <w:marTop w:val="0"/>
      <w:marBottom w:val="0"/>
      <w:divBdr>
        <w:top w:val="none" w:sz="0" w:space="0" w:color="auto"/>
        <w:left w:val="none" w:sz="0" w:space="0" w:color="auto"/>
        <w:bottom w:val="none" w:sz="0" w:space="0" w:color="auto"/>
        <w:right w:val="none" w:sz="0" w:space="0" w:color="auto"/>
      </w:divBdr>
    </w:div>
    <w:div w:id="352850918">
      <w:bodyDiv w:val="1"/>
      <w:marLeft w:val="0"/>
      <w:marRight w:val="0"/>
      <w:marTop w:val="0"/>
      <w:marBottom w:val="0"/>
      <w:divBdr>
        <w:top w:val="none" w:sz="0" w:space="0" w:color="auto"/>
        <w:left w:val="none" w:sz="0" w:space="0" w:color="auto"/>
        <w:bottom w:val="none" w:sz="0" w:space="0" w:color="auto"/>
        <w:right w:val="none" w:sz="0" w:space="0" w:color="auto"/>
      </w:divBdr>
    </w:div>
    <w:div w:id="360399550">
      <w:bodyDiv w:val="1"/>
      <w:marLeft w:val="0"/>
      <w:marRight w:val="0"/>
      <w:marTop w:val="0"/>
      <w:marBottom w:val="0"/>
      <w:divBdr>
        <w:top w:val="none" w:sz="0" w:space="0" w:color="auto"/>
        <w:left w:val="none" w:sz="0" w:space="0" w:color="auto"/>
        <w:bottom w:val="none" w:sz="0" w:space="0" w:color="auto"/>
        <w:right w:val="none" w:sz="0" w:space="0" w:color="auto"/>
      </w:divBdr>
    </w:div>
    <w:div w:id="365910733">
      <w:bodyDiv w:val="1"/>
      <w:marLeft w:val="0"/>
      <w:marRight w:val="0"/>
      <w:marTop w:val="0"/>
      <w:marBottom w:val="0"/>
      <w:divBdr>
        <w:top w:val="none" w:sz="0" w:space="0" w:color="auto"/>
        <w:left w:val="none" w:sz="0" w:space="0" w:color="auto"/>
        <w:bottom w:val="none" w:sz="0" w:space="0" w:color="auto"/>
        <w:right w:val="none" w:sz="0" w:space="0" w:color="auto"/>
      </w:divBdr>
    </w:div>
    <w:div w:id="366443420">
      <w:bodyDiv w:val="1"/>
      <w:marLeft w:val="0"/>
      <w:marRight w:val="0"/>
      <w:marTop w:val="0"/>
      <w:marBottom w:val="0"/>
      <w:divBdr>
        <w:top w:val="none" w:sz="0" w:space="0" w:color="auto"/>
        <w:left w:val="none" w:sz="0" w:space="0" w:color="auto"/>
        <w:bottom w:val="none" w:sz="0" w:space="0" w:color="auto"/>
        <w:right w:val="none" w:sz="0" w:space="0" w:color="auto"/>
      </w:divBdr>
    </w:div>
    <w:div w:id="369376935">
      <w:bodyDiv w:val="1"/>
      <w:marLeft w:val="0"/>
      <w:marRight w:val="0"/>
      <w:marTop w:val="0"/>
      <w:marBottom w:val="0"/>
      <w:divBdr>
        <w:top w:val="none" w:sz="0" w:space="0" w:color="auto"/>
        <w:left w:val="none" w:sz="0" w:space="0" w:color="auto"/>
        <w:bottom w:val="none" w:sz="0" w:space="0" w:color="auto"/>
        <w:right w:val="none" w:sz="0" w:space="0" w:color="auto"/>
      </w:divBdr>
    </w:div>
    <w:div w:id="372925418">
      <w:bodyDiv w:val="1"/>
      <w:marLeft w:val="0"/>
      <w:marRight w:val="0"/>
      <w:marTop w:val="0"/>
      <w:marBottom w:val="0"/>
      <w:divBdr>
        <w:top w:val="none" w:sz="0" w:space="0" w:color="auto"/>
        <w:left w:val="none" w:sz="0" w:space="0" w:color="auto"/>
        <w:bottom w:val="none" w:sz="0" w:space="0" w:color="auto"/>
        <w:right w:val="none" w:sz="0" w:space="0" w:color="auto"/>
      </w:divBdr>
    </w:div>
    <w:div w:id="385374845">
      <w:bodyDiv w:val="1"/>
      <w:marLeft w:val="0"/>
      <w:marRight w:val="0"/>
      <w:marTop w:val="0"/>
      <w:marBottom w:val="0"/>
      <w:divBdr>
        <w:top w:val="none" w:sz="0" w:space="0" w:color="auto"/>
        <w:left w:val="none" w:sz="0" w:space="0" w:color="auto"/>
        <w:bottom w:val="none" w:sz="0" w:space="0" w:color="auto"/>
        <w:right w:val="none" w:sz="0" w:space="0" w:color="auto"/>
      </w:divBdr>
    </w:div>
    <w:div w:id="385495307">
      <w:bodyDiv w:val="1"/>
      <w:marLeft w:val="0"/>
      <w:marRight w:val="0"/>
      <w:marTop w:val="0"/>
      <w:marBottom w:val="0"/>
      <w:divBdr>
        <w:top w:val="none" w:sz="0" w:space="0" w:color="auto"/>
        <w:left w:val="none" w:sz="0" w:space="0" w:color="auto"/>
        <w:bottom w:val="none" w:sz="0" w:space="0" w:color="auto"/>
        <w:right w:val="none" w:sz="0" w:space="0" w:color="auto"/>
      </w:divBdr>
    </w:div>
    <w:div w:id="385496250">
      <w:bodyDiv w:val="1"/>
      <w:marLeft w:val="0"/>
      <w:marRight w:val="0"/>
      <w:marTop w:val="0"/>
      <w:marBottom w:val="0"/>
      <w:divBdr>
        <w:top w:val="none" w:sz="0" w:space="0" w:color="auto"/>
        <w:left w:val="none" w:sz="0" w:space="0" w:color="auto"/>
        <w:bottom w:val="none" w:sz="0" w:space="0" w:color="auto"/>
        <w:right w:val="none" w:sz="0" w:space="0" w:color="auto"/>
      </w:divBdr>
    </w:div>
    <w:div w:id="390160047">
      <w:bodyDiv w:val="1"/>
      <w:marLeft w:val="0"/>
      <w:marRight w:val="0"/>
      <w:marTop w:val="0"/>
      <w:marBottom w:val="0"/>
      <w:divBdr>
        <w:top w:val="none" w:sz="0" w:space="0" w:color="auto"/>
        <w:left w:val="none" w:sz="0" w:space="0" w:color="auto"/>
        <w:bottom w:val="none" w:sz="0" w:space="0" w:color="auto"/>
        <w:right w:val="none" w:sz="0" w:space="0" w:color="auto"/>
      </w:divBdr>
    </w:div>
    <w:div w:id="396175779">
      <w:bodyDiv w:val="1"/>
      <w:marLeft w:val="0"/>
      <w:marRight w:val="0"/>
      <w:marTop w:val="0"/>
      <w:marBottom w:val="0"/>
      <w:divBdr>
        <w:top w:val="none" w:sz="0" w:space="0" w:color="auto"/>
        <w:left w:val="none" w:sz="0" w:space="0" w:color="auto"/>
        <w:bottom w:val="none" w:sz="0" w:space="0" w:color="auto"/>
        <w:right w:val="none" w:sz="0" w:space="0" w:color="auto"/>
      </w:divBdr>
    </w:div>
    <w:div w:id="399796250">
      <w:bodyDiv w:val="1"/>
      <w:marLeft w:val="0"/>
      <w:marRight w:val="0"/>
      <w:marTop w:val="0"/>
      <w:marBottom w:val="0"/>
      <w:divBdr>
        <w:top w:val="none" w:sz="0" w:space="0" w:color="auto"/>
        <w:left w:val="none" w:sz="0" w:space="0" w:color="auto"/>
        <w:bottom w:val="none" w:sz="0" w:space="0" w:color="auto"/>
        <w:right w:val="none" w:sz="0" w:space="0" w:color="auto"/>
      </w:divBdr>
    </w:div>
    <w:div w:id="409277893">
      <w:bodyDiv w:val="1"/>
      <w:marLeft w:val="0"/>
      <w:marRight w:val="0"/>
      <w:marTop w:val="0"/>
      <w:marBottom w:val="0"/>
      <w:divBdr>
        <w:top w:val="none" w:sz="0" w:space="0" w:color="auto"/>
        <w:left w:val="none" w:sz="0" w:space="0" w:color="auto"/>
        <w:bottom w:val="none" w:sz="0" w:space="0" w:color="auto"/>
        <w:right w:val="none" w:sz="0" w:space="0" w:color="auto"/>
      </w:divBdr>
    </w:div>
    <w:div w:id="410010600">
      <w:bodyDiv w:val="1"/>
      <w:marLeft w:val="0"/>
      <w:marRight w:val="0"/>
      <w:marTop w:val="0"/>
      <w:marBottom w:val="0"/>
      <w:divBdr>
        <w:top w:val="none" w:sz="0" w:space="0" w:color="auto"/>
        <w:left w:val="none" w:sz="0" w:space="0" w:color="auto"/>
        <w:bottom w:val="none" w:sz="0" w:space="0" w:color="auto"/>
        <w:right w:val="none" w:sz="0" w:space="0" w:color="auto"/>
      </w:divBdr>
    </w:div>
    <w:div w:id="411048194">
      <w:bodyDiv w:val="1"/>
      <w:marLeft w:val="0"/>
      <w:marRight w:val="0"/>
      <w:marTop w:val="0"/>
      <w:marBottom w:val="0"/>
      <w:divBdr>
        <w:top w:val="none" w:sz="0" w:space="0" w:color="auto"/>
        <w:left w:val="none" w:sz="0" w:space="0" w:color="auto"/>
        <w:bottom w:val="none" w:sz="0" w:space="0" w:color="auto"/>
        <w:right w:val="none" w:sz="0" w:space="0" w:color="auto"/>
      </w:divBdr>
    </w:div>
    <w:div w:id="411582863">
      <w:bodyDiv w:val="1"/>
      <w:marLeft w:val="0"/>
      <w:marRight w:val="0"/>
      <w:marTop w:val="0"/>
      <w:marBottom w:val="0"/>
      <w:divBdr>
        <w:top w:val="none" w:sz="0" w:space="0" w:color="auto"/>
        <w:left w:val="none" w:sz="0" w:space="0" w:color="auto"/>
        <w:bottom w:val="none" w:sz="0" w:space="0" w:color="auto"/>
        <w:right w:val="none" w:sz="0" w:space="0" w:color="auto"/>
      </w:divBdr>
    </w:div>
    <w:div w:id="415596191">
      <w:bodyDiv w:val="1"/>
      <w:marLeft w:val="0"/>
      <w:marRight w:val="0"/>
      <w:marTop w:val="0"/>
      <w:marBottom w:val="0"/>
      <w:divBdr>
        <w:top w:val="none" w:sz="0" w:space="0" w:color="auto"/>
        <w:left w:val="none" w:sz="0" w:space="0" w:color="auto"/>
        <w:bottom w:val="none" w:sz="0" w:space="0" w:color="auto"/>
        <w:right w:val="none" w:sz="0" w:space="0" w:color="auto"/>
      </w:divBdr>
    </w:div>
    <w:div w:id="417017836">
      <w:bodyDiv w:val="1"/>
      <w:marLeft w:val="0"/>
      <w:marRight w:val="0"/>
      <w:marTop w:val="0"/>
      <w:marBottom w:val="0"/>
      <w:divBdr>
        <w:top w:val="none" w:sz="0" w:space="0" w:color="auto"/>
        <w:left w:val="none" w:sz="0" w:space="0" w:color="auto"/>
        <w:bottom w:val="none" w:sz="0" w:space="0" w:color="auto"/>
        <w:right w:val="none" w:sz="0" w:space="0" w:color="auto"/>
      </w:divBdr>
    </w:div>
    <w:div w:id="419986654">
      <w:bodyDiv w:val="1"/>
      <w:marLeft w:val="0"/>
      <w:marRight w:val="0"/>
      <w:marTop w:val="0"/>
      <w:marBottom w:val="0"/>
      <w:divBdr>
        <w:top w:val="none" w:sz="0" w:space="0" w:color="auto"/>
        <w:left w:val="none" w:sz="0" w:space="0" w:color="auto"/>
        <w:bottom w:val="none" w:sz="0" w:space="0" w:color="auto"/>
        <w:right w:val="none" w:sz="0" w:space="0" w:color="auto"/>
      </w:divBdr>
      <w:divsChild>
        <w:div w:id="2752713">
          <w:marLeft w:val="0"/>
          <w:marRight w:val="0"/>
          <w:marTop w:val="0"/>
          <w:marBottom w:val="0"/>
          <w:divBdr>
            <w:top w:val="none" w:sz="0" w:space="0" w:color="auto"/>
            <w:left w:val="none" w:sz="0" w:space="0" w:color="auto"/>
            <w:bottom w:val="none" w:sz="0" w:space="0" w:color="auto"/>
            <w:right w:val="none" w:sz="0" w:space="0" w:color="auto"/>
          </w:divBdr>
          <w:divsChild>
            <w:div w:id="351103610">
              <w:marLeft w:val="0"/>
              <w:marRight w:val="0"/>
              <w:marTop w:val="0"/>
              <w:marBottom w:val="0"/>
              <w:divBdr>
                <w:top w:val="none" w:sz="0" w:space="0" w:color="auto"/>
                <w:left w:val="none" w:sz="0" w:space="0" w:color="auto"/>
                <w:bottom w:val="none" w:sz="0" w:space="0" w:color="auto"/>
                <w:right w:val="none" w:sz="0" w:space="0" w:color="auto"/>
              </w:divBdr>
            </w:div>
            <w:div w:id="364067524">
              <w:marLeft w:val="0"/>
              <w:marRight w:val="0"/>
              <w:marTop w:val="0"/>
              <w:marBottom w:val="0"/>
              <w:divBdr>
                <w:top w:val="none" w:sz="0" w:space="0" w:color="auto"/>
                <w:left w:val="none" w:sz="0" w:space="0" w:color="auto"/>
                <w:bottom w:val="none" w:sz="0" w:space="0" w:color="auto"/>
                <w:right w:val="none" w:sz="0" w:space="0" w:color="auto"/>
              </w:divBdr>
            </w:div>
            <w:div w:id="1431855025">
              <w:marLeft w:val="0"/>
              <w:marRight w:val="0"/>
              <w:marTop w:val="0"/>
              <w:marBottom w:val="0"/>
              <w:divBdr>
                <w:top w:val="none" w:sz="0" w:space="0" w:color="auto"/>
                <w:left w:val="none" w:sz="0" w:space="0" w:color="auto"/>
                <w:bottom w:val="none" w:sz="0" w:space="0" w:color="auto"/>
                <w:right w:val="none" w:sz="0" w:space="0" w:color="auto"/>
              </w:divBdr>
            </w:div>
            <w:div w:id="1987469451">
              <w:marLeft w:val="0"/>
              <w:marRight w:val="0"/>
              <w:marTop w:val="0"/>
              <w:marBottom w:val="0"/>
              <w:divBdr>
                <w:top w:val="none" w:sz="0" w:space="0" w:color="auto"/>
                <w:left w:val="none" w:sz="0" w:space="0" w:color="auto"/>
                <w:bottom w:val="none" w:sz="0" w:space="0" w:color="auto"/>
                <w:right w:val="none" w:sz="0" w:space="0" w:color="auto"/>
              </w:divBdr>
            </w:div>
          </w:divsChild>
        </w:div>
        <w:div w:id="441848715">
          <w:marLeft w:val="0"/>
          <w:marRight w:val="0"/>
          <w:marTop w:val="0"/>
          <w:marBottom w:val="0"/>
          <w:divBdr>
            <w:top w:val="none" w:sz="0" w:space="0" w:color="auto"/>
            <w:left w:val="none" w:sz="0" w:space="0" w:color="auto"/>
            <w:bottom w:val="none" w:sz="0" w:space="0" w:color="auto"/>
            <w:right w:val="none" w:sz="0" w:space="0" w:color="auto"/>
          </w:divBdr>
          <w:divsChild>
            <w:div w:id="773401570">
              <w:marLeft w:val="-75"/>
              <w:marRight w:val="0"/>
              <w:marTop w:val="30"/>
              <w:marBottom w:val="30"/>
              <w:divBdr>
                <w:top w:val="none" w:sz="0" w:space="0" w:color="auto"/>
                <w:left w:val="none" w:sz="0" w:space="0" w:color="auto"/>
                <w:bottom w:val="none" w:sz="0" w:space="0" w:color="auto"/>
                <w:right w:val="none" w:sz="0" w:space="0" w:color="auto"/>
              </w:divBdr>
              <w:divsChild>
                <w:div w:id="77481094">
                  <w:marLeft w:val="0"/>
                  <w:marRight w:val="0"/>
                  <w:marTop w:val="0"/>
                  <w:marBottom w:val="0"/>
                  <w:divBdr>
                    <w:top w:val="none" w:sz="0" w:space="0" w:color="auto"/>
                    <w:left w:val="none" w:sz="0" w:space="0" w:color="auto"/>
                    <w:bottom w:val="none" w:sz="0" w:space="0" w:color="auto"/>
                    <w:right w:val="none" w:sz="0" w:space="0" w:color="auto"/>
                  </w:divBdr>
                  <w:divsChild>
                    <w:div w:id="826243874">
                      <w:marLeft w:val="0"/>
                      <w:marRight w:val="0"/>
                      <w:marTop w:val="0"/>
                      <w:marBottom w:val="0"/>
                      <w:divBdr>
                        <w:top w:val="none" w:sz="0" w:space="0" w:color="auto"/>
                        <w:left w:val="none" w:sz="0" w:space="0" w:color="auto"/>
                        <w:bottom w:val="none" w:sz="0" w:space="0" w:color="auto"/>
                        <w:right w:val="none" w:sz="0" w:space="0" w:color="auto"/>
                      </w:divBdr>
                    </w:div>
                  </w:divsChild>
                </w:div>
                <w:div w:id="301932181">
                  <w:marLeft w:val="0"/>
                  <w:marRight w:val="0"/>
                  <w:marTop w:val="0"/>
                  <w:marBottom w:val="0"/>
                  <w:divBdr>
                    <w:top w:val="none" w:sz="0" w:space="0" w:color="auto"/>
                    <w:left w:val="none" w:sz="0" w:space="0" w:color="auto"/>
                    <w:bottom w:val="none" w:sz="0" w:space="0" w:color="auto"/>
                    <w:right w:val="none" w:sz="0" w:space="0" w:color="auto"/>
                  </w:divBdr>
                  <w:divsChild>
                    <w:div w:id="94596194">
                      <w:marLeft w:val="0"/>
                      <w:marRight w:val="0"/>
                      <w:marTop w:val="0"/>
                      <w:marBottom w:val="0"/>
                      <w:divBdr>
                        <w:top w:val="none" w:sz="0" w:space="0" w:color="auto"/>
                        <w:left w:val="none" w:sz="0" w:space="0" w:color="auto"/>
                        <w:bottom w:val="none" w:sz="0" w:space="0" w:color="auto"/>
                        <w:right w:val="none" w:sz="0" w:space="0" w:color="auto"/>
                      </w:divBdr>
                    </w:div>
                  </w:divsChild>
                </w:div>
                <w:div w:id="396710667">
                  <w:marLeft w:val="0"/>
                  <w:marRight w:val="0"/>
                  <w:marTop w:val="0"/>
                  <w:marBottom w:val="0"/>
                  <w:divBdr>
                    <w:top w:val="none" w:sz="0" w:space="0" w:color="auto"/>
                    <w:left w:val="none" w:sz="0" w:space="0" w:color="auto"/>
                    <w:bottom w:val="none" w:sz="0" w:space="0" w:color="auto"/>
                    <w:right w:val="none" w:sz="0" w:space="0" w:color="auto"/>
                  </w:divBdr>
                  <w:divsChild>
                    <w:div w:id="823815026">
                      <w:marLeft w:val="0"/>
                      <w:marRight w:val="0"/>
                      <w:marTop w:val="0"/>
                      <w:marBottom w:val="0"/>
                      <w:divBdr>
                        <w:top w:val="none" w:sz="0" w:space="0" w:color="auto"/>
                        <w:left w:val="none" w:sz="0" w:space="0" w:color="auto"/>
                        <w:bottom w:val="none" w:sz="0" w:space="0" w:color="auto"/>
                        <w:right w:val="none" w:sz="0" w:space="0" w:color="auto"/>
                      </w:divBdr>
                    </w:div>
                  </w:divsChild>
                </w:div>
                <w:div w:id="415319816">
                  <w:marLeft w:val="0"/>
                  <w:marRight w:val="0"/>
                  <w:marTop w:val="0"/>
                  <w:marBottom w:val="0"/>
                  <w:divBdr>
                    <w:top w:val="none" w:sz="0" w:space="0" w:color="auto"/>
                    <w:left w:val="none" w:sz="0" w:space="0" w:color="auto"/>
                    <w:bottom w:val="none" w:sz="0" w:space="0" w:color="auto"/>
                    <w:right w:val="none" w:sz="0" w:space="0" w:color="auto"/>
                  </w:divBdr>
                  <w:divsChild>
                    <w:div w:id="1119031554">
                      <w:marLeft w:val="0"/>
                      <w:marRight w:val="0"/>
                      <w:marTop w:val="0"/>
                      <w:marBottom w:val="0"/>
                      <w:divBdr>
                        <w:top w:val="none" w:sz="0" w:space="0" w:color="auto"/>
                        <w:left w:val="none" w:sz="0" w:space="0" w:color="auto"/>
                        <w:bottom w:val="none" w:sz="0" w:space="0" w:color="auto"/>
                        <w:right w:val="none" w:sz="0" w:space="0" w:color="auto"/>
                      </w:divBdr>
                    </w:div>
                  </w:divsChild>
                </w:div>
                <w:div w:id="477113442">
                  <w:marLeft w:val="0"/>
                  <w:marRight w:val="0"/>
                  <w:marTop w:val="0"/>
                  <w:marBottom w:val="0"/>
                  <w:divBdr>
                    <w:top w:val="none" w:sz="0" w:space="0" w:color="auto"/>
                    <w:left w:val="none" w:sz="0" w:space="0" w:color="auto"/>
                    <w:bottom w:val="none" w:sz="0" w:space="0" w:color="auto"/>
                    <w:right w:val="none" w:sz="0" w:space="0" w:color="auto"/>
                  </w:divBdr>
                  <w:divsChild>
                    <w:div w:id="954480177">
                      <w:marLeft w:val="0"/>
                      <w:marRight w:val="0"/>
                      <w:marTop w:val="0"/>
                      <w:marBottom w:val="0"/>
                      <w:divBdr>
                        <w:top w:val="none" w:sz="0" w:space="0" w:color="auto"/>
                        <w:left w:val="none" w:sz="0" w:space="0" w:color="auto"/>
                        <w:bottom w:val="none" w:sz="0" w:space="0" w:color="auto"/>
                        <w:right w:val="none" w:sz="0" w:space="0" w:color="auto"/>
                      </w:divBdr>
                    </w:div>
                  </w:divsChild>
                </w:div>
                <w:div w:id="521285548">
                  <w:marLeft w:val="0"/>
                  <w:marRight w:val="0"/>
                  <w:marTop w:val="0"/>
                  <w:marBottom w:val="0"/>
                  <w:divBdr>
                    <w:top w:val="none" w:sz="0" w:space="0" w:color="auto"/>
                    <w:left w:val="none" w:sz="0" w:space="0" w:color="auto"/>
                    <w:bottom w:val="none" w:sz="0" w:space="0" w:color="auto"/>
                    <w:right w:val="none" w:sz="0" w:space="0" w:color="auto"/>
                  </w:divBdr>
                  <w:divsChild>
                    <w:div w:id="66460074">
                      <w:marLeft w:val="0"/>
                      <w:marRight w:val="0"/>
                      <w:marTop w:val="0"/>
                      <w:marBottom w:val="0"/>
                      <w:divBdr>
                        <w:top w:val="none" w:sz="0" w:space="0" w:color="auto"/>
                        <w:left w:val="none" w:sz="0" w:space="0" w:color="auto"/>
                        <w:bottom w:val="none" w:sz="0" w:space="0" w:color="auto"/>
                        <w:right w:val="none" w:sz="0" w:space="0" w:color="auto"/>
                      </w:divBdr>
                    </w:div>
                  </w:divsChild>
                </w:div>
                <w:div w:id="636494700">
                  <w:marLeft w:val="0"/>
                  <w:marRight w:val="0"/>
                  <w:marTop w:val="0"/>
                  <w:marBottom w:val="0"/>
                  <w:divBdr>
                    <w:top w:val="none" w:sz="0" w:space="0" w:color="auto"/>
                    <w:left w:val="none" w:sz="0" w:space="0" w:color="auto"/>
                    <w:bottom w:val="none" w:sz="0" w:space="0" w:color="auto"/>
                    <w:right w:val="none" w:sz="0" w:space="0" w:color="auto"/>
                  </w:divBdr>
                  <w:divsChild>
                    <w:div w:id="237176410">
                      <w:marLeft w:val="0"/>
                      <w:marRight w:val="0"/>
                      <w:marTop w:val="0"/>
                      <w:marBottom w:val="0"/>
                      <w:divBdr>
                        <w:top w:val="none" w:sz="0" w:space="0" w:color="auto"/>
                        <w:left w:val="none" w:sz="0" w:space="0" w:color="auto"/>
                        <w:bottom w:val="none" w:sz="0" w:space="0" w:color="auto"/>
                        <w:right w:val="none" w:sz="0" w:space="0" w:color="auto"/>
                      </w:divBdr>
                    </w:div>
                  </w:divsChild>
                </w:div>
                <w:div w:id="681517129">
                  <w:marLeft w:val="0"/>
                  <w:marRight w:val="0"/>
                  <w:marTop w:val="0"/>
                  <w:marBottom w:val="0"/>
                  <w:divBdr>
                    <w:top w:val="none" w:sz="0" w:space="0" w:color="auto"/>
                    <w:left w:val="none" w:sz="0" w:space="0" w:color="auto"/>
                    <w:bottom w:val="none" w:sz="0" w:space="0" w:color="auto"/>
                    <w:right w:val="none" w:sz="0" w:space="0" w:color="auto"/>
                  </w:divBdr>
                  <w:divsChild>
                    <w:div w:id="975648933">
                      <w:marLeft w:val="0"/>
                      <w:marRight w:val="0"/>
                      <w:marTop w:val="0"/>
                      <w:marBottom w:val="0"/>
                      <w:divBdr>
                        <w:top w:val="none" w:sz="0" w:space="0" w:color="auto"/>
                        <w:left w:val="none" w:sz="0" w:space="0" w:color="auto"/>
                        <w:bottom w:val="none" w:sz="0" w:space="0" w:color="auto"/>
                        <w:right w:val="none" w:sz="0" w:space="0" w:color="auto"/>
                      </w:divBdr>
                    </w:div>
                  </w:divsChild>
                </w:div>
                <w:div w:id="720711000">
                  <w:marLeft w:val="0"/>
                  <w:marRight w:val="0"/>
                  <w:marTop w:val="0"/>
                  <w:marBottom w:val="0"/>
                  <w:divBdr>
                    <w:top w:val="none" w:sz="0" w:space="0" w:color="auto"/>
                    <w:left w:val="none" w:sz="0" w:space="0" w:color="auto"/>
                    <w:bottom w:val="none" w:sz="0" w:space="0" w:color="auto"/>
                    <w:right w:val="none" w:sz="0" w:space="0" w:color="auto"/>
                  </w:divBdr>
                  <w:divsChild>
                    <w:div w:id="777801217">
                      <w:marLeft w:val="0"/>
                      <w:marRight w:val="0"/>
                      <w:marTop w:val="0"/>
                      <w:marBottom w:val="0"/>
                      <w:divBdr>
                        <w:top w:val="none" w:sz="0" w:space="0" w:color="auto"/>
                        <w:left w:val="none" w:sz="0" w:space="0" w:color="auto"/>
                        <w:bottom w:val="none" w:sz="0" w:space="0" w:color="auto"/>
                        <w:right w:val="none" w:sz="0" w:space="0" w:color="auto"/>
                      </w:divBdr>
                    </w:div>
                  </w:divsChild>
                </w:div>
                <w:div w:id="877741139">
                  <w:marLeft w:val="0"/>
                  <w:marRight w:val="0"/>
                  <w:marTop w:val="0"/>
                  <w:marBottom w:val="0"/>
                  <w:divBdr>
                    <w:top w:val="none" w:sz="0" w:space="0" w:color="auto"/>
                    <w:left w:val="none" w:sz="0" w:space="0" w:color="auto"/>
                    <w:bottom w:val="none" w:sz="0" w:space="0" w:color="auto"/>
                    <w:right w:val="none" w:sz="0" w:space="0" w:color="auto"/>
                  </w:divBdr>
                  <w:divsChild>
                    <w:div w:id="712002363">
                      <w:marLeft w:val="0"/>
                      <w:marRight w:val="0"/>
                      <w:marTop w:val="0"/>
                      <w:marBottom w:val="0"/>
                      <w:divBdr>
                        <w:top w:val="none" w:sz="0" w:space="0" w:color="auto"/>
                        <w:left w:val="none" w:sz="0" w:space="0" w:color="auto"/>
                        <w:bottom w:val="none" w:sz="0" w:space="0" w:color="auto"/>
                        <w:right w:val="none" w:sz="0" w:space="0" w:color="auto"/>
                      </w:divBdr>
                    </w:div>
                  </w:divsChild>
                </w:div>
                <w:div w:id="922840999">
                  <w:marLeft w:val="0"/>
                  <w:marRight w:val="0"/>
                  <w:marTop w:val="0"/>
                  <w:marBottom w:val="0"/>
                  <w:divBdr>
                    <w:top w:val="none" w:sz="0" w:space="0" w:color="auto"/>
                    <w:left w:val="none" w:sz="0" w:space="0" w:color="auto"/>
                    <w:bottom w:val="none" w:sz="0" w:space="0" w:color="auto"/>
                    <w:right w:val="none" w:sz="0" w:space="0" w:color="auto"/>
                  </w:divBdr>
                  <w:divsChild>
                    <w:div w:id="408383884">
                      <w:marLeft w:val="0"/>
                      <w:marRight w:val="0"/>
                      <w:marTop w:val="0"/>
                      <w:marBottom w:val="0"/>
                      <w:divBdr>
                        <w:top w:val="none" w:sz="0" w:space="0" w:color="auto"/>
                        <w:left w:val="none" w:sz="0" w:space="0" w:color="auto"/>
                        <w:bottom w:val="none" w:sz="0" w:space="0" w:color="auto"/>
                        <w:right w:val="none" w:sz="0" w:space="0" w:color="auto"/>
                      </w:divBdr>
                    </w:div>
                  </w:divsChild>
                </w:div>
                <w:div w:id="1037051161">
                  <w:marLeft w:val="0"/>
                  <w:marRight w:val="0"/>
                  <w:marTop w:val="0"/>
                  <w:marBottom w:val="0"/>
                  <w:divBdr>
                    <w:top w:val="none" w:sz="0" w:space="0" w:color="auto"/>
                    <w:left w:val="none" w:sz="0" w:space="0" w:color="auto"/>
                    <w:bottom w:val="none" w:sz="0" w:space="0" w:color="auto"/>
                    <w:right w:val="none" w:sz="0" w:space="0" w:color="auto"/>
                  </w:divBdr>
                  <w:divsChild>
                    <w:div w:id="1848784421">
                      <w:marLeft w:val="0"/>
                      <w:marRight w:val="0"/>
                      <w:marTop w:val="0"/>
                      <w:marBottom w:val="0"/>
                      <w:divBdr>
                        <w:top w:val="none" w:sz="0" w:space="0" w:color="auto"/>
                        <w:left w:val="none" w:sz="0" w:space="0" w:color="auto"/>
                        <w:bottom w:val="none" w:sz="0" w:space="0" w:color="auto"/>
                        <w:right w:val="none" w:sz="0" w:space="0" w:color="auto"/>
                      </w:divBdr>
                    </w:div>
                  </w:divsChild>
                </w:div>
                <w:div w:id="1187282894">
                  <w:marLeft w:val="0"/>
                  <w:marRight w:val="0"/>
                  <w:marTop w:val="0"/>
                  <w:marBottom w:val="0"/>
                  <w:divBdr>
                    <w:top w:val="none" w:sz="0" w:space="0" w:color="auto"/>
                    <w:left w:val="none" w:sz="0" w:space="0" w:color="auto"/>
                    <w:bottom w:val="none" w:sz="0" w:space="0" w:color="auto"/>
                    <w:right w:val="none" w:sz="0" w:space="0" w:color="auto"/>
                  </w:divBdr>
                  <w:divsChild>
                    <w:div w:id="142432584">
                      <w:marLeft w:val="0"/>
                      <w:marRight w:val="0"/>
                      <w:marTop w:val="0"/>
                      <w:marBottom w:val="0"/>
                      <w:divBdr>
                        <w:top w:val="none" w:sz="0" w:space="0" w:color="auto"/>
                        <w:left w:val="none" w:sz="0" w:space="0" w:color="auto"/>
                        <w:bottom w:val="none" w:sz="0" w:space="0" w:color="auto"/>
                        <w:right w:val="none" w:sz="0" w:space="0" w:color="auto"/>
                      </w:divBdr>
                    </w:div>
                  </w:divsChild>
                </w:div>
                <w:div w:id="1204100157">
                  <w:marLeft w:val="0"/>
                  <w:marRight w:val="0"/>
                  <w:marTop w:val="0"/>
                  <w:marBottom w:val="0"/>
                  <w:divBdr>
                    <w:top w:val="none" w:sz="0" w:space="0" w:color="auto"/>
                    <w:left w:val="none" w:sz="0" w:space="0" w:color="auto"/>
                    <w:bottom w:val="none" w:sz="0" w:space="0" w:color="auto"/>
                    <w:right w:val="none" w:sz="0" w:space="0" w:color="auto"/>
                  </w:divBdr>
                  <w:divsChild>
                    <w:div w:id="1618174201">
                      <w:marLeft w:val="0"/>
                      <w:marRight w:val="0"/>
                      <w:marTop w:val="0"/>
                      <w:marBottom w:val="0"/>
                      <w:divBdr>
                        <w:top w:val="none" w:sz="0" w:space="0" w:color="auto"/>
                        <w:left w:val="none" w:sz="0" w:space="0" w:color="auto"/>
                        <w:bottom w:val="none" w:sz="0" w:space="0" w:color="auto"/>
                        <w:right w:val="none" w:sz="0" w:space="0" w:color="auto"/>
                      </w:divBdr>
                    </w:div>
                  </w:divsChild>
                </w:div>
                <w:div w:id="1392390307">
                  <w:marLeft w:val="0"/>
                  <w:marRight w:val="0"/>
                  <w:marTop w:val="0"/>
                  <w:marBottom w:val="0"/>
                  <w:divBdr>
                    <w:top w:val="none" w:sz="0" w:space="0" w:color="auto"/>
                    <w:left w:val="none" w:sz="0" w:space="0" w:color="auto"/>
                    <w:bottom w:val="none" w:sz="0" w:space="0" w:color="auto"/>
                    <w:right w:val="none" w:sz="0" w:space="0" w:color="auto"/>
                  </w:divBdr>
                  <w:divsChild>
                    <w:div w:id="211578132">
                      <w:marLeft w:val="0"/>
                      <w:marRight w:val="0"/>
                      <w:marTop w:val="0"/>
                      <w:marBottom w:val="0"/>
                      <w:divBdr>
                        <w:top w:val="none" w:sz="0" w:space="0" w:color="auto"/>
                        <w:left w:val="none" w:sz="0" w:space="0" w:color="auto"/>
                        <w:bottom w:val="none" w:sz="0" w:space="0" w:color="auto"/>
                        <w:right w:val="none" w:sz="0" w:space="0" w:color="auto"/>
                      </w:divBdr>
                    </w:div>
                  </w:divsChild>
                </w:div>
                <w:div w:id="1400051487">
                  <w:marLeft w:val="0"/>
                  <w:marRight w:val="0"/>
                  <w:marTop w:val="0"/>
                  <w:marBottom w:val="0"/>
                  <w:divBdr>
                    <w:top w:val="none" w:sz="0" w:space="0" w:color="auto"/>
                    <w:left w:val="none" w:sz="0" w:space="0" w:color="auto"/>
                    <w:bottom w:val="none" w:sz="0" w:space="0" w:color="auto"/>
                    <w:right w:val="none" w:sz="0" w:space="0" w:color="auto"/>
                  </w:divBdr>
                  <w:divsChild>
                    <w:div w:id="1698043347">
                      <w:marLeft w:val="0"/>
                      <w:marRight w:val="0"/>
                      <w:marTop w:val="0"/>
                      <w:marBottom w:val="0"/>
                      <w:divBdr>
                        <w:top w:val="none" w:sz="0" w:space="0" w:color="auto"/>
                        <w:left w:val="none" w:sz="0" w:space="0" w:color="auto"/>
                        <w:bottom w:val="none" w:sz="0" w:space="0" w:color="auto"/>
                        <w:right w:val="none" w:sz="0" w:space="0" w:color="auto"/>
                      </w:divBdr>
                    </w:div>
                  </w:divsChild>
                </w:div>
                <w:div w:id="1530947354">
                  <w:marLeft w:val="0"/>
                  <w:marRight w:val="0"/>
                  <w:marTop w:val="0"/>
                  <w:marBottom w:val="0"/>
                  <w:divBdr>
                    <w:top w:val="none" w:sz="0" w:space="0" w:color="auto"/>
                    <w:left w:val="none" w:sz="0" w:space="0" w:color="auto"/>
                    <w:bottom w:val="none" w:sz="0" w:space="0" w:color="auto"/>
                    <w:right w:val="none" w:sz="0" w:space="0" w:color="auto"/>
                  </w:divBdr>
                  <w:divsChild>
                    <w:div w:id="1919094193">
                      <w:marLeft w:val="0"/>
                      <w:marRight w:val="0"/>
                      <w:marTop w:val="0"/>
                      <w:marBottom w:val="0"/>
                      <w:divBdr>
                        <w:top w:val="none" w:sz="0" w:space="0" w:color="auto"/>
                        <w:left w:val="none" w:sz="0" w:space="0" w:color="auto"/>
                        <w:bottom w:val="none" w:sz="0" w:space="0" w:color="auto"/>
                        <w:right w:val="none" w:sz="0" w:space="0" w:color="auto"/>
                      </w:divBdr>
                    </w:div>
                  </w:divsChild>
                </w:div>
                <w:div w:id="1721323413">
                  <w:marLeft w:val="0"/>
                  <w:marRight w:val="0"/>
                  <w:marTop w:val="0"/>
                  <w:marBottom w:val="0"/>
                  <w:divBdr>
                    <w:top w:val="none" w:sz="0" w:space="0" w:color="auto"/>
                    <w:left w:val="none" w:sz="0" w:space="0" w:color="auto"/>
                    <w:bottom w:val="none" w:sz="0" w:space="0" w:color="auto"/>
                    <w:right w:val="none" w:sz="0" w:space="0" w:color="auto"/>
                  </w:divBdr>
                  <w:divsChild>
                    <w:div w:id="1921332520">
                      <w:marLeft w:val="0"/>
                      <w:marRight w:val="0"/>
                      <w:marTop w:val="0"/>
                      <w:marBottom w:val="0"/>
                      <w:divBdr>
                        <w:top w:val="none" w:sz="0" w:space="0" w:color="auto"/>
                        <w:left w:val="none" w:sz="0" w:space="0" w:color="auto"/>
                        <w:bottom w:val="none" w:sz="0" w:space="0" w:color="auto"/>
                        <w:right w:val="none" w:sz="0" w:space="0" w:color="auto"/>
                      </w:divBdr>
                    </w:div>
                  </w:divsChild>
                </w:div>
                <w:div w:id="1736001959">
                  <w:marLeft w:val="0"/>
                  <w:marRight w:val="0"/>
                  <w:marTop w:val="0"/>
                  <w:marBottom w:val="0"/>
                  <w:divBdr>
                    <w:top w:val="none" w:sz="0" w:space="0" w:color="auto"/>
                    <w:left w:val="none" w:sz="0" w:space="0" w:color="auto"/>
                    <w:bottom w:val="none" w:sz="0" w:space="0" w:color="auto"/>
                    <w:right w:val="none" w:sz="0" w:space="0" w:color="auto"/>
                  </w:divBdr>
                  <w:divsChild>
                    <w:div w:id="312294594">
                      <w:marLeft w:val="0"/>
                      <w:marRight w:val="0"/>
                      <w:marTop w:val="0"/>
                      <w:marBottom w:val="0"/>
                      <w:divBdr>
                        <w:top w:val="none" w:sz="0" w:space="0" w:color="auto"/>
                        <w:left w:val="none" w:sz="0" w:space="0" w:color="auto"/>
                        <w:bottom w:val="none" w:sz="0" w:space="0" w:color="auto"/>
                        <w:right w:val="none" w:sz="0" w:space="0" w:color="auto"/>
                      </w:divBdr>
                    </w:div>
                  </w:divsChild>
                </w:div>
                <w:div w:id="1837262001">
                  <w:marLeft w:val="0"/>
                  <w:marRight w:val="0"/>
                  <w:marTop w:val="0"/>
                  <w:marBottom w:val="0"/>
                  <w:divBdr>
                    <w:top w:val="none" w:sz="0" w:space="0" w:color="auto"/>
                    <w:left w:val="none" w:sz="0" w:space="0" w:color="auto"/>
                    <w:bottom w:val="none" w:sz="0" w:space="0" w:color="auto"/>
                    <w:right w:val="none" w:sz="0" w:space="0" w:color="auto"/>
                  </w:divBdr>
                  <w:divsChild>
                    <w:div w:id="1201630302">
                      <w:marLeft w:val="0"/>
                      <w:marRight w:val="0"/>
                      <w:marTop w:val="0"/>
                      <w:marBottom w:val="0"/>
                      <w:divBdr>
                        <w:top w:val="none" w:sz="0" w:space="0" w:color="auto"/>
                        <w:left w:val="none" w:sz="0" w:space="0" w:color="auto"/>
                        <w:bottom w:val="none" w:sz="0" w:space="0" w:color="auto"/>
                        <w:right w:val="none" w:sz="0" w:space="0" w:color="auto"/>
                      </w:divBdr>
                    </w:div>
                  </w:divsChild>
                </w:div>
                <w:div w:id="1850367639">
                  <w:marLeft w:val="0"/>
                  <w:marRight w:val="0"/>
                  <w:marTop w:val="0"/>
                  <w:marBottom w:val="0"/>
                  <w:divBdr>
                    <w:top w:val="none" w:sz="0" w:space="0" w:color="auto"/>
                    <w:left w:val="none" w:sz="0" w:space="0" w:color="auto"/>
                    <w:bottom w:val="none" w:sz="0" w:space="0" w:color="auto"/>
                    <w:right w:val="none" w:sz="0" w:space="0" w:color="auto"/>
                  </w:divBdr>
                  <w:divsChild>
                    <w:div w:id="576983878">
                      <w:marLeft w:val="0"/>
                      <w:marRight w:val="0"/>
                      <w:marTop w:val="0"/>
                      <w:marBottom w:val="0"/>
                      <w:divBdr>
                        <w:top w:val="none" w:sz="0" w:space="0" w:color="auto"/>
                        <w:left w:val="none" w:sz="0" w:space="0" w:color="auto"/>
                        <w:bottom w:val="none" w:sz="0" w:space="0" w:color="auto"/>
                        <w:right w:val="none" w:sz="0" w:space="0" w:color="auto"/>
                      </w:divBdr>
                    </w:div>
                  </w:divsChild>
                </w:div>
                <w:div w:id="2048555203">
                  <w:marLeft w:val="0"/>
                  <w:marRight w:val="0"/>
                  <w:marTop w:val="0"/>
                  <w:marBottom w:val="0"/>
                  <w:divBdr>
                    <w:top w:val="none" w:sz="0" w:space="0" w:color="auto"/>
                    <w:left w:val="none" w:sz="0" w:space="0" w:color="auto"/>
                    <w:bottom w:val="none" w:sz="0" w:space="0" w:color="auto"/>
                    <w:right w:val="none" w:sz="0" w:space="0" w:color="auto"/>
                  </w:divBdr>
                  <w:divsChild>
                    <w:div w:id="18897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52648">
          <w:marLeft w:val="0"/>
          <w:marRight w:val="0"/>
          <w:marTop w:val="0"/>
          <w:marBottom w:val="0"/>
          <w:divBdr>
            <w:top w:val="none" w:sz="0" w:space="0" w:color="auto"/>
            <w:left w:val="none" w:sz="0" w:space="0" w:color="auto"/>
            <w:bottom w:val="none" w:sz="0" w:space="0" w:color="auto"/>
            <w:right w:val="none" w:sz="0" w:space="0" w:color="auto"/>
          </w:divBdr>
          <w:divsChild>
            <w:div w:id="902762670">
              <w:marLeft w:val="0"/>
              <w:marRight w:val="0"/>
              <w:marTop w:val="0"/>
              <w:marBottom w:val="0"/>
              <w:divBdr>
                <w:top w:val="none" w:sz="0" w:space="0" w:color="auto"/>
                <w:left w:val="none" w:sz="0" w:space="0" w:color="auto"/>
                <w:bottom w:val="none" w:sz="0" w:space="0" w:color="auto"/>
                <w:right w:val="none" w:sz="0" w:space="0" w:color="auto"/>
              </w:divBdr>
            </w:div>
            <w:div w:id="1382514031">
              <w:marLeft w:val="0"/>
              <w:marRight w:val="0"/>
              <w:marTop w:val="0"/>
              <w:marBottom w:val="0"/>
              <w:divBdr>
                <w:top w:val="none" w:sz="0" w:space="0" w:color="auto"/>
                <w:left w:val="none" w:sz="0" w:space="0" w:color="auto"/>
                <w:bottom w:val="none" w:sz="0" w:space="0" w:color="auto"/>
                <w:right w:val="none" w:sz="0" w:space="0" w:color="auto"/>
              </w:divBdr>
            </w:div>
            <w:div w:id="1679574685">
              <w:marLeft w:val="0"/>
              <w:marRight w:val="0"/>
              <w:marTop w:val="0"/>
              <w:marBottom w:val="0"/>
              <w:divBdr>
                <w:top w:val="none" w:sz="0" w:space="0" w:color="auto"/>
                <w:left w:val="none" w:sz="0" w:space="0" w:color="auto"/>
                <w:bottom w:val="none" w:sz="0" w:space="0" w:color="auto"/>
                <w:right w:val="none" w:sz="0" w:space="0" w:color="auto"/>
              </w:divBdr>
            </w:div>
            <w:div w:id="1854758793">
              <w:marLeft w:val="0"/>
              <w:marRight w:val="0"/>
              <w:marTop w:val="0"/>
              <w:marBottom w:val="0"/>
              <w:divBdr>
                <w:top w:val="none" w:sz="0" w:space="0" w:color="auto"/>
                <w:left w:val="none" w:sz="0" w:space="0" w:color="auto"/>
                <w:bottom w:val="none" w:sz="0" w:space="0" w:color="auto"/>
                <w:right w:val="none" w:sz="0" w:space="0" w:color="auto"/>
              </w:divBdr>
            </w:div>
            <w:div w:id="2111124875">
              <w:marLeft w:val="0"/>
              <w:marRight w:val="0"/>
              <w:marTop w:val="0"/>
              <w:marBottom w:val="0"/>
              <w:divBdr>
                <w:top w:val="none" w:sz="0" w:space="0" w:color="auto"/>
                <w:left w:val="none" w:sz="0" w:space="0" w:color="auto"/>
                <w:bottom w:val="none" w:sz="0" w:space="0" w:color="auto"/>
                <w:right w:val="none" w:sz="0" w:space="0" w:color="auto"/>
              </w:divBdr>
            </w:div>
          </w:divsChild>
        </w:div>
        <w:div w:id="837304126">
          <w:marLeft w:val="0"/>
          <w:marRight w:val="0"/>
          <w:marTop w:val="0"/>
          <w:marBottom w:val="0"/>
          <w:divBdr>
            <w:top w:val="none" w:sz="0" w:space="0" w:color="auto"/>
            <w:left w:val="none" w:sz="0" w:space="0" w:color="auto"/>
            <w:bottom w:val="none" w:sz="0" w:space="0" w:color="auto"/>
            <w:right w:val="none" w:sz="0" w:space="0" w:color="auto"/>
          </w:divBdr>
          <w:divsChild>
            <w:div w:id="23020153">
              <w:marLeft w:val="0"/>
              <w:marRight w:val="0"/>
              <w:marTop w:val="0"/>
              <w:marBottom w:val="0"/>
              <w:divBdr>
                <w:top w:val="none" w:sz="0" w:space="0" w:color="auto"/>
                <w:left w:val="none" w:sz="0" w:space="0" w:color="auto"/>
                <w:bottom w:val="none" w:sz="0" w:space="0" w:color="auto"/>
                <w:right w:val="none" w:sz="0" w:space="0" w:color="auto"/>
              </w:divBdr>
            </w:div>
            <w:div w:id="192768666">
              <w:marLeft w:val="0"/>
              <w:marRight w:val="0"/>
              <w:marTop w:val="0"/>
              <w:marBottom w:val="0"/>
              <w:divBdr>
                <w:top w:val="none" w:sz="0" w:space="0" w:color="auto"/>
                <w:left w:val="none" w:sz="0" w:space="0" w:color="auto"/>
                <w:bottom w:val="none" w:sz="0" w:space="0" w:color="auto"/>
                <w:right w:val="none" w:sz="0" w:space="0" w:color="auto"/>
              </w:divBdr>
            </w:div>
            <w:div w:id="1295987867">
              <w:marLeft w:val="0"/>
              <w:marRight w:val="0"/>
              <w:marTop w:val="0"/>
              <w:marBottom w:val="0"/>
              <w:divBdr>
                <w:top w:val="none" w:sz="0" w:space="0" w:color="auto"/>
                <w:left w:val="none" w:sz="0" w:space="0" w:color="auto"/>
                <w:bottom w:val="none" w:sz="0" w:space="0" w:color="auto"/>
                <w:right w:val="none" w:sz="0" w:space="0" w:color="auto"/>
              </w:divBdr>
            </w:div>
            <w:div w:id="1839998545">
              <w:marLeft w:val="0"/>
              <w:marRight w:val="0"/>
              <w:marTop w:val="0"/>
              <w:marBottom w:val="0"/>
              <w:divBdr>
                <w:top w:val="none" w:sz="0" w:space="0" w:color="auto"/>
                <w:left w:val="none" w:sz="0" w:space="0" w:color="auto"/>
                <w:bottom w:val="none" w:sz="0" w:space="0" w:color="auto"/>
                <w:right w:val="none" w:sz="0" w:space="0" w:color="auto"/>
              </w:divBdr>
            </w:div>
          </w:divsChild>
        </w:div>
        <w:div w:id="980888338">
          <w:marLeft w:val="0"/>
          <w:marRight w:val="0"/>
          <w:marTop w:val="0"/>
          <w:marBottom w:val="0"/>
          <w:divBdr>
            <w:top w:val="none" w:sz="0" w:space="0" w:color="auto"/>
            <w:left w:val="none" w:sz="0" w:space="0" w:color="auto"/>
            <w:bottom w:val="none" w:sz="0" w:space="0" w:color="auto"/>
            <w:right w:val="none" w:sz="0" w:space="0" w:color="auto"/>
          </w:divBdr>
          <w:divsChild>
            <w:div w:id="53353966">
              <w:marLeft w:val="0"/>
              <w:marRight w:val="0"/>
              <w:marTop w:val="0"/>
              <w:marBottom w:val="0"/>
              <w:divBdr>
                <w:top w:val="none" w:sz="0" w:space="0" w:color="auto"/>
                <w:left w:val="none" w:sz="0" w:space="0" w:color="auto"/>
                <w:bottom w:val="none" w:sz="0" w:space="0" w:color="auto"/>
                <w:right w:val="none" w:sz="0" w:space="0" w:color="auto"/>
              </w:divBdr>
            </w:div>
            <w:div w:id="417558821">
              <w:marLeft w:val="0"/>
              <w:marRight w:val="0"/>
              <w:marTop w:val="0"/>
              <w:marBottom w:val="0"/>
              <w:divBdr>
                <w:top w:val="none" w:sz="0" w:space="0" w:color="auto"/>
                <w:left w:val="none" w:sz="0" w:space="0" w:color="auto"/>
                <w:bottom w:val="none" w:sz="0" w:space="0" w:color="auto"/>
                <w:right w:val="none" w:sz="0" w:space="0" w:color="auto"/>
              </w:divBdr>
            </w:div>
            <w:div w:id="934290874">
              <w:marLeft w:val="0"/>
              <w:marRight w:val="0"/>
              <w:marTop w:val="0"/>
              <w:marBottom w:val="0"/>
              <w:divBdr>
                <w:top w:val="none" w:sz="0" w:space="0" w:color="auto"/>
                <w:left w:val="none" w:sz="0" w:space="0" w:color="auto"/>
                <w:bottom w:val="none" w:sz="0" w:space="0" w:color="auto"/>
                <w:right w:val="none" w:sz="0" w:space="0" w:color="auto"/>
              </w:divBdr>
            </w:div>
            <w:div w:id="1133593872">
              <w:marLeft w:val="0"/>
              <w:marRight w:val="0"/>
              <w:marTop w:val="0"/>
              <w:marBottom w:val="0"/>
              <w:divBdr>
                <w:top w:val="none" w:sz="0" w:space="0" w:color="auto"/>
                <w:left w:val="none" w:sz="0" w:space="0" w:color="auto"/>
                <w:bottom w:val="none" w:sz="0" w:space="0" w:color="auto"/>
                <w:right w:val="none" w:sz="0" w:space="0" w:color="auto"/>
              </w:divBdr>
            </w:div>
            <w:div w:id="2059670939">
              <w:marLeft w:val="0"/>
              <w:marRight w:val="0"/>
              <w:marTop w:val="0"/>
              <w:marBottom w:val="0"/>
              <w:divBdr>
                <w:top w:val="none" w:sz="0" w:space="0" w:color="auto"/>
                <w:left w:val="none" w:sz="0" w:space="0" w:color="auto"/>
                <w:bottom w:val="none" w:sz="0" w:space="0" w:color="auto"/>
                <w:right w:val="none" w:sz="0" w:space="0" w:color="auto"/>
              </w:divBdr>
            </w:div>
          </w:divsChild>
        </w:div>
        <w:div w:id="1045182785">
          <w:marLeft w:val="0"/>
          <w:marRight w:val="0"/>
          <w:marTop w:val="0"/>
          <w:marBottom w:val="0"/>
          <w:divBdr>
            <w:top w:val="none" w:sz="0" w:space="0" w:color="auto"/>
            <w:left w:val="none" w:sz="0" w:space="0" w:color="auto"/>
            <w:bottom w:val="none" w:sz="0" w:space="0" w:color="auto"/>
            <w:right w:val="none" w:sz="0" w:space="0" w:color="auto"/>
          </w:divBdr>
          <w:divsChild>
            <w:div w:id="766072513">
              <w:marLeft w:val="0"/>
              <w:marRight w:val="0"/>
              <w:marTop w:val="0"/>
              <w:marBottom w:val="0"/>
              <w:divBdr>
                <w:top w:val="none" w:sz="0" w:space="0" w:color="auto"/>
                <w:left w:val="none" w:sz="0" w:space="0" w:color="auto"/>
                <w:bottom w:val="none" w:sz="0" w:space="0" w:color="auto"/>
                <w:right w:val="none" w:sz="0" w:space="0" w:color="auto"/>
              </w:divBdr>
            </w:div>
          </w:divsChild>
        </w:div>
        <w:div w:id="1182934257">
          <w:marLeft w:val="0"/>
          <w:marRight w:val="0"/>
          <w:marTop w:val="0"/>
          <w:marBottom w:val="0"/>
          <w:divBdr>
            <w:top w:val="none" w:sz="0" w:space="0" w:color="auto"/>
            <w:left w:val="none" w:sz="0" w:space="0" w:color="auto"/>
            <w:bottom w:val="none" w:sz="0" w:space="0" w:color="auto"/>
            <w:right w:val="none" w:sz="0" w:space="0" w:color="auto"/>
          </w:divBdr>
          <w:divsChild>
            <w:div w:id="356544927">
              <w:marLeft w:val="0"/>
              <w:marRight w:val="0"/>
              <w:marTop w:val="0"/>
              <w:marBottom w:val="0"/>
              <w:divBdr>
                <w:top w:val="none" w:sz="0" w:space="0" w:color="auto"/>
                <w:left w:val="none" w:sz="0" w:space="0" w:color="auto"/>
                <w:bottom w:val="none" w:sz="0" w:space="0" w:color="auto"/>
                <w:right w:val="none" w:sz="0" w:space="0" w:color="auto"/>
              </w:divBdr>
            </w:div>
            <w:div w:id="649359469">
              <w:marLeft w:val="0"/>
              <w:marRight w:val="0"/>
              <w:marTop w:val="0"/>
              <w:marBottom w:val="0"/>
              <w:divBdr>
                <w:top w:val="none" w:sz="0" w:space="0" w:color="auto"/>
                <w:left w:val="none" w:sz="0" w:space="0" w:color="auto"/>
                <w:bottom w:val="none" w:sz="0" w:space="0" w:color="auto"/>
                <w:right w:val="none" w:sz="0" w:space="0" w:color="auto"/>
              </w:divBdr>
            </w:div>
            <w:div w:id="1040974977">
              <w:marLeft w:val="0"/>
              <w:marRight w:val="0"/>
              <w:marTop w:val="0"/>
              <w:marBottom w:val="0"/>
              <w:divBdr>
                <w:top w:val="none" w:sz="0" w:space="0" w:color="auto"/>
                <w:left w:val="none" w:sz="0" w:space="0" w:color="auto"/>
                <w:bottom w:val="none" w:sz="0" w:space="0" w:color="auto"/>
                <w:right w:val="none" w:sz="0" w:space="0" w:color="auto"/>
              </w:divBdr>
            </w:div>
            <w:div w:id="1349912884">
              <w:marLeft w:val="0"/>
              <w:marRight w:val="0"/>
              <w:marTop w:val="0"/>
              <w:marBottom w:val="0"/>
              <w:divBdr>
                <w:top w:val="none" w:sz="0" w:space="0" w:color="auto"/>
                <w:left w:val="none" w:sz="0" w:space="0" w:color="auto"/>
                <w:bottom w:val="none" w:sz="0" w:space="0" w:color="auto"/>
                <w:right w:val="none" w:sz="0" w:space="0" w:color="auto"/>
              </w:divBdr>
            </w:div>
            <w:div w:id="1515800412">
              <w:marLeft w:val="0"/>
              <w:marRight w:val="0"/>
              <w:marTop w:val="0"/>
              <w:marBottom w:val="0"/>
              <w:divBdr>
                <w:top w:val="none" w:sz="0" w:space="0" w:color="auto"/>
                <w:left w:val="none" w:sz="0" w:space="0" w:color="auto"/>
                <w:bottom w:val="none" w:sz="0" w:space="0" w:color="auto"/>
                <w:right w:val="none" w:sz="0" w:space="0" w:color="auto"/>
              </w:divBdr>
            </w:div>
          </w:divsChild>
        </w:div>
        <w:div w:id="1629240279">
          <w:marLeft w:val="0"/>
          <w:marRight w:val="0"/>
          <w:marTop w:val="0"/>
          <w:marBottom w:val="0"/>
          <w:divBdr>
            <w:top w:val="none" w:sz="0" w:space="0" w:color="auto"/>
            <w:left w:val="none" w:sz="0" w:space="0" w:color="auto"/>
            <w:bottom w:val="none" w:sz="0" w:space="0" w:color="auto"/>
            <w:right w:val="none" w:sz="0" w:space="0" w:color="auto"/>
          </w:divBdr>
          <w:divsChild>
            <w:div w:id="256908589">
              <w:marLeft w:val="0"/>
              <w:marRight w:val="0"/>
              <w:marTop w:val="0"/>
              <w:marBottom w:val="0"/>
              <w:divBdr>
                <w:top w:val="none" w:sz="0" w:space="0" w:color="auto"/>
                <w:left w:val="none" w:sz="0" w:space="0" w:color="auto"/>
                <w:bottom w:val="none" w:sz="0" w:space="0" w:color="auto"/>
                <w:right w:val="none" w:sz="0" w:space="0" w:color="auto"/>
              </w:divBdr>
            </w:div>
            <w:div w:id="640770724">
              <w:marLeft w:val="0"/>
              <w:marRight w:val="0"/>
              <w:marTop w:val="0"/>
              <w:marBottom w:val="0"/>
              <w:divBdr>
                <w:top w:val="none" w:sz="0" w:space="0" w:color="auto"/>
                <w:left w:val="none" w:sz="0" w:space="0" w:color="auto"/>
                <w:bottom w:val="none" w:sz="0" w:space="0" w:color="auto"/>
                <w:right w:val="none" w:sz="0" w:space="0" w:color="auto"/>
              </w:divBdr>
            </w:div>
            <w:div w:id="984504834">
              <w:marLeft w:val="0"/>
              <w:marRight w:val="0"/>
              <w:marTop w:val="0"/>
              <w:marBottom w:val="0"/>
              <w:divBdr>
                <w:top w:val="none" w:sz="0" w:space="0" w:color="auto"/>
                <w:left w:val="none" w:sz="0" w:space="0" w:color="auto"/>
                <w:bottom w:val="none" w:sz="0" w:space="0" w:color="auto"/>
                <w:right w:val="none" w:sz="0" w:space="0" w:color="auto"/>
              </w:divBdr>
            </w:div>
            <w:div w:id="1412851347">
              <w:marLeft w:val="0"/>
              <w:marRight w:val="0"/>
              <w:marTop w:val="0"/>
              <w:marBottom w:val="0"/>
              <w:divBdr>
                <w:top w:val="none" w:sz="0" w:space="0" w:color="auto"/>
                <w:left w:val="none" w:sz="0" w:space="0" w:color="auto"/>
                <w:bottom w:val="none" w:sz="0" w:space="0" w:color="auto"/>
                <w:right w:val="none" w:sz="0" w:space="0" w:color="auto"/>
              </w:divBdr>
            </w:div>
            <w:div w:id="20758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19907">
      <w:bodyDiv w:val="1"/>
      <w:marLeft w:val="0"/>
      <w:marRight w:val="0"/>
      <w:marTop w:val="0"/>
      <w:marBottom w:val="0"/>
      <w:divBdr>
        <w:top w:val="none" w:sz="0" w:space="0" w:color="auto"/>
        <w:left w:val="none" w:sz="0" w:space="0" w:color="auto"/>
        <w:bottom w:val="none" w:sz="0" w:space="0" w:color="auto"/>
        <w:right w:val="none" w:sz="0" w:space="0" w:color="auto"/>
      </w:divBdr>
    </w:div>
    <w:div w:id="432481046">
      <w:bodyDiv w:val="1"/>
      <w:marLeft w:val="0"/>
      <w:marRight w:val="0"/>
      <w:marTop w:val="0"/>
      <w:marBottom w:val="0"/>
      <w:divBdr>
        <w:top w:val="none" w:sz="0" w:space="0" w:color="auto"/>
        <w:left w:val="none" w:sz="0" w:space="0" w:color="auto"/>
        <w:bottom w:val="none" w:sz="0" w:space="0" w:color="auto"/>
        <w:right w:val="none" w:sz="0" w:space="0" w:color="auto"/>
      </w:divBdr>
    </w:div>
    <w:div w:id="440102115">
      <w:bodyDiv w:val="1"/>
      <w:marLeft w:val="0"/>
      <w:marRight w:val="0"/>
      <w:marTop w:val="0"/>
      <w:marBottom w:val="0"/>
      <w:divBdr>
        <w:top w:val="none" w:sz="0" w:space="0" w:color="auto"/>
        <w:left w:val="none" w:sz="0" w:space="0" w:color="auto"/>
        <w:bottom w:val="none" w:sz="0" w:space="0" w:color="auto"/>
        <w:right w:val="none" w:sz="0" w:space="0" w:color="auto"/>
      </w:divBdr>
    </w:div>
    <w:div w:id="441262906">
      <w:bodyDiv w:val="1"/>
      <w:marLeft w:val="0"/>
      <w:marRight w:val="0"/>
      <w:marTop w:val="0"/>
      <w:marBottom w:val="0"/>
      <w:divBdr>
        <w:top w:val="none" w:sz="0" w:space="0" w:color="auto"/>
        <w:left w:val="none" w:sz="0" w:space="0" w:color="auto"/>
        <w:bottom w:val="none" w:sz="0" w:space="0" w:color="auto"/>
        <w:right w:val="none" w:sz="0" w:space="0" w:color="auto"/>
      </w:divBdr>
    </w:div>
    <w:div w:id="442264770">
      <w:bodyDiv w:val="1"/>
      <w:marLeft w:val="0"/>
      <w:marRight w:val="0"/>
      <w:marTop w:val="0"/>
      <w:marBottom w:val="0"/>
      <w:divBdr>
        <w:top w:val="none" w:sz="0" w:space="0" w:color="auto"/>
        <w:left w:val="none" w:sz="0" w:space="0" w:color="auto"/>
        <w:bottom w:val="none" w:sz="0" w:space="0" w:color="auto"/>
        <w:right w:val="none" w:sz="0" w:space="0" w:color="auto"/>
      </w:divBdr>
    </w:div>
    <w:div w:id="450907317">
      <w:bodyDiv w:val="1"/>
      <w:marLeft w:val="0"/>
      <w:marRight w:val="0"/>
      <w:marTop w:val="0"/>
      <w:marBottom w:val="0"/>
      <w:divBdr>
        <w:top w:val="none" w:sz="0" w:space="0" w:color="auto"/>
        <w:left w:val="none" w:sz="0" w:space="0" w:color="auto"/>
        <w:bottom w:val="none" w:sz="0" w:space="0" w:color="auto"/>
        <w:right w:val="none" w:sz="0" w:space="0" w:color="auto"/>
      </w:divBdr>
    </w:div>
    <w:div w:id="454836387">
      <w:bodyDiv w:val="1"/>
      <w:marLeft w:val="0"/>
      <w:marRight w:val="0"/>
      <w:marTop w:val="0"/>
      <w:marBottom w:val="0"/>
      <w:divBdr>
        <w:top w:val="none" w:sz="0" w:space="0" w:color="auto"/>
        <w:left w:val="none" w:sz="0" w:space="0" w:color="auto"/>
        <w:bottom w:val="none" w:sz="0" w:space="0" w:color="auto"/>
        <w:right w:val="none" w:sz="0" w:space="0" w:color="auto"/>
      </w:divBdr>
    </w:div>
    <w:div w:id="460001805">
      <w:bodyDiv w:val="1"/>
      <w:marLeft w:val="0"/>
      <w:marRight w:val="0"/>
      <w:marTop w:val="0"/>
      <w:marBottom w:val="0"/>
      <w:divBdr>
        <w:top w:val="none" w:sz="0" w:space="0" w:color="auto"/>
        <w:left w:val="none" w:sz="0" w:space="0" w:color="auto"/>
        <w:bottom w:val="none" w:sz="0" w:space="0" w:color="auto"/>
        <w:right w:val="none" w:sz="0" w:space="0" w:color="auto"/>
      </w:divBdr>
      <w:divsChild>
        <w:div w:id="250629566">
          <w:marLeft w:val="0"/>
          <w:marRight w:val="0"/>
          <w:marTop w:val="0"/>
          <w:marBottom w:val="0"/>
          <w:divBdr>
            <w:top w:val="none" w:sz="0" w:space="0" w:color="auto"/>
            <w:left w:val="none" w:sz="0" w:space="0" w:color="auto"/>
            <w:bottom w:val="none" w:sz="0" w:space="0" w:color="auto"/>
            <w:right w:val="none" w:sz="0" w:space="0" w:color="auto"/>
          </w:divBdr>
        </w:div>
      </w:divsChild>
    </w:div>
    <w:div w:id="467624918">
      <w:bodyDiv w:val="1"/>
      <w:marLeft w:val="0"/>
      <w:marRight w:val="0"/>
      <w:marTop w:val="0"/>
      <w:marBottom w:val="0"/>
      <w:divBdr>
        <w:top w:val="none" w:sz="0" w:space="0" w:color="auto"/>
        <w:left w:val="none" w:sz="0" w:space="0" w:color="auto"/>
        <w:bottom w:val="none" w:sz="0" w:space="0" w:color="auto"/>
        <w:right w:val="none" w:sz="0" w:space="0" w:color="auto"/>
      </w:divBdr>
    </w:div>
    <w:div w:id="467863669">
      <w:bodyDiv w:val="1"/>
      <w:marLeft w:val="0"/>
      <w:marRight w:val="0"/>
      <w:marTop w:val="0"/>
      <w:marBottom w:val="0"/>
      <w:divBdr>
        <w:top w:val="none" w:sz="0" w:space="0" w:color="auto"/>
        <w:left w:val="none" w:sz="0" w:space="0" w:color="auto"/>
        <w:bottom w:val="none" w:sz="0" w:space="0" w:color="auto"/>
        <w:right w:val="none" w:sz="0" w:space="0" w:color="auto"/>
      </w:divBdr>
    </w:div>
    <w:div w:id="472061496">
      <w:bodyDiv w:val="1"/>
      <w:marLeft w:val="0"/>
      <w:marRight w:val="0"/>
      <w:marTop w:val="0"/>
      <w:marBottom w:val="0"/>
      <w:divBdr>
        <w:top w:val="none" w:sz="0" w:space="0" w:color="auto"/>
        <w:left w:val="none" w:sz="0" w:space="0" w:color="auto"/>
        <w:bottom w:val="none" w:sz="0" w:space="0" w:color="auto"/>
        <w:right w:val="none" w:sz="0" w:space="0" w:color="auto"/>
      </w:divBdr>
    </w:div>
    <w:div w:id="476528646">
      <w:bodyDiv w:val="1"/>
      <w:marLeft w:val="0"/>
      <w:marRight w:val="0"/>
      <w:marTop w:val="0"/>
      <w:marBottom w:val="0"/>
      <w:divBdr>
        <w:top w:val="none" w:sz="0" w:space="0" w:color="auto"/>
        <w:left w:val="none" w:sz="0" w:space="0" w:color="auto"/>
        <w:bottom w:val="none" w:sz="0" w:space="0" w:color="auto"/>
        <w:right w:val="none" w:sz="0" w:space="0" w:color="auto"/>
      </w:divBdr>
    </w:div>
    <w:div w:id="476846255">
      <w:bodyDiv w:val="1"/>
      <w:marLeft w:val="0"/>
      <w:marRight w:val="0"/>
      <w:marTop w:val="0"/>
      <w:marBottom w:val="0"/>
      <w:divBdr>
        <w:top w:val="none" w:sz="0" w:space="0" w:color="auto"/>
        <w:left w:val="none" w:sz="0" w:space="0" w:color="auto"/>
        <w:bottom w:val="none" w:sz="0" w:space="0" w:color="auto"/>
        <w:right w:val="none" w:sz="0" w:space="0" w:color="auto"/>
      </w:divBdr>
    </w:div>
    <w:div w:id="493447504">
      <w:bodyDiv w:val="1"/>
      <w:marLeft w:val="0"/>
      <w:marRight w:val="0"/>
      <w:marTop w:val="0"/>
      <w:marBottom w:val="0"/>
      <w:divBdr>
        <w:top w:val="none" w:sz="0" w:space="0" w:color="auto"/>
        <w:left w:val="none" w:sz="0" w:space="0" w:color="auto"/>
        <w:bottom w:val="none" w:sz="0" w:space="0" w:color="auto"/>
        <w:right w:val="none" w:sz="0" w:space="0" w:color="auto"/>
      </w:divBdr>
      <w:divsChild>
        <w:div w:id="234780911">
          <w:marLeft w:val="0"/>
          <w:marRight w:val="0"/>
          <w:marTop w:val="0"/>
          <w:marBottom w:val="0"/>
          <w:divBdr>
            <w:top w:val="none" w:sz="0" w:space="0" w:color="auto"/>
            <w:left w:val="none" w:sz="0" w:space="0" w:color="auto"/>
            <w:bottom w:val="none" w:sz="0" w:space="0" w:color="auto"/>
            <w:right w:val="none" w:sz="0" w:space="0" w:color="auto"/>
          </w:divBdr>
        </w:div>
      </w:divsChild>
    </w:div>
    <w:div w:id="493571383">
      <w:bodyDiv w:val="1"/>
      <w:marLeft w:val="0"/>
      <w:marRight w:val="0"/>
      <w:marTop w:val="0"/>
      <w:marBottom w:val="0"/>
      <w:divBdr>
        <w:top w:val="none" w:sz="0" w:space="0" w:color="auto"/>
        <w:left w:val="none" w:sz="0" w:space="0" w:color="auto"/>
        <w:bottom w:val="none" w:sz="0" w:space="0" w:color="auto"/>
        <w:right w:val="none" w:sz="0" w:space="0" w:color="auto"/>
      </w:divBdr>
    </w:div>
    <w:div w:id="493686516">
      <w:bodyDiv w:val="1"/>
      <w:marLeft w:val="0"/>
      <w:marRight w:val="0"/>
      <w:marTop w:val="0"/>
      <w:marBottom w:val="0"/>
      <w:divBdr>
        <w:top w:val="none" w:sz="0" w:space="0" w:color="auto"/>
        <w:left w:val="none" w:sz="0" w:space="0" w:color="auto"/>
        <w:bottom w:val="none" w:sz="0" w:space="0" w:color="auto"/>
        <w:right w:val="none" w:sz="0" w:space="0" w:color="auto"/>
      </w:divBdr>
    </w:div>
    <w:div w:id="493840135">
      <w:bodyDiv w:val="1"/>
      <w:marLeft w:val="0"/>
      <w:marRight w:val="0"/>
      <w:marTop w:val="0"/>
      <w:marBottom w:val="0"/>
      <w:divBdr>
        <w:top w:val="none" w:sz="0" w:space="0" w:color="auto"/>
        <w:left w:val="none" w:sz="0" w:space="0" w:color="auto"/>
        <w:bottom w:val="none" w:sz="0" w:space="0" w:color="auto"/>
        <w:right w:val="none" w:sz="0" w:space="0" w:color="auto"/>
      </w:divBdr>
    </w:div>
    <w:div w:id="495657437">
      <w:bodyDiv w:val="1"/>
      <w:marLeft w:val="0"/>
      <w:marRight w:val="0"/>
      <w:marTop w:val="0"/>
      <w:marBottom w:val="0"/>
      <w:divBdr>
        <w:top w:val="none" w:sz="0" w:space="0" w:color="auto"/>
        <w:left w:val="none" w:sz="0" w:space="0" w:color="auto"/>
        <w:bottom w:val="none" w:sz="0" w:space="0" w:color="auto"/>
        <w:right w:val="none" w:sz="0" w:space="0" w:color="auto"/>
      </w:divBdr>
    </w:div>
    <w:div w:id="498038680">
      <w:bodyDiv w:val="1"/>
      <w:marLeft w:val="0"/>
      <w:marRight w:val="0"/>
      <w:marTop w:val="0"/>
      <w:marBottom w:val="0"/>
      <w:divBdr>
        <w:top w:val="none" w:sz="0" w:space="0" w:color="auto"/>
        <w:left w:val="none" w:sz="0" w:space="0" w:color="auto"/>
        <w:bottom w:val="none" w:sz="0" w:space="0" w:color="auto"/>
        <w:right w:val="none" w:sz="0" w:space="0" w:color="auto"/>
      </w:divBdr>
    </w:div>
    <w:div w:id="500197458">
      <w:bodyDiv w:val="1"/>
      <w:marLeft w:val="0"/>
      <w:marRight w:val="0"/>
      <w:marTop w:val="0"/>
      <w:marBottom w:val="0"/>
      <w:divBdr>
        <w:top w:val="none" w:sz="0" w:space="0" w:color="auto"/>
        <w:left w:val="none" w:sz="0" w:space="0" w:color="auto"/>
        <w:bottom w:val="none" w:sz="0" w:space="0" w:color="auto"/>
        <w:right w:val="none" w:sz="0" w:space="0" w:color="auto"/>
      </w:divBdr>
    </w:div>
    <w:div w:id="502167659">
      <w:bodyDiv w:val="1"/>
      <w:marLeft w:val="0"/>
      <w:marRight w:val="0"/>
      <w:marTop w:val="0"/>
      <w:marBottom w:val="0"/>
      <w:divBdr>
        <w:top w:val="none" w:sz="0" w:space="0" w:color="auto"/>
        <w:left w:val="none" w:sz="0" w:space="0" w:color="auto"/>
        <w:bottom w:val="none" w:sz="0" w:space="0" w:color="auto"/>
        <w:right w:val="none" w:sz="0" w:space="0" w:color="auto"/>
      </w:divBdr>
      <w:divsChild>
        <w:div w:id="1515800702">
          <w:marLeft w:val="0"/>
          <w:marRight w:val="0"/>
          <w:marTop w:val="0"/>
          <w:marBottom w:val="0"/>
          <w:divBdr>
            <w:top w:val="none" w:sz="0" w:space="0" w:color="auto"/>
            <w:left w:val="none" w:sz="0" w:space="0" w:color="auto"/>
            <w:bottom w:val="none" w:sz="0" w:space="0" w:color="auto"/>
            <w:right w:val="none" w:sz="0" w:space="0" w:color="auto"/>
          </w:divBdr>
        </w:div>
      </w:divsChild>
    </w:div>
    <w:div w:id="503782619">
      <w:bodyDiv w:val="1"/>
      <w:marLeft w:val="0"/>
      <w:marRight w:val="0"/>
      <w:marTop w:val="0"/>
      <w:marBottom w:val="0"/>
      <w:divBdr>
        <w:top w:val="none" w:sz="0" w:space="0" w:color="auto"/>
        <w:left w:val="none" w:sz="0" w:space="0" w:color="auto"/>
        <w:bottom w:val="none" w:sz="0" w:space="0" w:color="auto"/>
        <w:right w:val="none" w:sz="0" w:space="0" w:color="auto"/>
      </w:divBdr>
    </w:div>
    <w:div w:id="504127417">
      <w:bodyDiv w:val="1"/>
      <w:marLeft w:val="0"/>
      <w:marRight w:val="0"/>
      <w:marTop w:val="0"/>
      <w:marBottom w:val="0"/>
      <w:divBdr>
        <w:top w:val="none" w:sz="0" w:space="0" w:color="auto"/>
        <w:left w:val="none" w:sz="0" w:space="0" w:color="auto"/>
        <w:bottom w:val="none" w:sz="0" w:space="0" w:color="auto"/>
        <w:right w:val="none" w:sz="0" w:space="0" w:color="auto"/>
      </w:divBdr>
      <w:divsChild>
        <w:div w:id="1991203503">
          <w:marLeft w:val="0"/>
          <w:marRight w:val="0"/>
          <w:marTop w:val="0"/>
          <w:marBottom w:val="0"/>
          <w:divBdr>
            <w:top w:val="none" w:sz="0" w:space="0" w:color="auto"/>
            <w:left w:val="none" w:sz="0" w:space="0" w:color="auto"/>
            <w:bottom w:val="none" w:sz="0" w:space="0" w:color="auto"/>
            <w:right w:val="none" w:sz="0" w:space="0" w:color="auto"/>
          </w:divBdr>
        </w:div>
      </w:divsChild>
    </w:div>
    <w:div w:id="507410873">
      <w:bodyDiv w:val="1"/>
      <w:marLeft w:val="0"/>
      <w:marRight w:val="0"/>
      <w:marTop w:val="0"/>
      <w:marBottom w:val="0"/>
      <w:divBdr>
        <w:top w:val="none" w:sz="0" w:space="0" w:color="auto"/>
        <w:left w:val="none" w:sz="0" w:space="0" w:color="auto"/>
        <w:bottom w:val="none" w:sz="0" w:space="0" w:color="auto"/>
        <w:right w:val="none" w:sz="0" w:space="0" w:color="auto"/>
      </w:divBdr>
    </w:div>
    <w:div w:id="509757191">
      <w:bodyDiv w:val="1"/>
      <w:marLeft w:val="0"/>
      <w:marRight w:val="0"/>
      <w:marTop w:val="0"/>
      <w:marBottom w:val="0"/>
      <w:divBdr>
        <w:top w:val="none" w:sz="0" w:space="0" w:color="auto"/>
        <w:left w:val="none" w:sz="0" w:space="0" w:color="auto"/>
        <w:bottom w:val="none" w:sz="0" w:space="0" w:color="auto"/>
        <w:right w:val="none" w:sz="0" w:space="0" w:color="auto"/>
      </w:divBdr>
    </w:div>
    <w:div w:id="510992115">
      <w:bodyDiv w:val="1"/>
      <w:marLeft w:val="0"/>
      <w:marRight w:val="0"/>
      <w:marTop w:val="0"/>
      <w:marBottom w:val="0"/>
      <w:divBdr>
        <w:top w:val="none" w:sz="0" w:space="0" w:color="auto"/>
        <w:left w:val="none" w:sz="0" w:space="0" w:color="auto"/>
        <w:bottom w:val="none" w:sz="0" w:space="0" w:color="auto"/>
        <w:right w:val="none" w:sz="0" w:space="0" w:color="auto"/>
      </w:divBdr>
    </w:div>
    <w:div w:id="517046255">
      <w:bodyDiv w:val="1"/>
      <w:marLeft w:val="0"/>
      <w:marRight w:val="0"/>
      <w:marTop w:val="0"/>
      <w:marBottom w:val="0"/>
      <w:divBdr>
        <w:top w:val="none" w:sz="0" w:space="0" w:color="auto"/>
        <w:left w:val="none" w:sz="0" w:space="0" w:color="auto"/>
        <w:bottom w:val="none" w:sz="0" w:space="0" w:color="auto"/>
        <w:right w:val="none" w:sz="0" w:space="0" w:color="auto"/>
      </w:divBdr>
    </w:div>
    <w:div w:id="520440542">
      <w:bodyDiv w:val="1"/>
      <w:marLeft w:val="0"/>
      <w:marRight w:val="0"/>
      <w:marTop w:val="0"/>
      <w:marBottom w:val="0"/>
      <w:divBdr>
        <w:top w:val="none" w:sz="0" w:space="0" w:color="auto"/>
        <w:left w:val="none" w:sz="0" w:space="0" w:color="auto"/>
        <w:bottom w:val="none" w:sz="0" w:space="0" w:color="auto"/>
        <w:right w:val="none" w:sz="0" w:space="0" w:color="auto"/>
      </w:divBdr>
    </w:div>
    <w:div w:id="522016401">
      <w:bodyDiv w:val="1"/>
      <w:marLeft w:val="0"/>
      <w:marRight w:val="0"/>
      <w:marTop w:val="0"/>
      <w:marBottom w:val="0"/>
      <w:divBdr>
        <w:top w:val="none" w:sz="0" w:space="0" w:color="auto"/>
        <w:left w:val="none" w:sz="0" w:space="0" w:color="auto"/>
        <w:bottom w:val="none" w:sz="0" w:space="0" w:color="auto"/>
        <w:right w:val="none" w:sz="0" w:space="0" w:color="auto"/>
      </w:divBdr>
      <w:divsChild>
        <w:div w:id="1567178107">
          <w:marLeft w:val="0"/>
          <w:marRight w:val="0"/>
          <w:marTop w:val="0"/>
          <w:marBottom w:val="0"/>
          <w:divBdr>
            <w:top w:val="none" w:sz="0" w:space="0" w:color="auto"/>
            <w:left w:val="none" w:sz="0" w:space="0" w:color="auto"/>
            <w:bottom w:val="none" w:sz="0" w:space="0" w:color="auto"/>
            <w:right w:val="none" w:sz="0" w:space="0" w:color="auto"/>
          </w:divBdr>
        </w:div>
      </w:divsChild>
    </w:div>
    <w:div w:id="533076930">
      <w:bodyDiv w:val="1"/>
      <w:marLeft w:val="0"/>
      <w:marRight w:val="0"/>
      <w:marTop w:val="0"/>
      <w:marBottom w:val="0"/>
      <w:divBdr>
        <w:top w:val="none" w:sz="0" w:space="0" w:color="auto"/>
        <w:left w:val="none" w:sz="0" w:space="0" w:color="auto"/>
        <w:bottom w:val="none" w:sz="0" w:space="0" w:color="auto"/>
        <w:right w:val="none" w:sz="0" w:space="0" w:color="auto"/>
      </w:divBdr>
    </w:div>
    <w:div w:id="539704935">
      <w:bodyDiv w:val="1"/>
      <w:marLeft w:val="0"/>
      <w:marRight w:val="0"/>
      <w:marTop w:val="0"/>
      <w:marBottom w:val="0"/>
      <w:divBdr>
        <w:top w:val="none" w:sz="0" w:space="0" w:color="auto"/>
        <w:left w:val="none" w:sz="0" w:space="0" w:color="auto"/>
        <w:bottom w:val="none" w:sz="0" w:space="0" w:color="auto"/>
        <w:right w:val="none" w:sz="0" w:space="0" w:color="auto"/>
      </w:divBdr>
    </w:div>
    <w:div w:id="541746887">
      <w:bodyDiv w:val="1"/>
      <w:marLeft w:val="0"/>
      <w:marRight w:val="0"/>
      <w:marTop w:val="0"/>
      <w:marBottom w:val="0"/>
      <w:divBdr>
        <w:top w:val="none" w:sz="0" w:space="0" w:color="auto"/>
        <w:left w:val="none" w:sz="0" w:space="0" w:color="auto"/>
        <w:bottom w:val="none" w:sz="0" w:space="0" w:color="auto"/>
        <w:right w:val="none" w:sz="0" w:space="0" w:color="auto"/>
      </w:divBdr>
    </w:div>
    <w:div w:id="546113410">
      <w:bodyDiv w:val="1"/>
      <w:marLeft w:val="0"/>
      <w:marRight w:val="0"/>
      <w:marTop w:val="0"/>
      <w:marBottom w:val="0"/>
      <w:divBdr>
        <w:top w:val="none" w:sz="0" w:space="0" w:color="auto"/>
        <w:left w:val="none" w:sz="0" w:space="0" w:color="auto"/>
        <w:bottom w:val="none" w:sz="0" w:space="0" w:color="auto"/>
        <w:right w:val="none" w:sz="0" w:space="0" w:color="auto"/>
      </w:divBdr>
      <w:divsChild>
        <w:div w:id="528760167">
          <w:marLeft w:val="0"/>
          <w:marRight w:val="0"/>
          <w:marTop w:val="0"/>
          <w:marBottom w:val="0"/>
          <w:divBdr>
            <w:top w:val="none" w:sz="0" w:space="0" w:color="auto"/>
            <w:left w:val="none" w:sz="0" w:space="0" w:color="auto"/>
            <w:bottom w:val="none" w:sz="0" w:space="0" w:color="auto"/>
            <w:right w:val="none" w:sz="0" w:space="0" w:color="auto"/>
          </w:divBdr>
        </w:div>
      </w:divsChild>
    </w:div>
    <w:div w:id="547886337">
      <w:bodyDiv w:val="1"/>
      <w:marLeft w:val="0"/>
      <w:marRight w:val="0"/>
      <w:marTop w:val="0"/>
      <w:marBottom w:val="0"/>
      <w:divBdr>
        <w:top w:val="none" w:sz="0" w:space="0" w:color="auto"/>
        <w:left w:val="none" w:sz="0" w:space="0" w:color="auto"/>
        <w:bottom w:val="none" w:sz="0" w:space="0" w:color="auto"/>
        <w:right w:val="none" w:sz="0" w:space="0" w:color="auto"/>
      </w:divBdr>
    </w:div>
    <w:div w:id="549652290">
      <w:bodyDiv w:val="1"/>
      <w:marLeft w:val="0"/>
      <w:marRight w:val="0"/>
      <w:marTop w:val="0"/>
      <w:marBottom w:val="0"/>
      <w:divBdr>
        <w:top w:val="none" w:sz="0" w:space="0" w:color="auto"/>
        <w:left w:val="none" w:sz="0" w:space="0" w:color="auto"/>
        <w:bottom w:val="none" w:sz="0" w:space="0" w:color="auto"/>
        <w:right w:val="none" w:sz="0" w:space="0" w:color="auto"/>
      </w:divBdr>
    </w:div>
    <w:div w:id="551842909">
      <w:bodyDiv w:val="1"/>
      <w:marLeft w:val="0"/>
      <w:marRight w:val="0"/>
      <w:marTop w:val="0"/>
      <w:marBottom w:val="0"/>
      <w:divBdr>
        <w:top w:val="none" w:sz="0" w:space="0" w:color="auto"/>
        <w:left w:val="none" w:sz="0" w:space="0" w:color="auto"/>
        <w:bottom w:val="none" w:sz="0" w:space="0" w:color="auto"/>
        <w:right w:val="none" w:sz="0" w:space="0" w:color="auto"/>
      </w:divBdr>
    </w:div>
    <w:div w:id="564683521">
      <w:bodyDiv w:val="1"/>
      <w:marLeft w:val="0"/>
      <w:marRight w:val="0"/>
      <w:marTop w:val="0"/>
      <w:marBottom w:val="0"/>
      <w:divBdr>
        <w:top w:val="none" w:sz="0" w:space="0" w:color="auto"/>
        <w:left w:val="none" w:sz="0" w:space="0" w:color="auto"/>
        <w:bottom w:val="none" w:sz="0" w:space="0" w:color="auto"/>
        <w:right w:val="none" w:sz="0" w:space="0" w:color="auto"/>
      </w:divBdr>
    </w:div>
    <w:div w:id="571429710">
      <w:bodyDiv w:val="1"/>
      <w:marLeft w:val="0"/>
      <w:marRight w:val="0"/>
      <w:marTop w:val="0"/>
      <w:marBottom w:val="0"/>
      <w:divBdr>
        <w:top w:val="none" w:sz="0" w:space="0" w:color="auto"/>
        <w:left w:val="none" w:sz="0" w:space="0" w:color="auto"/>
        <w:bottom w:val="none" w:sz="0" w:space="0" w:color="auto"/>
        <w:right w:val="none" w:sz="0" w:space="0" w:color="auto"/>
      </w:divBdr>
      <w:divsChild>
        <w:div w:id="303704031">
          <w:marLeft w:val="0"/>
          <w:marRight w:val="0"/>
          <w:marTop w:val="0"/>
          <w:marBottom w:val="0"/>
          <w:divBdr>
            <w:top w:val="none" w:sz="0" w:space="0" w:color="auto"/>
            <w:left w:val="none" w:sz="0" w:space="0" w:color="auto"/>
            <w:bottom w:val="none" w:sz="0" w:space="0" w:color="auto"/>
            <w:right w:val="none" w:sz="0" w:space="0" w:color="auto"/>
          </w:divBdr>
        </w:div>
      </w:divsChild>
    </w:div>
    <w:div w:id="573010746">
      <w:bodyDiv w:val="1"/>
      <w:marLeft w:val="0"/>
      <w:marRight w:val="0"/>
      <w:marTop w:val="0"/>
      <w:marBottom w:val="0"/>
      <w:divBdr>
        <w:top w:val="none" w:sz="0" w:space="0" w:color="auto"/>
        <w:left w:val="none" w:sz="0" w:space="0" w:color="auto"/>
        <w:bottom w:val="none" w:sz="0" w:space="0" w:color="auto"/>
        <w:right w:val="none" w:sz="0" w:space="0" w:color="auto"/>
      </w:divBdr>
    </w:div>
    <w:div w:id="573470505">
      <w:bodyDiv w:val="1"/>
      <w:marLeft w:val="0"/>
      <w:marRight w:val="0"/>
      <w:marTop w:val="0"/>
      <w:marBottom w:val="0"/>
      <w:divBdr>
        <w:top w:val="none" w:sz="0" w:space="0" w:color="auto"/>
        <w:left w:val="none" w:sz="0" w:space="0" w:color="auto"/>
        <w:bottom w:val="none" w:sz="0" w:space="0" w:color="auto"/>
        <w:right w:val="none" w:sz="0" w:space="0" w:color="auto"/>
      </w:divBdr>
    </w:div>
    <w:div w:id="574629925">
      <w:bodyDiv w:val="1"/>
      <w:marLeft w:val="0"/>
      <w:marRight w:val="0"/>
      <w:marTop w:val="0"/>
      <w:marBottom w:val="0"/>
      <w:divBdr>
        <w:top w:val="none" w:sz="0" w:space="0" w:color="auto"/>
        <w:left w:val="none" w:sz="0" w:space="0" w:color="auto"/>
        <w:bottom w:val="none" w:sz="0" w:space="0" w:color="auto"/>
        <w:right w:val="none" w:sz="0" w:space="0" w:color="auto"/>
      </w:divBdr>
    </w:div>
    <w:div w:id="588076888">
      <w:bodyDiv w:val="1"/>
      <w:marLeft w:val="0"/>
      <w:marRight w:val="0"/>
      <w:marTop w:val="0"/>
      <w:marBottom w:val="0"/>
      <w:divBdr>
        <w:top w:val="none" w:sz="0" w:space="0" w:color="auto"/>
        <w:left w:val="none" w:sz="0" w:space="0" w:color="auto"/>
        <w:bottom w:val="none" w:sz="0" w:space="0" w:color="auto"/>
        <w:right w:val="none" w:sz="0" w:space="0" w:color="auto"/>
      </w:divBdr>
      <w:divsChild>
        <w:div w:id="974796494">
          <w:marLeft w:val="0"/>
          <w:marRight w:val="0"/>
          <w:marTop w:val="0"/>
          <w:marBottom w:val="0"/>
          <w:divBdr>
            <w:top w:val="none" w:sz="0" w:space="0" w:color="auto"/>
            <w:left w:val="none" w:sz="0" w:space="0" w:color="auto"/>
            <w:bottom w:val="none" w:sz="0" w:space="0" w:color="auto"/>
            <w:right w:val="none" w:sz="0" w:space="0" w:color="auto"/>
          </w:divBdr>
        </w:div>
      </w:divsChild>
    </w:div>
    <w:div w:id="590168003">
      <w:bodyDiv w:val="1"/>
      <w:marLeft w:val="0"/>
      <w:marRight w:val="0"/>
      <w:marTop w:val="0"/>
      <w:marBottom w:val="0"/>
      <w:divBdr>
        <w:top w:val="none" w:sz="0" w:space="0" w:color="auto"/>
        <w:left w:val="none" w:sz="0" w:space="0" w:color="auto"/>
        <w:bottom w:val="none" w:sz="0" w:space="0" w:color="auto"/>
        <w:right w:val="none" w:sz="0" w:space="0" w:color="auto"/>
      </w:divBdr>
    </w:div>
    <w:div w:id="591935158">
      <w:bodyDiv w:val="1"/>
      <w:marLeft w:val="0"/>
      <w:marRight w:val="0"/>
      <w:marTop w:val="0"/>
      <w:marBottom w:val="0"/>
      <w:divBdr>
        <w:top w:val="none" w:sz="0" w:space="0" w:color="auto"/>
        <w:left w:val="none" w:sz="0" w:space="0" w:color="auto"/>
        <w:bottom w:val="none" w:sz="0" w:space="0" w:color="auto"/>
        <w:right w:val="none" w:sz="0" w:space="0" w:color="auto"/>
      </w:divBdr>
    </w:div>
    <w:div w:id="593368535">
      <w:bodyDiv w:val="1"/>
      <w:marLeft w:val="0"/>
      <w:marRight w:val="0"/>
      <w:marTop w:val="0"/>
      <w:marBottom w:val="0"/>
      <w:divBdr>
        <w:top w:val="none" w:sz="0" w:space="0" w:color="auto"/>
        <w:left w:val="none" w:sz="0" w:space="0" w:color="auto"/>
        <w:bottom w:val="none" w:sz="0" w:space="0" w:color="auto"/>
        <w:right w:val="none" w:sz="0" w:space="0" w:color="auto"/>
      </w:divBdr>
    </w:div>
    <w:div w:id="597101891">
      <w:bodyDiv w:val="1"/>
      <w:marLeft w:val="0"/>
      <w:marRight w:val="0"/>
      <w:marTop w:val="0"/>
      <w:marBottom w:val="0"/>
      <w:divBdr>
        <w:top w:val="none" w:sz="0" w:space="0" w:color="auto"/>
        <w:left w:val="none" w:sz="0" w:space="0" w:color="auto"/>
        <w:bottom w:val="none" w:sz="0" w:space="0" w:color="auto"/>
        <w:right w:val="none" w:sz="0" w:space="0" w:color="auto"/>
      </w:divBdr>
    </w:div>
    <w:div w:id="597295640">
      <w:bodyDiv w:val="1"/>
      <w:marLeft w:val="0"/>
      <w:marRight w:val="0"/>
      <w:marTop w:val="0"/>
      <w:marBottom w:val="0"/>
      <w:divBdr>
        <w:top w:val="none" w:sz="0" w:space="0" w:color="auto"/>
        <w:left w:val="none" w:sz="0" w:space="0" w:color="auto"/>
        <w:bottom w:val="none" w:sz="0" w:space="0" w:color="auto"/>
        <w:right w:val="none" w:sz="0" w:space="0" w:color="auto"/>
      </w:divBdr>
    </w:div>
    <w:div w:id="597567376">
      <w:bodyDiv w:val="1"/>
      <w:marLeft w:val="0"/>
      <w:marRight w:val="0"/>
      <w:marTop w:val="0"/>
      <w:marBottom w:val="0"/>
      <w:divBdr>
        <w:top w:val="none" w:sz="0" w:space="0" w:color="auto"/>
        <w:left w:val="none" w:sz="0" w:space="0" w:color="auto"/>
        <w:bottom w:val="none" w:sz="0" w:space="0" w:color="auto"/>
        <w:right w:val="none" w:sz="0" w:space="0" w:color="auto"/>
      </w:divBdr>
    </w:div>
    <w:div w:id="607851835">
      <w:bodyDiv w:val="1"/>
      <w:marLeft w:val="0"/>
      <w:marRight w:val="0"/>
      <w:marTop w:val="0"/>
      <w:marBottom w:val="0"/>
      <w:divBdr>
        <w:top w:val="none" w:sz="0" w:space="0" w:color="auto"/>
        <w:left w:val="none" w:sz="0" w:space="0" w:color="auto"/>
        <w:bottom w:val="none" w:sz="0" w:space="0" w:color="auto"/>
        <w:right w:val="none" w:sz="0" w:space="0" w:color="auto"/>
      </w:divBdr>
    </w:div>
    <w:div w:id="612320553">
      <w:bodyDiv w:val="1"/>
      <w:marLeft w:val="0"/>
      <w:marRight w:val="0"/>
      <w:marTop w:val="0"/>
      <w:marBottom w:val="0"/>
      <w:divBdr>
        <w:top w:val="none" w:sz="0" w:space="0" w:color="auto"/>
        <w:left w:val="none" w:sz="0" w:space="0" w:color="auto"/>
        <w:bottom w:val="none" w:sz="0" w:space="0" w:color="auto"/>
        <w:right w:val="none" w:sz="0" w:space="0" w:color="auto"/>
      </w:divBdr>
    </w:div>
    <w:div w:id="615529875">
      <w:bodyDiv w:val="1"/>
      <w:marLeft w:val="0"/>
      <w:marRight w:val="0"/>
      <w:marTop w:val="0"/>
      <w:marBottom w:val="0"/>
      <w:divBdr>
        <w:top w:val="none" w:sz="0" w:space="0" w:color="auto"/>
        <w:left w:val="none" w:sz="0" w:space="0" w:color="auto"/>
        <w:bottom w:val="none" w:sz="0" w:space="0" w:color="auto"/>
        <w:right w:val="none" w:sz="0" w:space="0" w:color="auto"/>
      </w:divBdr>
    </w:div>
    <w:div w:id="625699273">
      <w:bodyDiv w:val="1"/>
      <w:marLeft w:val="0"/>
      <w:marRight w:val="0"/>
      <w:marTop w:val="0"/>
      <w:marBottom w:val="0"/>
      <w:divBdr>
        <w:top w:val="none" w:sz="0" w:space="0" w:color="auto"/>
        <w:left w:val="none" w:sz="0" w:space="0" w:color="auto"/>
        <w:bottom w:val="none" w:sz="0" w:space="0" w:color="auto"/>
        <w:right w:val="none" w:sz="0" w:space="0" w:color="auto"/>
      </w:divBdr>
    </w:div>
    <w:div w:id="626544506">
      <w:bodyDiv w:val="1"/>
      <w:marLeft w:val="0"/>
      <w:marRight w:val="0"/>
      <w:marTop w:val="0"/>
      <w:marBottom w:val="0"/>
      <w:divBdr>
        <w:top w:val="none" w:sz="0" w:space="0" w:color="auto"/>
        <w:left w:val="none" w:sz="0" w:space="0" w:color="auto"/>
        <w:bottom w:val="none" w:sz="0" w:space="0" w:color="auto"/>
        <w:right w:val="none" w:sz="0" w:space="0" w:color="auto"/>
      </w:divBdr>
    </w:div>
    <w:div w:id="639966278">
      <w:bodyDiv w:val="1"/>
      <w:marLeft w:val="0"/>
      <w:marRight w:val="0"/>
      <w:marTop w:val="0"/>
      <w:marBottom w:val="0"/>
      <w:divBdr>
        <w:top w:val="none" w:sz="0" w:space="0" w:color="auto"/>
        <w:left w:val="none" w:sz="0" w:space="0" w:color="auto"/>
        <w:bottom w:val="none" w:sz="0" w:space="0" w:color="auto"/>
        <w:right w:val="none" w:sz="0" w:space="0" w:color="auto"/>
      </w:divBdr>
    </w:div>
    <w:div w:id="642778698">
      <w:bodyDiv w:val="1"/>
      <w:marLeft w:val="0"/>
      <w:marRight w:val="0"/>
      <w:marTop w:val="0"/>
      <w:marBottom w:val="0"/>
      <w:divBdr>
        <w:top w:val="none" w:sz="0" w:space="0" w:color="auto"/>
        <w:left w:val="none" w:sz="0" w:space="0" w:color="auto"/>
        <w:bottom w:val="none" w:sz="0" w:space="0" w:color="auto"/>
        <w:right w:val="none" w:sz="0" w:space="0" w:color="auto"/>
      </w:divBdr>
    </w:div>
    <w:div w:id="644359157">
      <w:bodyDiv w:val="1"/>
      <w:marLeft w:val="0"/>
      <w:marRight w:val="0"/>
      <w:marTop w:val="0"/>
      <w:marBottom w:val="0"/>
      <w:divBdr>
        <w:top w:val="none" w:sz="0" w:space="0" w:color="auto"/>
        <w:left w:val="none" w:sz="0" w:space="0" w:color="auto"/>
        <w:bottom w:val="none" w:sz="0" w:space="0" w:color="auto"/>
        <w:right w:val="none" w:sz="0" w:space="0" w:color="auto"/>
      </w:divBdr>
    </w:div>
    <w:div w:id="644899345">
      <w:bodyDiv w:val="1"/>
      <w:marLeft w:val="0"/>
      <w:marRight w:val="0"/>
      <w:marTop w:val="0"/>
      <w:marBottom w:val="0"/>
      <w:divBdr>
        <w:top w:val="none" w:sz="0" w:space="0" w:color="auto"/>
        <w:left w:val="none" w:sz="0" w:space="0" w:color="auto"/>
        <w:bottom w:val="none" w:sz="0" w:space="0" w:color="auto"/>
        <w:right w:val="none" w:sz="0" w:space="0" w:color="auto"/>
      </w:divBdr>
    </w:div>
    <w:div w:id="645209404">
      <w:bodyDiv w:val="1"/>
      <w:marLeft w:val="0"/>
      <w:marRight w:val="0"/>
      <w:marTop w:val="0"/>
      <w:marBottom w:val="0"/>
      <w:divBdr>
        <w:top w:val="none" w:sz="0" w:space="0" w:color="auto"/>
        <w:left w:val="none" w:sz="0" w:space="0" w:color="auto"/>
        <w:bottom w:val="none" w:sz="0" w:space="0" w:color="auto"/>
        <w:right w:val="none" w:sz="0" w:space="0" w:color="auto"/>
      </w:divBdr>
    </w:div>
    <w:div w:id="649403996">
      <w:bodyDiv w:val="1"/>
      <w:marLeft w:val="0"/>
      <w:marRight w:val="0"/>
      <w:marTop w:val="0"/>
      <w:marBottom w:val="0"/>
      <w:divBdr>
        <w:top w:val="none" w:sz="0" w:space="0" w:color="auto"/>
        <w:left w:val="none" w:sz="0" w:space="0" w:color="auto"/>
        <w:bottom w:val="none" w:sz="0" w:space="0" w:color="auto"/>
        <w:right w:val="none" w:sz="0" w:space="0" w:color="auto"/>
      </w:divBdr>
    </w:div>
    <w:div w:id="657923590">
      <w:bodyDiv w:val="1"/>
      <w:marLeft w:val="0"/>
      <w:marRight w:val="0"/>
      <w:marTop w:val="0"/>
      <w:marBottom w:val="0"/>
      <w:divBdr>
        <w:top w:val="none" w:sz="0" w:space="0" w:color="auto"/>
        <w:left w:val="none" w:sz="0" w:space="0" w:color="auto"/>
        <w:bottom w:val="none" w:sz="0" w:space="0" w:color="auto"/>
        <w:right w:val="none" w:sz="0" w:space="0" w:color="auto"/>
      </w:divBdr>
    </w:div>
    <w:div w:id="659039573">
      <w:bodyDiv w:val="1"/>
      <w:marLeft w:val="0"/>
      <w:marRight w:val="0"/>
      <w:marTop w:val="0"/>
      <w:marBottom w:val="0"/>
      <w:divBdr>
        <w:top w:val="none" w:sz="0" w:space="0" w:color="auto"/>
        <w:left w:val="none" w:sz="0" w:space="0" w:color="auto"/>
        <w:bottom w:val="none" w:sz="0" w:space="0" w:color="auto"/>
        <w:right w:val="none" w:sz="0" w:space="0" w:color="auto"/>
      </w:divBdr>
    </w:div>
    <w:div w:id="659504522">
      <w:bodyDiv w:val="1"/>
      <w:marLeft w:val="0"/>
      <w:marRight w:val="0"/>
      <w:marTop w:val="0"/>
      <w:marBottom w:val="0"/>
      <w:divBdr>
        <w:top w:val="none" w:sz="0" w:space="0" w:color="auto"/>
        <w:left w:val="none" w:sz="0" w:space="0" w:color="auto"/>
        <w:bottom w:val="none" w:sz="0" w:space="0" w:color="auto"/>
        <w:right w:val="none" w:sz="0" w:space="0" w:color="auto"/>
      </w:divBdr>
    </w:div>
    <w:div w:id="660044055">
      <w:bodyDiv w:val="1"/>
      <w:marLeft w:val="0"/>
      <w:marRight w:val="0"/>
      <w:marTop w:val="0"/>
      <w:marBottom w:val="0"/>
      <w:divBdr>
        <w:top w:val="none" w:sz="0" w:space="0" w:color="auto"/>
        <w:left w:val="none" w:sz="0" w:space="0" w:color="auto"/>
        <w:bottom w:val="none" w:sz="0" w:space="0" w:color="auto"/>
        <w:right w:val="none" w:sz="0" w:space="0" w:color="auto"/>
      </w:divBdr>
    </w:div>
    <w:div w:id="663583804">
      <w:bodyDiv w:val="1"/>
      <w:marLeft w:val="0"/>
      <w:marRight w:val="0"/>
      <w:marTop w:val="0"/>
      <w:marBottom w:val="0"/>
      <w:divBdr>
        <w:top w:val="none" w:sz="0" w:space="0" w:color="auto"/>
        <w:left w:val="none" w:sz="0" w:space="0" w:color="auto"/>
        <w:bottom w:val="none" w:sz="0" w:space="0" w:color="auto"/>
        <w:right w:val="none" w:sz="0" w:space="0" w:color="auto"/>
      </w:divBdr>
    </w:div>
    <w:div w:id="665745365">
      <w:bodyDiv w:val="1"/>
      <w:marLeft w:val="0"/>
      <w:marRight w:val="0"/>
      <w:marTop w:val="0"/>
      <w:marBottom w:val="0"/>
      <w:divBdr>
        <w:top w:val="none" w:sz="0" w:space="0" w:color="auto"/>
        <w:left w:val="none" w:sz="0" w:space="0" w:color="auto"/>
        <w:bottom w:val="none" w:sz="0" w:space="0" w:color="auto"/>
        <w:right w:val="none" w:sz="0" w:space="0" w:color="auto"/>
      </w:divBdr>
    </w:div>
    <w:div w:id="668630555">
      <w:bodyDiv w:val="1"/>
      <w:marLeft w:val="0"/>
      <w:marRight w:val="0"/>
      <w:marTop w:val="0"/>
      <w:marBottom w:val="0"/>
      <w:divBdr>
        <w:top w:val="none" w:sz="0" w:space="0" w:color="auto"/>
        <w:left w:val="none" w:sz="0" w:space="0" w:color="auto"/>
        <w:bottom w:val="none" w:sz="0" w:space="0" w:color="auto"/>
        <w:right w:val="none" w:sz="0" w:space="0" w:color="auto"/>
      </w:divBdr>
    </w:div>
    <w:div w:id="670762203">
      <w:bodyDiv w:val="1"/>
      <w:marLeft w:val="0"/>
      <w:marRight w:val="0"/>
      <w:marTop w:val="0"/>
      <w:marBottom w:val="0"/>
      <w:divBdr>
        <w:top w:val="none" w:sz="0" w:space="0" w:color="auto"/>
        <w:left w:val="none" w:sz="0" w:space="0" w:color="auto"/>
        <w:bottom w:val="none" w:sz="0" w:space="0" w:color="auto"/>
        <w:right w:val="none" w:sz="0" w:space="0" w:color="auto"/>
      </w:divBdr>
    </w:div>
    <w:div w:id="670832045">
      <w:bodyDiv w:val="1"/>
      <w:marLeft w:val="0"/>
      <w:marRight w:val="0"/>
      <w:marTop w:val="0"/>
      <w:marBottom w:val="0"/>
      <w:divBdr>
        <w:top w:val="none" w:sz="0" w:space="0" w:color="auto"/>
        <w:left w:val="none" w:sz="0" w:space="0" w:color="auto"/>
        <w:bottom w:val="none" w:sz="0" w:space="0" w:color="auto"/>
        <w:right w:val="none" w:sz="0" w:space="0" w:color="auto"/>
      </w:divBdr>
    </w:div>
    <w:div w:id="674844603">
      <w:bodyDiv w:val="1"/>
      <w:marLeft w:val="0"/>
      <w:marRight w:val="0"/>
      <w:marTop w:val="0"/>
      <w:marBottom w:val="0"/>
      <w:divBdr>
        <w:top w:val="none" w:sz="0" w:space="0" w:color="auto"/>
        <w:left w:val="none" w:sz="0" w:space="0" w:color="auto"/>
        <w:bottom w:val="none" w:sz="0" w:space="0" w:color="auto"/>
        <w:right w:val="none" w:sz="0" w:space="0" w:color="auto"/>
      </w:divBdr>
    </w:div>
    <w:div w:id="675576946">
      <w:bodyDiv w:val="1"/>
      <w:marLeft w:val="0"/>
      <w:marRight w:val="0"/>
      <w:marTop w:val="0"/>
      <w:marBottom w:val="0"/>
      <w:divBdr>
        <w:top w:val="none" w:sz="0" w:space="0" w:color="auto"/>
        <w:left w:val="none" w:sz="0" w:space="0" w:color="auto"/>
        <w:bottom w:val="none" w:sz="0" w:space="0" w:color="auto"/>
        <w:right w:val="none" w:sz="0" w:space="0" w:color="auto"/>
      </w:divBdr>
    </w:div>
    <w:div w:id="677585577">
      <w:bodyDiv w:val="1"/>
      <w:marLeft w:val="0"/>
      <w:marRight w:val="0"/>
      <w:marTop w:val="0"/>
      <w:marBottom w:val="0"/>
      <w:divBdr>
        <w:top w:val="none" w:sz="0" w:space="0" w:color="auto"/>
        <w:left w:val="none" w:sz="0" w:space="0" w:color="auto"/>
        <w:bottom w:val="none" w:sz="0" w:space="0" w:color="auto"/>
        <w:right w:val="none" w:sz="0" w:space="0" w:color="auto"/>
      </w:divBdr>
    </w:div>
    <w:div w:id="679163936">
      <w:bodyDiv w:val="1"/>
      <w:marLeft w:val="0"/>
      <w:marRight w:val="0"/>
      <w:marTop w:val="0"/>
      <w:marBottom w:val="0"/>
      <w:divBdr>
        <w:top w:val="none" w:sz="0" w:space="0" w:color="auto"/>
        <w:left w:val="none" w:sz="0" w:space="0" w:color="auto"/>
        <w:bottom w:val="none" w:sz="0" w:space="0" w:color="auto"/>
        <w:right w:val="none" w:sz="0" w:space="0" w:color="auto"/>
      </w:divBdr>
    </w:div>
    <w:div w:id="685641878">
      <w:bodyDiv w:val="1"/>
      <w:marLeft w:val="0"/>
      <w:marRight w:val="0"/>
      <w:marTop w:val="0"/>
      <w:marBottom w:val="0"/>
      <w:divBdr>
        <w:top w:val="none" w:sz="0" w:space="0" w:color="auto"/>
        <w:left w:val="none" w:sz="0" w:space="0" w:color="auto"/>
        <w:bottom w:val="none" w:sz="0" w:space="0" w:color="auto"/>
        <w:right w:val="none" w:sz="0" w:space="0" w:color="auto"/>
      </w:divBdr>
      <w:divsChild>
        <w:div w:id="1896576339">
          <w:marLeft w:val="547"/>
          <w:marRight w:val="0"/>
          <w:marTop w:val="0"/>
          <w:marBottom w:val="0"/>
          <w:divBdr>
            <w:top w:val="none" w:sz="0" w:space="0" w:color="auto"/>
            <w:left w:val="none" w:sz="0" w:space="0" w:color="auto"/>
            <w:bottom w:val="none" w:sz="0" w:space="0" w:color="auto"/>
            <w:right w:val="none" w:sz="0" w:space="0" w:color="auto"/>
          </w:divBdr>
        </w:div>
      </w:divsChild>
    </w:div>
    <w:div w:id="690029192">
      <w:bodyDiv w:val="1"/>
      <w:marLeft w:val="0"/>
      <w:marRight w:val="0"/>
      <w:marTop w:val="0"/>
      <w:marBottom w:val="0"/>
      <w:divBdr>
        <w:top w:val="none" w:sz="0" w:space="0" w:color="auto"/>
        <w:left w:val="none" w:sz="0" w:space="0" w:color="auto"/>
        <w:bottom w:val="none" w:sz="0" w:space="0" w:color="auto"/>
        <w:right w:val="none" w:sz="0" w:space="0" w:color="auto"/>
      </w:divBdr>
    </w:div>
    <w:div w:id="694306567">
      <w:bodyDiv w:val="1"/>
      <w:marLeft w:val="0"/>
      <w:marRight w:val="0"/>
      <w:marTop w:val="0"/>
      <w:marBottom w:val="0"/>
      <w:divBdr>
        <w:top w:val="none" w:sz="0" w:space="0" w:color="auto"/>
        <w:left w:val="none" w:sz="0" w:space="0" w:color="auto"/>
        <w:bottom w:val="none" w:sz="0" w:space="0" w:color="auto"/>
        <w:right w:val="none" w:sz="0" w:space="0" w:color="auto"/>
      </w:divBdr>
    </w:div>
    <w:div w:id="703553086">
      <w:bodyDiv w:val="1"/>
      <w:marLeft w:val="0"/>
      <w:marRight w:val="0"/>
      <w:marTop w:val="0"/>
      <w:marBottom w:val="0"/>
      <w:divBdr>
        <w:top w:val="none" w:sz="0" w:space="0" w:color="auto"/>
        <w:left w:val="none" w:sz="0" w:space="0" w:color="auto"/>
        <w:bottom w:val="none" w:sz="0" w:space="0" w:color="auto"/>
        <w:right w:val="none" w:sz="0" w:space="0" w:color="auto"/>
      </w:divBdr>
    </w:div>
    <w:div w:id="707996353">
      <w:bodyDiv w:val="1"/>
      <w:marLeft w:val="0"/>
      <w:marRight w:val="0"/>
      <w:marTop w:val="0"/>
      <w:marBottom w:val="0"/>
      <w:divBdr>
        <w:top w:val="none" w:sz="0" w:space="0" w:color="auto"/>
        <w:left w:val="none" w:sz="0" w:space="0" w:color="auto"/>
        <w:bottom w:val="none" w:sz="0" w:space="0" w:color="auto"/>
        <w:right w:val="none" w:sz="0" w:space="0" w:color="auto"/>
      </w:divBdr>
    </w:div>
    <w:div w:id="711148847">
      <w:bodyDiv w:val="1"/>
      <w:marLeft w:val="0"/>
      <w:marRight w:val="0"/>
      <w:marTop w:val="0"/>
      <w:marBottom w:val="0"/>
      <w:divBdr>
        <w:top w:val="none" w:sz="0" w:space="0" w:color="auto"/>
        <w:left w:val="none" w:sz="0" w:space="0" w:color="auto"/>
        <w:bottom w:val="none" w:sz="0" w:space="0" w:color="auto"/>
        <w:right w:val="none" w:sz="0" w:space="0" w:color="auto"/>
      </w:divBdr>
    </w:div>
    <w:div w:id="714429902">
      <w:bodyDiv w:val="1"/>
      <w:marLeft w:val="0"/>
      <w:marRight w:val="0"/>
      <w:marTop w:val="0"/>
      <w:marBottom w:val="0"/>
      <w:divBdr>
        <w:top w:val="none" w:sz="0" w:space="0" w:color="auto"/>
        <w:left w:val="none" w:sz="0" w:space="0" w:color="auto"/>
        <w:bottom w:val="none" w:sz="0" w:space="0" w:color="auto"/>
        <w:right w:val="none" w:sz="0" w:space="0" w:color="auto"/>
      </w:divBdr>
    </w:div>
    <w:div w:id="714550931">
      <w:bodyDiv w:val="1"/>
      <w:marLeft w:val="0"/>
      <w:marRight w:val="0"/>
      <w:marTop w:val="0"/>
      <w:marBottom w:val="0"/>
      <w:divBdr>
        <w:top w:val="none" w:sz="0" w:space="0" w:color="auto"/>
        <w:left w:val="none" w:sz="0" w:space="0" w:color="auto"/>
        <w:bottom w:val="none" w:sz="0" w:space="0" w:color="auto"/>
        <w:right w:val="none" w:sz="0" w:space="0" w:color="auto"/>
      </w:divBdr>
    </w:div>
    <w:div w:id="715854057">
      <w:bodyDiv w:val="1"/>
      <w:marLeft w:val="0"/>
      <w:marRight w:val="0"/>
      <w:marTop w:val="0"/>
      <w:marBottom w:val="0"/>
      <w:divBdr>
        <w:top w:val="none" w:sz="0" w:space="0" w:color="auto"/>
        <w:left w:val="none" w:sz="0" w:space="0" w:color="auto"/>
        <w:bottom w:val="none" w:sz="0" w:space="0" w:color="auto"/>
        <w:right w:val="none" w:sz="0" w:space="0" w:color="auto"/>
      </w:divBdr>
    </w:div>
    <w:div w:id="716900516">
      <w:bodyDiv w:val="1"/>
      <w:marLeft w:val="0"/>
      <w:marRight w:val="0"/>
      <w:marTop w:val="0"/>
      <w:marBottom w:val="0"/>
      <w:divBdr>
        <w:top w:val="none" w:sz="0" w:space="0" w:color="auto"/>
        <w:left w:val="none" w:sz="0" w:space="0" w:color="auto"/>
        <w:bottom w:val="none" w:sz="0" w:space="0" w:color="auto"/>
        <w:right w:val="none" w:sz="0" w:space="0" w:color="auto"/>
      </w:divBdr>
    </w:div>
    <w:div w:id="717751615">
      <w:bodyDiv w:val="1"/>
      <w:marLeft w:val="0"/>
      <w:marRight w:val="0"/>
      <w:marTop w:val="0"/>
      <w:marBottom w:val="0"/>
      <w:divBdr>
        <w:top w:val="none" w:sz="0" w:space="0" w:color="auto"/>
        <w:left w:val="none" w:sz="0" w:space="0" w:color="auto"/>
        <w:bottom w:val="none" w:sz="0" w:space="0" w:color="auto"/>
        <w:right w:val="none" w:sz="0" w:space="0" w:color="auto"/>
      </w:divBdr>
    </w:div>
    <w:div w:id="718363712">
      <w:bodyDiv w:val="1"/>
      <w:marLeft w:val="0"/>
      <w:marRight w:val="0"/>
      <w:marTop w:val="0"/>
      <w:marBottom w:val="0"/>
      <w:divBdr>
        <w:top w:val="none" w:sz="0" w:space="0" w:color="auto"/>
        <w:left w:val="none" w:sz="0" w:space="0" w:color="auto"/>
        <w:bottom w:val="none" w:sz="0" w:space="0" w:color="auto"/>
        <w:right w:val="none" w:sz="0" w:space="0" w:color="auto"/>
      </w:divBdr>
    </w:div>
    <w:div w:id="722173060">
      <w:bodyDiv w:val="1"/>
      <w:marLeft w:val="0"/>
      <w:marRight w:val="0"/>
      <w:marTop w:val="0"/>
      <w:marBottom w:val="0"/>
      <w:divBdr>
        <w:top w:val="none" w:sz="0" w:space="0" w:color="auto"/>
        <w:left w:val="none" w:sz="0" w:space="0" w:color="auto"/>
        <w:bottom w:val="none" w:sz="0" w:space="0" w:color="auto"/>
        <w:right w:val="none" w:sz="0" w:space="0" w:color="auto"/>
      </w:divBdr>
      <w:divsChild>
        <w:div w:id="366032177">
          <w:marLeft w:val="0"/>
          <w:marRight w:val="0"/>
          <w:marTop w:val="0"/>
          <w:marBottom w:val="0"/>
          <w:divBdr>
            <w:top w:val="none" w:sz="0" w:space="0" w:color="auto"/>
            <w:left w:val="none" w:sz="0" w:space="0" w:color="auto"/>
            <w:bottom w:val="none" w:sz="0" w:space="0" w:color="auto"/>
            <w:right w:val="none" w:sz="0" w:space="0" w:color="auto"/>
          </w:divBdr>
        </w:div>
      </w:divsChild>
    </w:div>
    <w:div w:id="725028080">
      <w:bodyDiv w:val="1"/>
      <w:marLeft w:val="0"/>
      <w:marRight w:val="0"/>
      <w:marTop w:val="0"/>
      <w:marBottom w:val="0"/>
      <w:divBdr>
        <w:top w:val="none" w:sz="0" w:space="0" w:color="auto"/>
        <w:left w:val="none" w:sz="0" w:space="0" w:color="auto"/>
        <w:bottom w:val="none" w:sz="0" w:space="0" w:color="auto"/>
        <w:right w:val="none" w:sz="0" w:space="0" w:color="auto"/>
      </w:divBdr>
    </w:div>
    <w:div w:id="727000587">
      <w:bodyDiv w:val="1"/>
      <w:marLeft w:val="0"/>
      <w:marRight w:val="0"/>
      <w:marTop w:val="0"/>
      <w:marBottom w:val="0"/>
      <w:divBdr>
        <w:top w:val="none" w:sz="0" w:space="0" w:color="auto"/>
        <w:left w:val="none" w:sz="0" w:space="0" w:color="auto"/>
        <w:bottom w:val="none" w:sz="0" w:space="0" w:color="auto"/>
        <w:right w:val="none" w:sz="0" w:space="0" w:color="auto"/>
      </w:divBdr>
    </w:div>
    <w:div w:id="754284129">
      <w:bodyDiv w:val="1"/>
      <w:marLeft w:val="0"/>
      <w:marRight w:val="0"/>
      <w:marTop w:val="0"/>
      <w:marBottom w:val="0"/>
      <w:divBdr>
        <w:top w:val="none" w:sz="0" w:space="0" w:color="auto"/>
        <w:left w:val="none" w:sz="0" w:space="0" w:color="auto"/>
        <w:bottom w:val="none" w:sz="0" w:space="0" w:color="auto"/>
        <w:right w:val="none" w:sz="0" w:space="0" w:color="auto"/>
      </w:divBdr>
    </w:div>
    <w:div w:id="756563953">
      <w:bodyDiv w:val="1"/>
      <w:marLeft w:val="0"/>
      <w:marRight w:val="0"/>
      <w:marTop w:val="0"/>
      <w:marBottom w:val="0"/>
      <w:divBdr>
        <w:top w:val="none" w:sz="0" w:space="0" w:color="auto"/>
        <w:left w:val="none" w:sz="0" w:space="0" w:color="auto"/>
        <w:bottom w:val="none" w:sz="0" w:space="0" w:color="auto"/>
        <w:right w:val="none" w:sz="0" w:space="0" w:color="auto"/>
      </w:divBdr>
    </w:div>
    <w:div w:id="758214200">
      <w:bodyDiv w:val="1"/>
      <w:marLeft w:val="0"/>
      <w:marRight w:val="0"/>
      <w:marTop w:val="0"/>
      <w:marBottom w:val="0"/>
      <w:divBdr>
        <w:top w:val="none" w:sz="0" w:space="0" w:color="auto"/>
        <w:left w:val="none" w:sz="0" w:space="0" w:color="auto"/>
        <w:bottom w:val="none" w:sz="0" w:space="0" w:color="auto"/>
        <w:right w:val="none" w:sz="0" w:space="0" w:color="auto"/>
      </w:divBdr>
    </w:div>
    <w:div w:id="759981496">
      <w:bodyDiv w:val="1"/>
      <w:marLeft w:val="0"/>
      <w:marRight w:val="0"/>
      <w:marTop w:val="0"/>
      <w:marBottom w:val="0"/>
      <w:divBdr>
        <w:top w:val="none" w:sz="0" w:space="0" w:color="auto"/>
        <w:left w:val="none" w:sz="0" w:space="0" w:color="auto"/>
        <w:bottom w:val="none" w:sz="0" w:space="0" w:color="auto"/>
        <w:right w:val="none" w:sz="0" w:space="0" w:color="auto"/>
      </w:divBdr>
    </w:div>
    <w:div w:id="766267460">
      <w:bodyDiv w:val="1"/>
      <w:marLeft w:val="0"/>
      <w:marRight w:val="0"/>
      <w:marTop w:val="0"/>
      <w:marBottom w:val="0"/>
      <w:divBdr>
        <w:top w:val="none" w:sz="0" w:space="0" w:color="auto"/>
        <w:left w:val="none" w:sz="0" w:space="0" w:color="auto"/>
        <w:bottom w:val="none" w:sz="0" w:space="0" w:color="auto"/>
        <w:right w:val="none" w:sz="0" w:space="0" w:color="auto"/>
      </w:divBdr>
    </w:div>
    <w:div w:id="767426610">
      <w:bodyDiv w:val="1"/>
      <w:marLeft w:val="0"/>
      <w:marRight w:val="0"/>
      <w:marTop w:val="0"/>
      <w:marBottom w:val="0"/>
      <w:divBdr>
        <w:top w:val="none" w:sz="0" w:space="0" w:color="auto"/>
        <w:left w:val="none" w:sz="0" w:space="0" w:color="auto"/>
        <w:bottom w:val="none" w:sz="0" w:space="0" w:color="auto"/>
        <w:right w:val="none" w:sz="0" w:space="0" w:color="auto"/>
      </w:divBdr>
    </w:div>
    <w:div w:id="772213066">
      <w:bodyDiv w:val="1"/>
      <w:marLeft w:val="0"/>
      <w:marRight w:val="0"/>
      <w:marTop w:val="0"/>
      <w:marBottom w:val="0"/>
      <w:divBdr>
        <w:top w:val="none" w:sz="0" w:space="0" w:color="auto"/>
        <w:left w:val="none" w:sz="0" w:space="0" w:color="auto"/>
        <w:bottom w:val="none" w:sz="0" w:space="0" w:color="auto"/>
        <w:right w:val="none" w:sz="0" w:space="0" w:color="auto"/>
      </w:divBdr>
    </w:div>
    <w:div w:id="781605576">
      <w:bodyDiv w:val="1"/>
      <w:marLeft w:val="0"/>
      <w:marRight w:val="0"/>
      <w:marTop w:val="0"/>
      <w:marBottom w:val="0"/>
      <w:divBdr>
        <w:top w:val="none" w:sz="0" w:space="0" w:color="auto"/>
        <w:left w:val="none" w:sz="0" w:space="0" w:color="auto"/>
        <w:bottom w:val="none" w:sz="0" w:space="0" w:color="auto"/>
        <w:right w:val="none" w:sz="0" w:space="0" w:color="auto"/>
      </w:divBdr>
    </w:div>
    <w:div w:id="795567973">
      <w:bodyDiv w:val="1"/>
      <w:marLeft w:val="0"/>
      <w:marRight w:val="0"/>
      <w:marTop w:val="0"/>
      <w:marBottom w:val="0"/>
      <w:divBdr>
        <w:top w:val="none" w:sz="0" w:space="0" w:color="auto"/>
        <w:left w:val="none" w:sz="0" w:space="0" w:color="auto"/>
        <w:bottom w:val="none" w:sz="0" w:space="0" w:color="auto"/>
        <w:right w:val="none" w:sz="0" w:space="0" w:color="auto"/>
      </w:divBdr>
    </w:div>
    <w:div w:id="804390002">
      <w:bodyDiv w:val="1"/>
      <w:marLeft w:val="0"/>
      <w:marRight w:val="0"/>
      <w:marTop w:val="0"/>
      <w:marBottom w:val="0"/>
      <w:divBdr>
        <w:top w:val="none" w:sz="0" w:space="0" w:color="auto"/>
        <w:left w:val="none" w:sz="0" w:space="0" w:color="auto"/>
        <w:bottom w:val="none" w:sz="0" w:space="0" w:color="auto"/>
        <w:right w:val="none" w:sz="0" w:space="0" w:color="auto"/>
      </w:divBdr>
    </w:div>
    <w:div w:id="812868628">
      <w:bodyDiv w:val="1"/>
      <w:marLeft w:val="0"/>
      <w:marRight w:val="0"/>
      <w:marTop w:val="0"/>
      <w:marBottom w:val="0"/>
      <w:divBdr>
        <w:top w:val="none" w:sz="0" w:space="0" w:color="auto"/>
        <w:left w:val="none" w:sz="0" w:space="0" w:color="auto"/>
        <w:bottom w:val="none" w:sz="0" w:space="0" w:color="auto"/>
        <w:right w:val="none" w:sz="0" w:space="0" w:color="auto"/>
      </w:divBdr>
    </w:div>
    <w:div w:id="814688599">
      <w:bodyDiv w:val="1"/>
      <w:marLeft w:val="0"/>
      <w:marRight w:val="0"/>
      <w:marTop w:val="0"/>
      <w:marBottom w:val="0"/>
      <w:divBdr>
        <w:top w:val="none" w:sz="0" w:space="0" w:color="auto"/>
        <w:left w:val="none" w:sz="0" w:space="0" w:color="auto"/>
        <w:bottom w:val="none" w:sz="0" w:space="0" w:color="auto"/>
        <w:right w:val="none" w:sz="0" w:space="0" w:color="auto"/>
      </w:divBdr>
    </w:div>
    <w:div w:id="816991707">
      <w:bodyDiv w:val="1"/>
      <w:marLeft w:val="0"/>
      <w:marRight w:val="0"/>
      <w:marTop w:val="0"/>
      <w:marBottom w:val="0"/>
      <w:divBdr>
        <w:top w:val="none" w:sz="0" w:space="0" w:color="auto"/>
        <w:left w:val="none" w:sz="0" w:space="0" w:color="auto"/>
        <w:bottom w:val="none" w:sz="0" w:space="0" w:color="auto"/>
        <w:right w:val="none" w:sz="0" w:space="0" w:color="auto"/>
      </w:divBdr>
    </w:div>
    <w:div w:id="819007213">
      <w:bodyDiv w:val="1"/>
      <w:marLeft w:val="0"/>
      <w:marRight w:val="0"/>
      <w:marTop w:val="0"/>
      <w:marBottom w:val="0"/>
      <w:divBdr>
        <w:top w:val="none" w:sz="0" w:space="0" w:color="auto"/>
        <w:left w:val="none" w:sz="0" w:space="0" w:color="auto"/>
        <w:bottom w:val="none" w:sz="0" w:space="0" w:color="auto"/>
        <w:right w:val="none" w:sz="0" w:space="0" w:color="auto"/>
      </w:divBdr>
    </w:div>
    <w:div w:id="825049581">
      <w:bodyDiv w:val="1"/>
      <w:marLeft w:val="0"/>
      <w:marRight w:val="0"/>
      <w:marTop w:val="0"/>
      <w:marBottom w:val="0"/>
      <w:divBdr>
        <w:top w:val="none" w:sz="0" w:space="0" w:color="auto"/>
        <w:left w:val="none" w:sz="0" w:space="0" w:color="auto"/>
        <w:bottom w:val="none" w:sz="0" w:space="0" w:color="auto"/>
        <w:right w:val="none" w:sz="0" w:space="0" w:color="auto"/>
      </w:divBdr>
    </w:div>
    <w:div w:id="828326925">
      <w:bodyDiv w:val="1"/>
      <w:marLeft w:val="0"/>
      <w:marRight w:val="0"/>
      <w:marTop w:val="0"/>
      <w:marBottom w:val="0"/>
      <w:divBdr>
        <w:top w:val="none" w:sz="0" w:space="0" w:color="auto"/>
        <w:left w:val="none" w:sz="0" w:space="0" w:color="auto"/>
        <w:bottom w:val="none" w:sz="0" w:space="0" w:color="auto"/>
        <w:right w:val="none" w:sz="0" w:space="0" w:color="auto"/>
      </w:divBdr>
    </w:div>
    <w:div w:id="829826798">
      <w:bodyDiv w:val="1"/>
      <w:marLeft w:val="0"/>
      <w:marRight w:val="0"/>
      <w:marTop w:val="0"/>
      <w:marBottom w:val="0"/>
      <w:divBdr>
        <w:top w:val="none" w:sz="0" w:space="0" w:color="auto"/>
        <w:left w:val="none" w:sz="0" w:space="0" w:color="auto"/>
        <w:bottom w:val="none" w:sz="0" w:space="0" w:color="auto"/>
        <w:right w:val="none" w:sz="0" w:space="0" w:color="auto"/>
      </w:divBdr>
    </w:div>
    <w:div w:id="833957364">
      <w:bodyDiv w:val="1"/>
      <w:marLeft w:val="0"/>
      <w:marRight w:val="0"/>
      <w:marTop w:val="0"/>
      <w:marBottom w:val="0"/>
      <w:divBdr>
        <w:top w:val="none" w:sz="0" w:space="0" w:color="auto"/>
        <w:left w:val="none" w:sz="0" w:space="0" w:color="auto"/>
        <w:bottom w:val="none" w:sz="0" w:space="0" w:color="auto"/>
        <w:right w:val="none" w:sz="0" w:space="0" w:color="auto"/>
      </w:divBdr>
    </w:div>
    <w:div w:id="839151167">
      <w:bodyDiv w:val="1"/>
      <w:marLeft w:val="0"/>
      <w:marRight w:val="0"/>
      <w:marTop w:val="0"/>
      <w:marBottom w:val="0"/>
      <w:divBdr>
        <w:top w:val="none" w:sz="0" w:space="0" w:color="auto"/>
        <w:left w:val="none" w:sz="0" w:space="0" w:color="auto"/>
        <w:bottom w:val="none" w:sz="0" w:space="0" w:color="auto"/>
        <w:right w:val="none" w:sz="0" w:space="0" w:color="auto"/>
      </w:divBdr>
    </w:div>
    <w:div w:id="845243430">
      <w:bodyDiv w:val="1"/>
      <w:marLeft w:val="0"/>
      <w:marRight w:val="0"/>
      <w:marTop w:val="0"/>
      <w:marBottom w:val="0"/>
      <w:divBdr>
        <w:top w:val="none" w:sz="0" w:space="0" w:color="auto"/>
        <w:left w:val="none" w:sz="0" w:space="0" w:color="auto"/>
        <w:bottom w:val="none" w:sz="0" w:space="0" w:color="auto"/>
        <w:right w:val="none" w:sz="0" w:space="0" w:color="auto"/>
      </w:divBdr>
    </w:div>
    <w:div w:id="850795301">
      <w:bodyDiv w:val="1"/>
      <w:marLeft w:val="0"/>
      <w:marRight w:val="0"/>
      <w:marTop w:val="0"/>
      <w:marBottom w:val="0"/>
      <w:divBdr>
        <w:top w:val="none" w:sz="0" w:space="0" w:color="auto"/>
        <w:left w:val="none" w:sz="0" w:space="0" w:color="auto"/>
        <w:bottom w:val="none" w:sz="0" w:space="0" w:color="auto"/>
        <w:right w:val="none" w:sz="0" w:space="0" w:color="auto"/>
      </w:divBdr>
      <w:divsChild>
        <w:div w:id="346489357">
          <w:marLeft w:val="0"/>
          <w:marRight w:val="0"/>
          <w:marTop w:val="0"/>
          <w:marBottom w:val="0"/>
          <w:divBdr>
            <w:top w:val="none" w:sz="0" w:space="0" w:color="auto"/>
            <w:left w:val="none" w:sz="0" w:space="0" w:color="auto"/>
            <w:bottom w:val="none" w:sz="0" w:space="0" w:color="auto"/>
            <w:right w:val="none" w:sz="0" w:space="0" w:color="auto"/>
          </w:divBdr>
        </w:div>
      </w:divsChild>
    </w:div>
    <w:div w:id="861667925">
      <w:bodyDiv w:val="1"/>
      <w:marLeft w:val="0"/>
      <w:marRight w:val="0"/>
      <w:marTop w:val="0"/>
      <w:marBottom w:val="0"/>
      <w:divBdr>
        <w:top w:val="none" w:sz="0" w:space="0" w:color="auto"/>
        <w:left w:val="none" w:sz="0" w:space="0" w:color="auto"/>
        <w:bottom w:val="none" w:sz="0" w:space="0" w:color="auto"/>
        <w:right w:val="none" w:sz="0" w:space="0" w:color="auto"/>
      </w:divBdr>
    </w:div>
    <w:div w:id="865142476">
      <w:bodyDiv w:val="1"/>
      <w:marLeft w:val="0"/>
      <w:marRight w:val="0"/>
      <w:marTop w:val="0"/>
      <w:marBottom w:val="0"/>
      <w:divBdr>
        <w:top w:val="none" w:sz="0" w:space="0" w:color="auto"/>
        <w:left w:val="none" w:sz="0" w:space="0" w:color="auto"/>
        <w:bottom w:val="none" w:sz="0" w:space="0" w:color="auto"/>
        <w:right w:val="none" w:sz="0" w:space="0" w:color="auto"/>
      </w:divBdr>
    </w:div>
    <w:div w:id="866068985">
      <w:bodyDiv w:val="1"/>
      <w:marLeft w:val="0"/>
      <w:marRight w:val="0"/>
      <w:marTop w:val="0"/>
      <w:marBottom w:val="0"/>
      <w:divBdr>
        <w:top w:val="none" w:sz="0" w:space="0" w:color="auto"/>
        <w:left w:val="none" w:sz="0" w:space="0" w:color="auto"/>
        <w:bottom w:val="none" w:sz="0" w:space="0" w:color="auto"/>
        <w:right w:val="none" w:sz="0" w:space="0" w:color="auto"/>
      </w:divBdr>
    </w:div>
    <w:div w:id="867835253">
      <w:bodyDiv w:val="1"/>
      <w:marLeft w:val="0"/>
      <w:marRight w:val="0"/>
      <w:marTop w:val="0"/>
      <w:marBottom w:val="0"/>
      <w:divBdr>
        <w:top w:val="none" w:sz="0" w:space="0" w:color="auto"/>
        <w:left w:val="none" w:sz="0" w:space="0" w:color="auto"/>
        <w:bottom w:val="none" w:sz="0" w:space="0" w:color="auto"/>
        <w:right w:val="none" w:sz="0" w:space="0" w:color="auto"/>
      </w:divBdr>
    </w:div>
    <w:div w:id="875850622">
      <w:bodyDiv w:val="1"/>
      <w:marLeft w:val="0"/>
      <w:marRight w:val="0"/>
      <w:marTop w:val="0"/>
      <w:marBottom w:val="0"/>
      <w:divBdr>
        <w:top w:val="none" w:sz="0" w:space="0" w:color="auto"/>
        <w:left w:val="none" w:sz="0" w:space="0" w:color="auto"/>
        <w:bottom w:val="none" w:sz="0" w:space="0" w:color="auto"/>
        <w:right w:val="none" w:sz="0" w:space="0" w:color="auto"/>
      </w:divBdr>
    </w:div>
    <w:div w:id="876893442">
      <w:bodyDiv w:val="1"/>
      <w:marLeft w:val="0"/>
      <w:marRight w:val="0"/>
      <w:marTop w:val="0"/>
      <w:marBottom w:val="0"/>
      <w:divBdr>
        <w:top w:val="none" w:sz="0" w:space="0" w:color="auto"/>
        <w:left w:val="none" w:sz="0" w:space="0" w:color="auto"/>
        <w:bottom w:val="none" w:sz="0" w:space="0" w:color="auto"/>
        <w:right w:val="none" w:sz="0" w:space="0" w:color="auto"/>
      </w:divBdr>
    </w:div>
    <w:div w:id="880245464">
      <w:bodyDiv w:val="1"/>
      <w:marLeft w:val="0"/>
      <w:marRight w:val="0"/>
      <w:marTop w:val="0"/>
      <w:marBottom w:val="0"/>
      <w:divBdr>
        <w:top w:val="none" w:sz="0" w:space="0" w:color="auto"/>
        <w:left w:val="none" w:sz="0" w:space="0" w:color="auto"/>
        <w:bottom w:val="none" w:sz="0" w:space="0" w:color="auto"/>
        <w:right w:val="none" w:sz="0" w:space="0" w:color="auto"/>
      </w:divBdr>
    </w:div>
    <w:div w:id="881286629">
      <w:bodyDiv w:val="1"/>
      <w:marLeft w:val="0"/>
      <w:marRight w:val="0"/>
      <w:marTop w:val="0"/>
      <w:marBottom w:val="0"/>
      <w:divBdr>
        <w:top w:val="none" w:sz="0" w:space="0" w:color="auto"/>
        <w:left w:val="none" w:sz="0" w:space="0" w:color="auto"/>
        <w:bottom w:val="none" w:sz="0" w:space="0" w:color="auto"/>
        <w:right w:val="none" w:sz="0" w:space="0" w:color="auto"/>
      </w:divBdr>
    </w:div>
    <w:div w:id="882250216">
      <w:bodyDiv w:val="1"/>
      <w:marLeft w:val="0"/>
      <w:marRight w:val="0"/>
      <w:marTop w:val="0"/>
      <w:marBottom w:val="0"/>
      <w:divBdr>
        <w:top w:val="none" w:sz="0" w:space="0" w:color="auto"/>
        <w:left w:val="none" w:sz="0" w:space="0" w:color="auto"/>
        <w:bottom w:val="none" w:sz="0" w:space="0" w:color="auto"/>
        <w:right w:val="none" w:sz="0" w:space="0" w:color="auto"/>
      </w:divBdr>
    </w:div>
    <w:div w:id="884177890">
      <w:bodyDiv w:val="1"/>
      <w:marLeft w:val="0"/>
      <w:marRight w:val="0"/>
      <w:marTop w:val="0"/>
      <w:marBottom w:val="0"/>
      <w:divBdr>
        <w:top w:val="none" w:sz="0" w:space="0" w:color="auto"/>
        <w:left w:val="none" w:sz="0" w:space="0" w:color="auto"/>
        <w:bottom w:val="none" w:sz="0" w:space="0" w:color="auto"/>
        <w:right w:val="none" w:sz="0" w:space="0" w:color="auto"/>
      </w:divBdr>
    </w:div>
    <w:div w:id="885143239">
      <w:bodyDiv w:val="1"/>
      <w:marLeft w:val="0"/>
      <w:marRight w:val="0"/>
      <w:marTop w:val="0"/>
      <w:marBottom w:val="0"/>
      <w:divBdr>
        <w:top w:val="none" w:sz="0" w:space="0" w:color="auto"/>
        <w:left w:val="none" w:sz="0" w:space="0" w:color="auto"/>
        <w:bottom w:val="none" w:sz="0" w:space="0" w:color="auto"/>
        <w:right w:val="none" w:sz="0" w:space="0" w:color="auto"/>
      </w:divBdr>
    </w:div>
    <w:div w:id="886725083">
      <w:bodyDiv w:val="1"/>
      <w:marLeft w:val="0"/>
      <w:marRight w:val="0"/>
      <w:marTop w:val="0"/>
      <w:marBottom w:val="0"/>
      <w:divBdr>
        <w:top w:val="none" w:sz="0" w:space="0" w:color="auto"/>
        <w:left w:val="none" w:sz="0" w:space="0" w:color="auto"/>
        <w:bottom w:val="none" w:sz="0" w:space="0" w:color="auto"/>
        <w:right w:val="none" w:sz="0" w:space="0" w:color="auto"/>
      </w:divBdr>
    </w:div>
    <w:div w:id="886841991">
      <w:bodyDiv w:val="1"/>
      <w:marLeft w:val="0"/>
      <w:marRight w:val="0"/>
      <w:marTop w:val="0"/>
      <w:marBottom w:val="0"/>
      <w:divBdr>
        <w:top w:val="none" w:sz="0" w:space="0" w:color="auto"/>
        <w:left w:val="none" w:sz="0" w:space="0" w:color="auto"/>
        <w:bottom w:val="none" w:sz="0" w:space="0" w:color="auto"/>
        <w:right w:val="none" w:sz="0" w:space="0" w:color="auto"/>
      </w:divBdr>
    </w:div>
    <w:div w:id="887228755">
      <w:bodyDiv w:val="1"/>
      <w:marLeft w:val="0"/>
      <w:marRight w:val="0"/>
      <w:marTop w:val="0"/>
      <w:marBottom w:val="0"/>
      <w:divBdr>
        <w:top w:val="none" w:sz="0" w:space="0" w:color="auto"/>
        <w:left w:val="none" w:sz="0" w:space="0" w:color="auto"/>
        <w:bottom w:val="none" w:sz="0" w:space="0" w:color="auto"/>
        <w:right w:val="none" w:sz="0" w:space="0" w:color="auto"/>
      </w:divBdr>
    </w:div>
    <w:div w:id="890575106">
      <w:bodyDiv w:val="1"/>
      <w:marLeft w:val="0"/>
      <w:marRight w:val="0"/>
      <w:marTop w:val="0"/>
      <w:marBottom w:val="0"/>
      <w:divBdr>
        <w:top w:val="none" w:sz="0" w:space="0" w:color="auto"/>
        <w:left w:val="none" w:sz="0" w:space="0" w:color="auto"/>
        <w:bottom w:val="none" w:sz="0" w:space="0" w:color="auto"/>
        <w:right w:val="none" w:sz="0" w:space="0" w:color="auto"/>
      </w:divBdr>
    </w:div>
    <w:div w:id="892544270">
      <w:bodyDiv w:val="1"/>
      <w:marLeft w:val="0"/>
      <w:marRight w:val="0"/>
      <w:marTop w:val="0"/>
      <w:marBottom w:val="0"/>
      <w:divBdr>
        <w:top w:val="none" w:sz="0" w:space="0" w:color="auto"/>
        <w:left w:val="none" w:sz="0" w:space="0" w:color="auto"/>
        <w:bottom w:val="none" w:sz="0" w:space="0" w:color="auto"/>
        <w:right w:val="none" w:sz="0" w:space="0" w:color="auto"/>
      </w:divBdr>
    </w:div>
    <w:div w:id="892617905">
      <w:bodyDiv w:val="1"/>
      <w:marLeft w:val="0"/>
      <w:marRight w:val="0"/>
      <w:marTop w:val="0"/>
      <w:marBottom w:val="0"/>
      <w:divBdr>
        <w:top w:val="none" w:sz="0" w:space="0" w:color="auto"/>
        <w:left w:val="none" w:sz="0" w:space="0" w:color="auto"/>
        <w:bottom w:val="none" w:sz="0" w:space="0" w:color="auto"/>
        <w:right w:val="none" w:sz="0" w:space="0" w:color="auto"/>
      </w:divBdr>
    </w:div>
    <w:div w:id="893741075">
      <w:bodyDiv w:val="1"/>
      <w:marLeft w:val="0"/>
      <w:marRight w:val="0"/>
      <w:marTop w:val="0"/>
      <w:marBottom w:val="0"/>
      <w:divBdr>
        <w:top w:val="none" w:sz="0" w:space="0" w:color="auto"/>
        <w:left w:val="none" w:sz="0" w:space="0" w:color="auto"/>
        <w:bottom w:val="none" w:sz="0" w:space="0" w:color="auto"/>
        <w:right w:val="none" w:sz="0" w:space="0" w:color="auto"/>
      </w:divBdr>
    </w:div>
    <w:div w:id="899826314">
      <w:bodyDiv w:val="1"/>
      <w:marLeft w:val="0"/>
      <w:marRight w:val="0"/>
      <w:marTop w:val="0"/>
      <w:marBottom w:val="0"/>
      <w:divBdr>
        <w:top w:val="none" w:sz="0" w:space="0" w:color="auto"/>
        <w:left w:val="none" w:sz="0" w:space="0" w:color="auto"/>
        <w:bottom w:val="none" w:sz="0" w:space="0" w:color="auto"/>
        <w:right w:val="none" w:sz="0" w:space="0" w:color="auto"/>
      </w:divBdr>
    </w:div>
    <w:div w:id="902132877">
      <w:bodyDiv w:val="1"/>
      <w:marLeft w:val="0"/>
      <w:marRight w:val="0"/>
      <w:marTop w:val="0"/>
      <w:marBottom w:val="0"/>
      <w:divBdr>
        <w:top w:val="none" w:sz="0" w:space="0" w:color="auto"/>
        <w:left w:val="none" w:sz="0" w:space="0" w:color="auto"/>
        <w:bottom w:val="none" w:sz="0" w:space="0" w:color="auto"/>
        <w:right w:val="none" w:sz="0" w:space="0" w:color="auto"/>
      </w:divBdr>
    </w:div>
    <w:div w:id="907302837">
      <w:bodyDiv w:val="1"/>
      <w:marLeft w:val="0"/>
      <w:marRight w:val="0"/>
      <w:marTop w:val="0"/>
      <w:marBottom w:val="0"/>
      <w:divBdr>
        <w:top w:val="none" w:sz="0" w:space="0" w:color="auto"/>
        <w:left w:val="none" w:sz="0" w:space="0" w:color="auto"/>
        <w:bottom w:val="none" w:sz="0" w:space="0" w:color="auto"/>
        <w:right w:val="none" w:sz="0" w:space="0" w:color="auto"/>
      </w:divBdr>
    </w:div>
    <w:div w:id="909272301">
      <w:bodyDiv w:val="1"/>
      <w:marLeft w:val="0"/>
      <w:marRight w:val="0"/>
      <w:marTop w:val="0"/>
      <w:marBottom w:val="0"/>
      <w:divBdr>
        <w:top w:val="none" w:sz="0" w:space="0" w:color="auto"/>
        <w:left w:val="none" w:sz="0" w:space="0" w:color="auto"/>
        <w:bottom w:val="none" w:sz="0" w:space="0" w:color="auto"/>
        <w:right w:val="none" w:sz="0" w:space="0" w:color="auto"/>
      </w:divBdr>
    </w:div>
    <w:div w:id="912665848">
      <w:bodyDiv w:val="1"/>
      <w:marLeft w:val="0"/>
      <w:marRight w:val="0"/>
      <w:marTop w:val="0"/>
      <w:marBottom w:val="0"/>
      <w:divBdr>
        <w:top w:val="none" w:sz="0" w:space="0" w:color="auto"/>
        <w:left w:val="none" w:sz="0" w:space="0" w:color="auto"/>
        <w:bottom w:val="none" w:sz="0" w:space="0" w:color="auto"/>
        <w:right w:val="none" w:sz="0" w:space="0" w:color="auto"/>
      </w:divBdr>
    </w:div>
    <w:div w:id="918447031">
      <w:bodyDiv w:val="1"/>
      <w:marLeft w:val="0"/>
      <w:marRight w:val="0"/>
      <w:marTop w:val="0"/>
      <w:marBottom w:val="0"/>
      <w:divBdr>
        <w:top w:val="none" w:sz="0" w:space="0" w:color="auto"/>
        <w:left w:val="none" w:sz="0" w:space="0" w:color="auto"/>
        <w:bottom w:val="none" w:sz="0" w:space="0" w:color="auto"/>
        <w:right w:val="none" w:sz="0" w:space="0" w:color="auto"/>
      </w:divBdr>
    </w:div>
    <w:div w:id="918565838">
      <w:bodyDiv w:val="1"/>
      <w:marLeft w:val="0"/>
      <w:marRight w:val="0"/>
      <w:marTop w:val="0"/>
      <w:marBottom w:val="0"/>
      <w:divBdr>
        <w:top w:val="none" w:sz="0" w:space="0" w:color="auto"/>
        <w:left w:val="none" w:sz="0" w:space="0" w:color="auto"/>
        <w:bottom w:val="none" w:sz="0" w:space="0" w:color="auto"/>
        <w:right w:val="none" w:sz="0" w:space="0" w:color="auto"/>
      </w:divBdr>
    </w:div>
    <w:div w:id="919172728">
      <w:bodyDiv w:val="1"/>
      <w:marLeft w:val="0"/>
      <w:marRight w:val="0"/>
      <w:marTop w:val="0"/>
      <w:marBottom w:val="0"/>
      <w:divBdr>
        <w:top w:val="none" w:sz="0" w:space="0" w:color="auto"/>
        <w:left w:val="none" w:sz="0" w:space="0" w:color="auto"/>
        <w:bottom w:val="none" w:sz="0" w:space="0" w:color="auto"/>
        <w:right w:val="none" w:sz="0" w:space="0" w:color="auto"/>
      </w:divBdr>
    </w:div>
    <w:div w:id="926618342">
      <w:bodyDiv w:val="1"/>
      <w:marLeft w:val="0"/>
      <w:marRight w:val="0"/>
      <w:marTop w:val="0"/>
      <w:marBottom w:val="0"/>
      <w:divBdr>
        <w:top w:val="none" w:sz="0" w:space="0" w:color="auto"/>
        <w:left w:val="none" w:sz="0" w:space="0" w:color="auto"/>
        <w:bottom w:val="none" w:sz="0" w:space="0" w:color="auto"/>
        <w:right w:val="none" w:sz="0" w:space="0" w:color="auto"/>
      </w:divBdr>
    </w:div>
    <w:div w:id="927153156">
      <w:bodyDiv w:val="1"/>
      <w:marLeft w:val="0"/>
      <w:marRight w:val="0"/>
      <w:marTop w:val="0"/>
      <w:marBottom w:val="0"/>
      <w:divBdr>
        <w:top w:val="none" w:sz="0" w:space="0" w:color="auto"/>
        <w:left w:val="none" w:sz="0" w:space="0" w:color="auto"/>
        <w:bottom w:val="none" w:sz="0" w:space="0" w:color="auto"/>
        <w:right w:val="none" w:sz="0" w:space="0" w:color="auto"/>
      </w:divBdr>
    </w:div>
    <w:div w:id="929387120">
      <w:bodyDiv w:val="1"/>
      <w:marLeft w:val="0"/>
      <w:marRight w:val="0"/>
      <w:marTop w:val="0"/>
      <w:marBottom w:val="0"/>
      <w:divBdr>
        <w:top w:val="none" w:sz="0" w:space="0" w:color="auto"/>
        <w:left w:val="none" w:sz="0" w:space="0" w:color="auto"/>
        <w:bottom w:val="none" w:sz="0" w:space="0" w:color="auto"/>
        <w:right w:val="none" w:sz="0" w:space="0" w:color="auto"/>
      </w:divBdr>
    </w:div>
    <w:div w:id="931742411">
      <w:bodyDiv w:val="1"/>
      <w:marLeft w:val="0"/>
      <w:marRight w:val="0"/>
      <w:marTop w:val="0"/>
      <w:marBottom w:val="0"/>
      <w:divBdr>
        <w:top w:val="none" w:sz="0" w:space="0" w:color="auto"/>
        <w:left w:val="none" w:sz="0" w:space="0" w:color="auto"/>
        <w:bottom w:val="none" w:sz="0" w:space="0" w:color="auto"/>
        <w:right w:val="none" w:sz="0" w:space="0" w:color="auto"/>
      </w:divBdr>
    </w:div>
    <w:div w:id="933132488">
      <w:bodyDiv w:val="1"/>
      <w:marLeft w:val="0"/>
      <w:marRight w:val="0"/>
      <w:marTop w:val="0"/>
      <w:marBottom w:val="0"/>
      <w:divBdr>
        <w:top w:val="none" w:sz="0" w:space="0" w:color="auto"/>
        <w:left w:val="none" w:sz="0" w:space="0" w:color="auto"/>
        <w:bottom w:val="none" w:sz="0" w:space="0" w:color="auto"/>
        <w:right w:val="none" w:sz="0" w:space="0" w:color="auto"/>
      </w:divBdr>
    </w:div>
    <w:div w:id="936670258">
      <w:bodyDiv w:val="1"/>
      <w:marLeft w:val="0"/>
      <w:marRight w:val="0"/>
      <w:marTop w:val="0"/>
      <w:marBottom w:val="0"/>
      <w:divBdr>
        <w:top w:val="none" w:sz="0" w:space="0" w:color="auto"/>
        <w:left w:val="none" w:sz="0" w:space="0" w:color="auto"/>
        <w:bottom w:val="none" w:sz="0" w:space="0" w:color="auto"/>
        <w:right w:val="none" w:sz="0" w:space="0" w:color="auto"/>
      </w:divBdr>
    </w:div>
    <w:div w:id="937367906">
      <w:bodyDiv w:val="1"/>
      <w:marLeft w:val="0"/>
      <w:marRight w:val="0"/>
      <w:marTop w:val="0"/>
      <w:marBottom w:val="0"/>
      <w:divBdr>
        <w:top w:val="none" w:sz="0" w:space="0" w:color="auto"/>
        <w:left w:val="none" w:sz="0" w:space="0" w:color="auto"/>
        <w:bottom w:val="none" w:sz="0" w:space="0" w:color="auto"/>
        <w:right w:val="none" w:sz="0" w:space="0" w:color="auto"/>
      </w:divBdr>
    </w:div>
    <w:div w:id="941955828">
      <w:bodyDiv w:val="1"/>
      <w:marLeft w:val="0"/>
      <w:marRight w:val="0"/>
      <w:marTop w:val="0"/>
      <w:marBottom w:val="0"/>
      <w:divBdr>
        <w:top w:val="none" w:sz="0" w:space="0" w:color="auto"/>
        <w:left w:val="none" w:sz="0" w:space="0" w:color="auto"/>
        <w:bottom w:val="none" w:sz="0" w:space="0" w:color="auto"/>
        <w:right w:val="none" w:sz="0" w:space="0" w:color="auto"/>
      </w:divBdr>
      <w:divsChild>
        <w:div w:id="1740980637">
          <w:marLeft w:val="0"/>
          <w:marRight w:val="0"/>
          <w:marTop w:val="0"/>
          <w:marBottom w:val="0"/>
          <w:divBdr>
            <w:top w:val="none" w:sz="0" w:space="0" w:color="auto"/>
            <w:left w:val="none" w:sz="0" w:space="0" w:color="auto"/>
            <w:bottom w:val="none" w:sz="0" w:space="0" w:color="auto"/>
            <w:right w:val="none" w:sz="0" w:space="0" w:color="auto"/>
          </w:divBdr>
        </w:div>
      </w:divsChild>
    </w:div>
    <w:div w:id="942111471">
      <w:bodyDiv w:val="1"/>
      <w:marLeft w:val="0"/>
      <w:marRight w:val="0"/>
      <w:marTop w:val="0"/>
      <w:marBottom w:val="0"/>
      <w:divBdr>
        <w:top w:val="none" w:sz="0" w:space="0" w:color="auto"/>
        <w:left w:val="none" w:sz="0" w:space="0" w:color="auto"/>
        <w:bottom w:val="none" w:sz="0" w:space="0" w:color="auto"/>
        <w:right w:val="none" w:sz="0" w:space="0" w:color="auto"/>
      </w:divBdr>
    </w:div>
    <w:div w:id="943461224">
      <w:bodyDiv w:val="1"/>
      <w:marLeft w:val="0"/>
      <w:marRight w:val="0"/>
      <w:marTop w:val="0"/>
      <w:marBottom w:val="0"/>
      <w:divBdr>
        <w:top w:val="none" w:sz="0" w:space="0" w:color="auto"/>
        <w:left w:val="none" w:sz="0" w:space="0" w:color="auto"/>
        <w:bottom w:val="none" w:sz="0" w:space="0" w:color="auto"/>
        <w:right w:val="none" w:sz="0" w:space="0" w:color="auto"/>
      </w:divBdr>
    </w:div>
    <w:div w:id="947466339">
      <w:bodyDiv w:val="1"/>
      <w:marLeft w:val="0"/>
      <w:marRight w:val="0"/>
      <w:marTop w:val="0"/>
      <w:marBottom w:val="0"/>
      <w:divBdr>
        <w:top w:val="none" w:sz="0" w:space="0" w:color="auto"/>
        <w:left w:val="none" w:sz="0" w:space="0" w:color="auto"/>
        <w:bottom w:val="none" w:sz="0" w:space="0" w:color="auto"/>
        <w:right w:val="none" w:sz="0" w:space="0" w:color="auto"/>
      </w:divBdr>
    </w:div>
    <w:div w:id="950435546">
      <w:bodyDiv w:val="1"/>
      <w:marLeft w:val="0"/>
      <w:marRight w:val="0"/>
      <w:marTop w:val="0"/>
      <w:marBottom w:val="0"/>
      <w:divBdr>
        <w:top w:val="none" w:sz="0" w:space="0" w:color="auto"/>
        <w:left w:val="none" w:sz="0" w:space="0" w:color="auto"/>
        <w:bottom w:val="none" w:sz="0" w:space="0" w:color="auto"/>
        <w:right w:val="none" w:sz="0" w:space="0" w:color="auto"/>
      </w:divBdr>
    </w:div>
    <w:div w:id="957761420">
      <w:bodyDiv w:val="1"/>
      <w:marLeft w:val="0"/>
      <w:marRight w:val="0"/>
      <w:marTop w:val="0"/>
      <w:marBottom w:val="0"/>
      <w:divBdr>
        <w:top w:val="none" w:sz="0" w:space="0" w:color="auto"/>
        <w:left w:val="none" w:sz="0" w:space="0" w:color="auto"/>
        <w:bottom w:val="none" w:sz="0" w:space="0" w:color="auto"/>
        <w:right w:val="none" w:sz="0" w:space="0" w:color="auto"/>
      </w:divBdr>
    </w:div>
    <w:div w:id="966622461">
      <w:bodyDiv w:val="1"/>
      <w:marLeft w:val="0"/>
      <w:marRight w:val="0"/>
      <w:marTop w:val="0"/>
      <w:marBottom w:val="0"/>
      <w:divBdr>
        <w:top w:val="none" w:sz="0" w:space="0" w:color="auto"/>
        <w:left w:val="none" w:sz="0" w:space="0" w:color="auto"/>
        <w:bottom w:val="none" w:sz="0" w:space="0" w:color="auto"/>
        <w:right w:val="none" w:sz="0" w:space="0" w:color="auto"/>
      </w:divBdr>
    </w:div>
    <w:div w:id="967197449">
      <w:bodyDiv w:val="1"/>
      <w:marLeft w:val="0"/>
      <w:marRight w:val="0"/>
      <w:marTop w:val="0"/>
      <w:marBottom w:val="0"/>
      <w:divBdr>
        <w:top w:val="none" w:sz="0" w:space="0" w:color="auto"/>
        <w:left w:val="none" w:sz="0" w:space="0" w:color="auto"/>
        <w:bottom w:val="none" w:sz="0" w:space="0" w:color="auto"/>
        <w:right w:val="none" w:sz="0" w:space="0" w:color="auto"/>
      </w:divBdr>
    </w:div>
    <w:div w:id="971667035">
      <w:bodyDiv w:val="1"/>
      <w:marLeft w:val="0"/>
      <w:marRight w:val="0"/>
      <w:marTop w:val="0"/>
      <w:marBottom w:val="0"/>
      <w:divBdr>
        <w:top w:val="none" w:sz="0" w:space="0" w:color="auto"/>
        <w:left w:val="none" w:sz="0" w:space="0" w:color="auto"/>
        <w:bottom w:val="none" w:sz="0" w:space="0" w:color="auto"/>
        <w:right w:val="none" w:sz="0" w:space="0" w:color="auto"/>
      </w:divBdr>
    </w:div>
    <w:div w:id="974022973">
      <w:bodyDiv w:val="1"/>
      <w:marLeft w:val="0"/>
      <w:marRight w:val="0"/>
      <w:marTop w:val="0"/>
      <w:marBottom w:val="0"/>
      <w:divBdr>
        <w:top w:val="none" w:sz="0" w:space="0" w:color="auto"/>
        <w:left w:val="none" w:sz="0" w:space="0" w:color="auto"/>
        <w:bottom w:val="none" w:sz="0" w:space="0" w:color="auto"/>
        <w:right w:val="none" w:sz="0" w:space="0" w:color="auto"/>
      </w:divBdr>
    </w:div>
    <w:div w:id="977808154">
      <w:bodyDiv w:val="1"/>
      <w:marLeft w:val="0"/>
      <w:marRight w:val="0"/>
      <w:marTop w:val="0"/>
      <w:marBottom w:val="0"/>
      <w:divBdr>
        <w:top w:val="none" w:sz="0" w:space="0" w:color="auto"/>
        <w:left w:val="none" w:sz="0" w:space="0" w:color="auto"/>
        <w:bottom w:val="none" w:sz="0" w:space="0" w:color="auto"/>
        <w:right w:val="none" w:sz="0" w:space="0" w:color="auto"/>
      </w:divBdr>
    </w:div>
    <w:div w:id="981040973">
      <w:bodyDiv w:val="1"/>
      <w:marLeft w:val="0"/>
      <w:marRight w:val="0"/>
      <w:marTop w:val="0"/>
      <w:marBottom w:val="0"/>
      <w:divBdr>
        <w:top w:val="none" w:sz="0" w:space="0" w:color="auto"/>
        <w:left w:val="none" w:sz="0" w:space="0" w:color="auto"/>
        <w:bottom w:val="none" w:sz="0" w:space="0" w:color="auto"/>
        <w:right w:val="none" w:sz="0" w:space="0" w:color="auto"/>
      </w:divBdr>
    </w:div>
    <w:div w:id="985821603">
      <w:bodyDiv w:val="1"/>
      <w:marLeft w:val="0"/>
      <w:marRight w:val="0"/>
      <w:marTop w:val="0"/>
      <w:marBottom w:val="0"/>
      <w:divBdr>
        <w:top w:val="none" w:sz="0" w:space="0" w:color="auto"/>
        <w:left w:val="none" w:sz="0" w:space="0" w:color="auto"/>
        <w:bottom w:val="none" w:sz="0" w:space="0" w:color="auto"/>
        <w:right w:val="none" w:sz="0" w:space="0" w:color="auto"/>
      </w:divBdr>
    </w:div>
    <w:div w:id="996885653">
      <w:bodyDiv w:val="1"/>
      <w:marLeft w:val="0"/>
      <w:marRight w:val="0"/>
      <w:marTop w:val="0"/>
      <w:marBottom w:val="0"/>
      <w:divBdr>
        <w:top w:val="none" w:sz="0" w:space="0" w:color="auto"/>
        <w:left w:val="none" w:sz="0" w:space="0" w:color="auto"/>
        <w:bottom w:val="none" w:sz="0" w:space="0" w:color="auto"/>
        <w:right w:val="none" w:sz="0" w:space="0" w:color="auto"/>
      </w:divBdr>
    </w:div>
    <w:div w:id="1001739476">
      <w:bodyDiv w:val="1"/>
      <w:marLeft w:val="0"/>
      <w:marRight w:val="0"/>
      <w:marTop w:val="0"/>
      <w:marBottom w:val="0"/>
      <w:divBdr>
        <w:top w:val="none" w:sz="0" w:space="0" w:color="auto"/>
        <w:left w:val="none" w:sz="0" w:space="0" w:color="auto"/>
        <w:bottom w:val="none" w:sz="0" w:space="0" w:color="auto"/>
        <w:right w:val="none" w:sz="0" w:space="0" w:color="auto"/>
      </w:divBdr>
    </w:div>
    <w:div w:id="1002856843">
      <w:bodyDiv w:val="1"/>
      <w:marLeft w:val="0"/>
      <w:marRight w:val="0"/>
      <w:marTop w:val="0"/>
      <w:marBottom w:val="0"/>
      <w:divBdr>
        <w:top w:val="none" w:sz="0" w:space="0" w:color="auto"/>
        <w:left w:val="none" w:sz="0" w:space="0" w:color="auto"/>
        <w:bottom w:val="none" w:sz="0" w:space="0" w:color="auto"/>
        <w:right w:val="none" w:sz="0" w:space="0" w:color="auto"/>
      </w:divBdr>
    </w:div>
    <w:div w:id="1007639820">
      <w:bodyDiv w:val="1"/>
      <w:marLeft w:val="0"/>
      <w:marRight w:val="0"/>
      <w:marTop w:val="0"/>
      <w:marBottom w:val="0"/>
      <w:divBdr>
        <w:top w:val="none" w:sz="0" w:space="0" w:color="auto"/>
        <w:left w:val="none" w:sz="0" w:space="0" w:color="auto"/>
        <w:bottom w:val="none" w:sz="0" w:space="0" w:color="auto"/>
        <w:right w:val="none" w:sz="0" w:space="0" w:color="auto"/>
      </w:divBdr>
    </w:div>
    <w:div w:id="1027756438">
      <w:bodyDiv w:val="1"/>
      <w:marLeft w:val="0"/>
      <w:marRight w:val="0"/>
      <w:marTop w:val="0"/>
      <w:marBottom w:val="0"/>
      <w:divBdr>
        <w:top w:val="none" w:sz="0" w:space="0" w:color="auto"/>
        <w:left w:val="none" w:sz="0" w:space="0" w:color="auto"/>
        <w:bottom w:val="none" w:sz="0" w:space="0" w:color="auto"/>
        <w:right w:val="none" w:sz="0" w:space="0" w:color="auto"/>
      </w:divBdr>
    </w:div>
    <w:div w:id="1031498366">
      <w:bodyDiv w:val="1"/>
      <w:marLeft w:val="0"/>
      <w:marRight w:val="0"/>
      <w:marTop w:val="0"/>
      <w:marBottom w:val="0"/>
      <w:divBdr>
        <w:top w:val="none" w:sz="0" w:space="0" w:color="auto"/>
        <w:left w:val="none" w:sz="0" w:space="0" w:color="auto"/>
        <w:bottom w:val="none" w:sz="0" w:space="0" w:color="auto"/>
        <w:right w:val="none" w:sz="0" w:space="0" w:color="auto"/>
      </w:divBdr>
    </w:div>
    <w:div w:id="1032922466">
      <w:bodyDiv w:val="1"/>
      <w:marLeft w:val="0"/>
      <w:marRight w:val="0"/>
      <w:marTop w:val="0"/>
      <w:marBottom w:val="0"/>
      <w:divBdr>
        <w:top w:val="none" w:sz="0" w:space="0" w:color="auto"/>
        <w:left w:val="none" w:sz="0" w:space="0" w:color="auto"/>
        <w:bottom w:val="none" w:sz="0" w:space="0" w:color="auto"/>
        <w:right w:val="none" w:sz="0" w:space="0" w:color="auto"/>
      </w:divBdr>
      <w:divsChild>
        <w:div w:id="629169467">
          <w:marLeft w:val="0"/>
          <w:marRight w:val="0"/>
          <w:marTop w:val="0"/>
          <w:marBottom w:val="0"/>
          <w:divBdr>
            <w:top w:val="none" w:sz="0" w:space="0" w:color="auto"/>
            <w:left w:val="none" w:sz="0" w:space="0" w:color="auto"/>
            <w:bottom w:val="none" w:sz="0" w:space="0" w:color="auto"/>
            <w:right w:val="none" w:sz="0" w:space="0" w:color="auto"/>
          </w:divBdr>
        </w:div>
        <w:div w:id="882330657">
          <w:marLeft w:val="0"/>
          <w:marRight w:val="0"/>
          <w:marTop w:val="0"/>
          <w:marBottom w:val="0"/>
          <w:divBdr>
            <w:top w:val="none" w:sz="0" w:space="0" w:color="auto"/>
            <w:left w:val="none" w:sz="0" w:space="0" w:color="auto"/>
            <w:bottom w:val="none" w:sz="0" w:space="0" w:color="auto"/>
            <w:right w:val="none" w:sz="0" w:space="0" w:color="auto"/>
          </w:divBdr>
        </w:div>
        <w:div w:id="2025741994">
          <w:marLeft w:val="0"/>
          <w:marRight w:val="0"/>
          <w:marTop w:val="0"/>
          <w:marBottom w:val="0"/>
          <w:divBdr>
            <w:top w:val="none" w:sz="0" w:space="0" w:color="auto"/>
            <w:left w:val="none" w:sz="0" w:space="0" w:color="auto"/>
            <w:bottom w:val="none" w:sz="0" w:space="0" w:color="auto"/>
            <w:right w:val="none" w:sz="0" w:space="0" w:color="auto"/>
          </w:divBdr>
          <w:divsChild>
            <w:div w:id="1615167283">
              <w:marLeft w:val="0"/>
              <w:marRight w:val="75"/>
              <w:marTop w:val="0"/>
              <w:marBottom w:val="0"/>
              <w:divBdr>
                <w:top w:val="none" w:sz="0" w:space="0" w:color="auto"/>
                <w:left w:val="none" w:sz="0" w:space="0" w:color="auto"/>
                <w:bottom w:val="none" w:sz="0" w:space="0" w:color="auto"/>
                <w:right w:val="none" w:sz="0" w:space="0" w:color="auto"/>
              </w:divBdr>
            </w:div>
            <w:div w:id="204598509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040979679">
      <w:bodyDiv w:val="1"/>
      <w:marLeft w:val="0"/>
      <w:marRight w:val="0"/>
      <w:marTop w:val="0"/>
      <w:marBottom w:val="0"/>
      <w:divBdr>
        <w:top w:val="none" w:sz="0" w:space="0" w:color="auto"/>
        <w:left w:val="none" w:sz="0" w:space="0" w:color="auto"/>
        <w:bottom w:val="none" w:sz="0" w:space="0" w:color="auto"/>
        <w:right w:val="none" w:sz="0" w:space="0" w:color="auto"/>
      </w:divBdr>
    </w:div>
    <w:div w:id="1043213391">
      <w:bodyDiv w:val="1"/>
      <w:marLeft w:val="0"/>
      <w:marRight w:val="0"/>
      <w:marTop w:val="0"/>
      <w:marBottom w:val="0"/>
      <w:divBdr>
        <w:top w:val="none" w:sz="0" w:space="0" w:color="auto"/>
        <w:left w:val="none" w:sz="0" w:space="0" w:color="auto"/>
        <w:bottom w:val="none" w:sz="0" w:space="0" w:color="auto"/>
        <w:right w:val="none" w:sz="0" w:space="0" w:color="auto"/>
      </w:divBdr>
    </w:div>
    <w:div w:id="1044675160">
      <w:bodyDiv w:val="1"/>
      <w:marLeft w:val="0"/>
      <w:marRight w:val="0"/>
      <w:marTop w:val="0"/>
      <w:marBottom w:val="0"/>
      <w:divBdr>
        <w:top w:val="none" w:sz="0" w:space="0" w:color="auto"/>
        <w:left w:val="none" w:sz="0" w:space="0" w:color="auto"/>
        <w:bottom w:val="none" w:sz="0" w:space="0" w:color="auto"/>
        <w:right w:val="none" w:sz="0" w:space="0" w:color="auto"/>
      </w:divBdr>
    </w:div>
    <w:div w:id="1047528059">
      <w:bodyDiv w:val="1"/>
      <w:marLeft w:val="0"/>
      <w:marRight w:val="0"/>
      <w:marTop w:val="0"/>
      <w:marBottom w:val="0"/>
      <w:divBdr>
        <w:top w:val="none" w:sz="0" w:space="0" w:color="auto"/>
        <w:left w:val="none" w:sz="0" w:space="0" w:color="auto"/>
        <w:bottom w:val="none" w:sz="0" w:space="0" w:color="auto"/>
        <w:right w:val="none" w:sz="0" w:space="0" w:color="auto"/>
      </w:divBdr>
    </w:div>
    <w:div w:id="1050424043">
      <w:bodyDiv w:val="1"/>
      <w:marLeft w:val="0"/>
      <w:marRight w:val="0"/>
      <w:marTop w:val="0"/>
      <w:marBottom w:val="0"/>
      <w:divBdr>
        <w:top w:val="none" w:sz="0" w:space="0" w:color="auto"/>
        <w:left w:val="none" w:sz="0" w:space="0" w:color="auto"/>
        <w:bottom w:val="none" w:sz="0" w:space="0" w:color="auto"/>
        <w:right w:val="none" w:sz="0" w:space="0" w:color="auto"/>
      </w:divBdr>
    </w:div>
    <w:div w:id="1055852512">
      <w:bodyDiv w:val="1"/>
      <w:marLeft w:val="0"/>
      <w:marRight w:val="0"/>
      <w:marTop w:val="0"/>
      <w:marBottom w:val="0"/>
      <w:divBdr>
        <w:top w:val="none" w:sz="0" w:space="0" w:color="auto"/>
        <w:left w:val="none" w:sz="0" w:space="0" w:color="auto"/>
        <w:bottom w:val="none" w:sz="0" w:space="0" w:color="auto"/>
        <w:right w:val="none" w:sz="0" w:space="0" w:color="auto"/>
      </w:divBdr>
    </w:div>
    <w:div w:id="1065833795">
      <w:bodyDiv w:val="1"/>
      <w:marLeft w:val="0"/>
      <w:marRight w:val="0"/>
      <w:marTop w:val="0"/>
      <w:marBottom w:val="0"/>
      <w:divBdr>
        <w:top w:val="none" w:sz="0" w:space="0" w:color="auto"/>
        <w:left w:val="none" w:sz="0" w:space="0" w:color="auto"/>
        <w:bottom w:val="none" w:sz="0" w:space="0" w:color="auto"/>
        <w:right w:val="none" w:sz="0" w:space="0" w:color="auto"/>
      </w:divBdr>
    </w:div>
    <w:div w:id="1068384616">
      <w:bodyDiv w:val="1"/>
      <w:marLeft w:val="0"/>
      <w:marRight w:val="0"/>
      <w:marTop w:val="0"/>
      <w:marBottom w:val="0"/>
      <w:divBdr>
        <w:top w:val="none" w:sz="0" w:space="0" w:color="auto"/>
        <w:left w:val="none" w:sz="0" w:space="0" w:color="auto"/>
        <w:bottom w:val="none" w:sz="0" w:space="0" w:color="auto"/>
        <w:right w:val="none" w:sz="0" w:space="0" w:color="auto"/>
      </w:divBdr>
    </w:div>
    <w:div w:id="1076364309">
      <w:bodyDiv w:val="1"/>
      <w:marLeft w:val="0"/>
      <w:marRight w:val="0"/>
      <w:marTop w:val="0"/>
      <w:marBottom w:val="0"/>
      <w:divBdr>
        <w:top w:val="none" w:sz="0" w:space="0" w:color="auto"/>
        <w:left w:val="none" w:sz="0" w:space="0" w:color="auto"/>
        <w:bottom w:val="none" w:sz="0" w:space="0" w:color="auto"/>
        <w:right w:val="none" w:sz="0" w:space="0" w:color="auto"/>
      </w:divBdr>
    </w:div>
    <w:div w:id="1077509058">
      <w:bodyDiv w:val="1"/>
      <w:marLeft w:val="0"/>
      <w:marRight w:val="0"/>
      <w:marTop w:val="0"/>
      <w:marBottom w:val="0"/>
      <w:divBdr>
        <w:top w:val="none" w:sz="0" w:space="0" w:color="auto"/>
        <w:left w:val="none" w:sz="0" w:space="0" w:color="auto"/>
        <w:bottom w:val="none" w:sz="0" w:space="0" w:color="auto"/>
        <w:right w:val="none" w:sz="0" w:space="0" w:color="auto"/>
      </w:divBdr>
    </w:div>
    <w:div w:id="1081178108">
      <w:bodyDiv w:val="1"/>
      <w:marLeft w:val="0"/>
      <w:marRight w:val="0"/>
      <w:marTop w:val="0"/>
      <w:marBottom w:val="0"/>
      <w:divBdr>
        <w:top w:val="none" w:sz="0" w:space="0" w:color="auto"/>
        <w:left w:val="none" w:sz="0" w:space="0" w:color="auto"/>
        <w:bottom w:val="none" w:sz="0" w:space="0" w:color="auto"/>
        <w:right w:val="none" w:sz="0" w:space="0" w:color="auto"/>
      </w:divBdr>
    </w:div>
    <w:div w:id="1083524722">
      <w:bodyDiv w:val="1"/>
      <w:marLeft w:val="0"/>
      <w:marRight w:val="0"/>
      <w:marTop w:val="0"/>
      <w:marBottom w:val="0"/>
      <w:divBdr>
        <w:top w:val="none" w:sz="0" w:space="0" w:color="auto"/>
        <w:left w:val="none" w:sz="0" w:space="0" w:color="auto"/>
        <w:bottom w:val="none" w:sz="0" w:space="0" w:color="auto"/>
        <w:right w:val="none" w:sz="0" w:space="0" w:color="auto"/>
      </w:divBdr>
    </w:div>
    <w:div w:id="1085688918">
      <w:bodyDiv w:val="1"/>
      <w:marLeft w:val="0"/>
      <w:marRight w:val="0"/>
      <w:marTop w:val="0"/>
      <w:marBottom w:val="0"/>
      <w:divBdr>
        <w:top w:val="none" w:sz="0" w:space="0" w:color="auto"/>
        <w:left w:val="none" w:sz="0" w:space="0" w:color="auto"/>
        <w:bottom w:val="none" w:sz="0" w:space="0" w:color="auto"/>
        <w:right w:val="none" w:sz="0" w:space="0" w:color="auto"/>
      </w:divBdr>
    </w:div>
    <w:div w:id="1089498190">
      <w:bodyDiv w:val="1"/>
      <w:marLeft w:val="0"/>
      <w:marRight w:val="0"/>
      <w:marTop w:val="0"/>
      <w:marBottom w:val="0"/>
      <w:divBdr>
        <w:top w:val="none" w:sz="0" w:space="0" w:color="auto"/>
        <w:left w:val="none" w:sz="0" w:space="0" w:color="auto"/>
        <w:bottom w:val="none" w:sz="0" w:space="0" w:color="auto"/>
        <w:right w:val="none" w:sz="0" w:space="0" w:color="auto"/>
      </w:divBdr>
    </w:div>
    <w:div w:id="1091200632">
      <w:bodyDiv w:val="1"/>
      <w:marLeft w:val="0"/>
      <w:marRight w:val="0"/>
      <w:marTop w:val="0"/>
      <w:marBottom w:val="0"/>
      <w:divBdr>
        <w:top w:val="none" w:sz="0" w:space="0" w:color="auto"/>
        <w:left w:val="none" w:sz="0" w:space="0" w:color="auto"/>
        <w:bottom w:val="none" w:sz="0" w:space="0" w:color="auto"/>
        <w:right w:val="none" w:sz="0" w:space="0" w:color="auto"/>
      </w:divBdr>
      <w:divsChild>
        <w:div w:id="1289124023">
          <w:marLeft w:val="0"/>
          <w:marRight w:val="0"/>
          <w:marTop w:val="0"/>
          <w:marBottom w:val="0"/>
          <w:divBdr>
            <w:top w:val="none" w:sz="0" w:space="0" w:color="auto"/>
            <w:left w:val="none" w:sz="0" w:space="0" w:color="auto"/>
            <w:bottom w:val="none" w:sz="0" w:space="0" w:color="auto"/>
            <w:right w:val="none" w:sz="0" w:space="0" w:color="auto"/>
          </w:divBdr>
        </w:div>
      </w:divsChild>
    </w:div>
    <w:div w:id="1095248050">
      <w:bodyDiv w:val="1"/>
      <w:marLeft w:val="0"/>
      <w:marRight w:val="0"/>
      <w:marTop w:val="0"/>
      <w:marBottom w:val="0"/>
      <w:divBdr>
        <w:top w:val="none" w:sz="0" w:space="0" w:color="auto"/>
        <w:left w:val="none" w:sz="0" w:space="0" w:color="auto"/>
        <w:bottom w:val="none" w:sz="0" w:space="0" w:color="auto"/>
        <w:right w:val="none" w:sz="0" w:space="0" w:color="auto"/>
      </w:divBdr>
    </w:div>
    <w:div w:id="1095588286">
      <w:bodyDiv w:val="1"/>
      <w:marLeft w:val="0"/>
      <w:marRight w:val="0"/>
      <w:marTop w:val="0"/>
      <w:marBottom w:val="0"/>
      <w:divBdr>
        <w:top w:val="none" w:sz="0" w:space="0" w:color="auto"/>
        <w:left w:val="none" w:sz="0" w:space="0" w:color="auto"/>
        <w:bottom w:val="none" w:sz="0" w:space="0" w:color="auto"/>
        <w:right w:val="none" w:sz="0" w:space="0" w:color="auto"/>
      </w:divBdr>
    </w:div>
    <w:div w:id="1098794136">
      <w:bodyDiv w:val="1"/>
      <w:marLeft w:val="0"/>
      <w:marRight w:val="0"/>
      <w:marTop w:val="0"/>
      <w:marBottom w:val="0"/>
      <w:divBdr>
        <w:top w:val="none" w:sz="0" w:space="0" w:color="auto"/>
        <w:left w:val="none" w:sz="0" w:space="0" w:color="auto"/>
        <w:bottom w:val="none" w:sz="0" w:space="0" w:color="auto"/>
        <w:right w:val="none" w:sz="0" w:space="0" w:color="auto"/>
      </w:divBdr>
    </w:div>
    <w:div w:id="1102533878">
      <w:bodyDiv w:val="1"/>
      <w:marLeft w:val="0"/>
      <w:marRight w:val="0"/>
      <w:marTop w:val="0"/>
      <w:marBottom w:val="0"/>
      <w:divBdr>
        <w:top w:val="none" w:sz="0" w:space="0" w:color="auto"/>
        <w:left w:val="none" w:sz="0" w:space="0" w:color="auto"/>
        <w:bottom w:val="none" w:sz="0" w:space="0" w:color="auto"/>
        <w:right w:val="none" w:sz="0" w:space="0" w:color="auto"/>
      </w:divBdr>
      <w:divsChild>
        <w:div w:id="2007589403">
          <w:marLeft w:val="0"/>
          <w:marRight w:val="0"/>
          <w:marTop w:val="0"/>
          <w:marBottom w:val="0"/>
          <w:divBdr>
            <w:top w:val="none" w:sz="0" w:space="0" w:color="auto"/>
            <w:left w:val="none" w:sz="0" w:space="0" w:color="auto"/>
            <w:bottom w:val="none" w:sz="0" w:space="0" w:color="auto"/>
            <w:right w:val="none" w:sz="0" w:space="0" w:color="auto"/>
          </w:divBdr>
          <w:divsChild>
            <w:div w:id="1655797901">
              <w:marLeft w:val="0"/>
              <w:marRight w:val="0"/>
              <w:marTop w:val="0"/>
              <w:marBottom w:val="0"/>
              <w:divBdr>
                <w:top w:val="none" w:sz="0" w:space="0" w:color="auto"/>
                <w:left w:val="none" w:sz="0" w:space="0" w:color="auto"/>
                <w:bottom w:val="none" w:sz="0" w:space="0" w:color="auto"/>
                <w:right w:val="none" w:sz="0" w:space="0" w:color="auto"/>
              </w:divBdr>
              <w:divsChild>
                <w:div w:id="20187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27156">
      <w:bodyDiv w:val="1"/>
      <w:marLeft w:val="0"/>
      <w:marRight w:val="0"/>
      <w:marTop w:val="0"/>
      <w:marBottom w:val="0"/>
      <w:divBdr>
        <w:top w:val="none" w:sz="0" w:space="0" w:color="auto"/>
        <w:left w:val="none" w:sz="0" w:space="0" w:color="auto"/>
        <w:bottom w:val="none" w:sz="0" w:space="0" w:color="auto"/>
        <w:right w:val="none" w:sz="0" w:space="0" w:color="auto"/>
      </w:divBdr>
    </w:div>
    <w:div w:id="1111168713">
      <w:bodyDiv w:val="1"/>
      <w:marLeft w:val="0"/>
      <w:marRight w:val="0"/>
      <w:marTop w:val="0"/>
      <w:marBottom w:val="0"/>
      <w:divBdr>
        <w:top w:val="none" w:sz="0" w:space="0" w:color="auto"/>
        <w:left w:val="none" w:sz="0" w:space="0" w:color="auto"/>
        <w:bottom w:val="none" w:sz="0" w:space="0" w:color="auto"/>
        <w:right w:val="none" w:sz="0" w:space="0" w:color="auto"/>
      </w:divBdr>
    </w:div>
    <w:div w:id="1113399783">
      <w:bodyDiv w:val="1"/>
      <w:marLeft w:val="0"/>
      <w:marRight w:val="0"/>
      <w:marTop w:val="0"/>
      <w:marBottom w:val="0"/>
      <w:divBdr>
        <w:top w:val="none" w:sz="0" w:space="0" w:color="auto"/>
        <w:left w:val="none" w:sz="0" w:space="0" w:color="auto"/>
        <w:bottom w:val="none" w:sz="0" w:space="0" w:color="auto"/>
        <w:right w:val="none" w:sz="0" w:space="0" w:color="auto"/>
      </w:divBdr>
    </w:div>
    <w:div w:id="1114327121">
      <w:bodyDiv w:val="1"/>
      <w:marLeft w:val="0"/>
      <w:marRight w:val="0"/>
      <w:marTop w:val="0"/>
      <w:marBottom w:val="0"/>
      <w:divBdr>
        <w:top w:val="none" w:sz="0" w:space="0" w:color="auto"/>
        <w:left w:val="none" w:sz="0" w:space="0" w:color="auto"/>
        <w:bottom w:val="none" w:sz="0" w:space="0" w:color="auto"/>
        <w:right w:val="none" w:sz="0" w:space="0" w:color="auto"/>
      </w:divBdr>
    </w:div>
    <w:div w:id="1122648953">
      <w:bodyDiv w:val="1"/>
      <w:marLeft w:val="0"/>
      <w:marRight w:val="0"/>
      <w:marTop w:val="0"/>
      <w:marBottom w:val="0"/>
      <w:divBdr>
        <w:top w:val="none" w:sz="0" w:space="0" w:color="auto"/>
        <w:left w:val="none" w:sz="0" w:space="0" w:color="auto"/>
        <w:bottom w:val="none" w:sz="0" w:space="0" w:color="auto"/>
        <w:right w:val="none" w:sz="0" w:space="0" w:color="auto"/>
      </w:divBdr>
    </w:div>
    <w:div w:id="1123109200">
      <w:bodyDiv w:val="1"/>
      <w:marLeft w:val="0"/>
      <w:marRight w:val="0"/>
      <w:marTop w:val="0"/>
      <w:marBottom w:val="0"/>
      <w:divBdr>
        <w:top w:val="none" w:sz="0" w:space="0" w:color="auto"/>
        <w:left w:val="none" w:sz="0" w:space="0" w:color="auto"/>
        <w:bottom w:val="none" w:sz="0" w:space="0" w:color="auto"/>
        <w:right w:val="none" w:sz="0" w:space="0" w:color="auto"/>
      </w:divBdr>
    </w:div>
    <w:div w:id="1127311541">
      <w:bodyDiv w:val="1"/>
      <w:marLeft w:val="0"/>
      <w:marRight w:val="0"/>
      <w:marTop w:val="0"/>
      <w:marBottom w:val="0"/>
      <w:divBdr>
        <w:top w:val="none" w:sz="0" w:space="0" w:color="auto"/>
        <w:left w:val="none" w:sz="0" w:space="0" w:color="auto"/>
        <w:bottom w:val="none" w:sz="0" w:space="0" w:color="auto"/>
        <w:right w:val="none" w:sz="0" w:space="0" w:color="auto"/>
      </w:divBdr>
    </w:div>
    <w:div w:id="1128743883">
      <w:bodyDiv w:val="1"/>
      <w:marLeft w:val="0"/>
      <w:marRight w:val="0"/>
      <w:marTop w:val="0"/>
      <w:marBottom w:val="0"/>
      <w:divBdr>
        <w:top w:val="none" w:sz="0" w:space="0" w:color="auto"/>
        <w:left w:val="none" w:sz="0" w:space="0" w:color="auto"/>
        <w:bottom w:val="none" w:sz="0" w:space="0" w:color="auto"/>
        <w:right w:val="none" w:sz="0" w:space="0" w:color="auto"/>
      </w:divBdr>
    </w:div>
    <w:div w:id="1138644926">
      <w:bodyDiv w:val="1"/>
      <w:marLeft w:val="0"/>
      <w:marRight w:val="0"/>
      <w:marTop w:val="0"/>
      <w:marBottom w:val="0"/>
      <w:divBdr>
        <w:top w:val="none" w:sz="0" w:space="0" w:color="auto"/>
        <w:left w:val="none" w:sz="0" w:space="0" w:color="auto"/>
        <w:bottom w:val="none" w:sz="0" w:space="0" w:color="auto"/>
        <w:right w:val="none" w:sz="0" w:space="0" w:color="auto"/>
      </w:divBdr>
      <w:divsChild>
        <w:div w:id="503521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002298">
      <w:bodyDiv w:val="1"/>
      <w:marLeft w:val="0"/>
      <w:marRight w:val="0"/>
      <w:marTop w:val="0"/>
      <w:marBottom w:val="0"/>
      <w:divBdr>
        <w:top w:val="none" w:sz="0" w:space="0" w:color="auto"/>
        <w:left w:val="none" w:sz="0" w:space="0" w:color="auto"/>
        <w:bottom w:val="none" w:sz="0" w:space="0" w:color="auto"/>
        <w:right w:val="none" w:sz="0" w:space="0" w:color="auto"/>
      </w:divBdr>
    </w:div>
    <w:div w:id="1142767818">
      <w:bodyDiv w:val="1"/>
      <w:marLeft w:val="0"/>
      <w:marRight w:val="0"/>
      <w:marTop w:val="0"/>
      <w:marBottom w:val="0"/>
      <w:divBdr>
        <w:top w:val="none" w:sz="0" w:space="0" w:color="auto"/>
        <w:left w:val="none" w:sz="0" w:space="0" w:color="auto"/>
        <w:bottom w:val="none" w:sz="0" w:space="0" w:color="auto"/>
        <w:right w:val="none" w:sz="0" w:space="0" w:color="auto"/>
      </w:divBdr>
    </w:div>
    <w:div w:id="1144347676">
      <w:bodyDiv w:val="1"/>
      <w:marLeft w:val="0"/>
      <w:marRight w:val="0"/>
      <w:marTop w:val="0"/>
      <w:marBottom w:val="0"/>
      <w:divBdr>
        <w:top w:val="none" w:sz="0" w:space="0" w:color="auto"/>
        <w:left w:val="none" w:sz="0" w:space="0" w:color="auto"/>
        <w:bottom w:val="none" w:sz="0" w:space="0" w:color="auto"/>
        <w:right w:val="none" w:sz="0" w:space="0" w:color="auto"/>
      </w:divBdr>
    </w:div>
    <w:div w:id="1148203659">
      <w:bodyDiv w:val="1"/>
      <w:marLeft w:val="0"/>
      <w:marRight w:val="0"/>
      <w:marTop w:val="0"/>
      <w:marBottom w:val="0"/>
      <w:divBdr>
        <w:top w:val="none" w:sz="0" w:space="0" w:color="auto"/>
        <w:left w:val="none" w:sz="0" w:space="0" w:color="auto"/>
        <w:bottom w:val="none" w:sz="0" w:space="0" w:color="auto"/>
        <w:right w:val="none" w:sz="0" w:space="0" w:color="auto"/>
      </w:divBdr>
    </w:div>
    <w:div w:id="1149664343">
      <w:bodyDiv w:val="1"/>
      <w:marLeft w:val="0"/>
      <w:marRight w:val="0"/>
      <w:marTop w:val="0"/>
      <w:marBottom w:val="0"/>
      <w:divBdr>
        <w:top w:val="none" w:sz="0" w:space="0" w:color="auto"/>
        <w:left w:val="none" w:sz="0" w:space="0" w:color="auto"/>
        <w:bottom w:val="none" w:sz="0" w:space="0" w:color="auto"/>
        <w:right w:val="none" w:sz="0" w:space="0" w:color="auto"/>
      </w:divBdr>
    </w:div>
    <w:div w:id="1150054813">
      <w:bodyDiv w:val="1"/>
      <w:marLeft w:val="0"/>
      <w:marRight w:val="0"/>
      <w:marTop w:val="0"/>
      <w:marBottom w:val="0"/>
      <w:divBdr>
        <w:top w:val="none" w:sz="0" w:space="0" w:color="auto"/>
        <w:left w:val="none" w:sz="0" w:space="0" w:color="auto"/>
        <w:bottom w:val="none" w:sz="0" w:space="0" w:color="auto"/>
        <w:right w:val="none" w:sz="0" w:space="0" w:color="auto"/>
      </w:divBdr>
    </w:div>
    <w:div w:id="1150057961">
      <w:bodyDiv w:val="1"/>
      <w:marLeft w:val="0"/>
      <w:marRight w:val="0"/>
      <w:marTop w:val="0"/>
      <w:marBottom w:val="0"/>
      <w:divBdr>
        <w:top w:val="none" w:sz="0" w:space="0" w:color="auto"/>
        <w:left w:val="none" w:sz="0" w:space="0" w:color="auto"/>
        <w:bottom w:val="none" w:sz="0" w:space="0" w:color="auto"/>
        <w:right w:val="none" w:sz="0" w:space="0" w:color="auto"/>
      </w:divBdr>
    </w:div>
    <w:div w:id="1151023310">
      <w:bodyDiv w:val="1"/>
      <w:marLeft w:val="0"/>
      <w:marRight w:val="0"/>
      <w:marTop w:val="0"/>
      <w:marBottom w:val="0"/>
      <w:divBdr>
        <w:top w:val="none" w:sz="0" w:space="0" w:color="auto"/>
        <w:left w:val="none" w:sz="0" w:space="0" w:color="auto"/>
        <w:bottom w:val="none" w:sz="0" w:space="0" w:color="auto"/>
        <w:right w:val="none" w:sz="0" w:space="0" w:color="auto"/>
      </w:divBdr>
      <w:divsChild>
        <w:div w:id="75709495">
          <w:marLeft w:val="720"/>
          <w:marRight w:val="0"/>
          <w:marTop w:val="0"/>
          <w:marBottom w:val="0"/>
          <w:divBdr>
            <w:top w:val="none" w:sz="0" w:space="0" w:color="auto"/>
            <w:left w:val="none" w:sz="0" w:space="0" w:color="auto"/>
            <w:bottom w:val="none" w:sz="0" w:space="0" w:color="auto"/>
            <w:right w:val="none" w:sz="0" w:space="0" w:color="auto"/>
          </w:divBdr>
        </w:div>
        <w:div w:id="351878633">
          <w:marLeft w:val="720"/>
          <w:marRight w:val="0"/>
          <w:marTop w:val="0"/>
          <w:marBottom w:val="0"/>
          <w:divBdr>
            <w:top w:val="none" w:sz="0" w:space="0" w:color="auto"/>
            <w:left w:val="none" w:sz="0" w:space="0" w:color="auto"/>
            <w:bottom w:val="none" w:sz="0" w:space="0" w:color="auto"/>
            <w:right w:val="none" w:sz="0" w:space="0" w:color="auto"/>
          </w:divBdr>
        </w:div>
        <w:div w:id="365300462">
          <w:marLeft w:val="720"/>
          <w:marRight w:val="0"/>
          <w:marTop w:val="0"/>
          <w:marBottom w:val="0"/>
          <w:divBdr>
            <w:top w:val="none" w:sz="0" w:space="0" w:color="auto"/>
            <w:left w:val="none" w:sz="0" w:space="0" w:color="auto"/>
            <w:bottom w:val="none" w:sz="0" w:space="0" w:color="auto"/>
            <w:right w:val="none" w:sz="0" w:space="0" w:color="auto"/>
          </w:divBdr>
        </w:div>
        <w:div w:id="672145352">
          <w:marLeft w:val="720"/>
          <w:marRight w:val="0"/>
          <w:marTop w:val="0"/>
          <w:marBottom w:val="0"/>
          <w:divBdr>
            <w:top w:val="none" w:sz="0" w:space="0" w:color="auto"/>
            <w:left w:val="none" w:sz="0" w:space="0" w:color="auto"/>
            <w:bottom w:val="none" w:sz="0" w:space="0" w:color="auto"/>
            <w:right w:val="none" w:sz="0" w:space="0" w:color="auto"/>
          </w:divBdr>
        </w:div>
        <w:div w:id="714505057">
          <w:marLeft w:val="720"/>
          <w:marRight w:val="0"/>
          <w:marTop w:val="0"/>
          <w:marBottom w:val="0"/>
          <w:divBdr>
            <w:top w:val="none" w:sz="0" w:space="0" w:color="auto"/>
            <w:left w:val="none" w:sz="0" w:space="0" w:color="auto"/>
            <w:bottom w:val="none" w:sz="0" w:space="0" w:color="auto"/>
            <w:right w:val="none" w:sz="0" w:space="0" w:color="auto"/>
          </w:divBdr>
        </w:div>
        <w:div w:id="963661568">
          <w:marLeft w:val="720"/>
          <w:marRight w:val="0"/>
          <w:marTop w:val="0"/>
          <w:marBottom w:val="0"/>
          <w:divBdr>
            <w:top w:val="none" w:sz="0" w:space="0" w:color="auto"/>
            <w:left w:val="none" w:sz="0" w:space="0" w:color="auto"/>
            <w:bottom w:val="none" w:sz="0" w:space="0" w:color="auto"/>
            <w:right w:val="none" w:sz="0" w:space="0" w:color="auto"/>
          </w:divBdr>
        </w:div>
        <w:div w:id="1293755424">
          <w:marLeft w:val="720"/>
          <w:marRight w:val="0"/>
          <w:marTop w:val="0"/>
          <w:marBottom w:val="0"/>
          <w:divBdr>
            <w:top w:val="none" w:sz="0" w:space="0" w:color="auto"/>
            <w:left w:val="none" w:sz="0" w:space="0" w:color="auto"/>
            <w:bottom w:val="none" w:sz="0" w:space="0" w:color="auto"/>
            <w:right w:val="none" w:sz="0" w:space="0" w:color="auto"/>
          </w:divBdr>
        </w:div>
        <w:div w:id="1464352032">
          <w:marLeft w:val="720"/>
          <w:marRight w:val="0"/>
          <w:marTop w:val="0"/>
          <w:marBottom w:val="0"/>
          <w:divBdr>
            <w:top w:val="none" w:sz="0" w:space="0" w:color="auto"/>
            <w:left w:val="none" w:sz="0" w:space="0" w:color="auto"/>
            <w:bottom w:val="none" w:sz="0" w:space="0" w:color="auto"/>
            <w:right w:val="none" w:sz="0" w:space="0" w:color="auto"/>
          </w:divBdr>
        </w:div>
        <w:div w:id="1496873661">
          <w:marLeft w:val="720"/>
          <w:marRight w:val="0"/>
          <w:marTop w:val="0"/>
          <w:marBottom w:val="0"/>
          <w:divBdr>
            <w:top w:val="none" w:sz="0" w:space="0" w:color="auto"/>
            <w:left w:val="none" w:sz="0" w:space="0" w:color="auto"/>
            <w:bottom w:val="none" w:sz="0" w:space="0" w:color="auto"/>
            <w:right w:val="none" w:sz="0" w:space="0" w:color="auto"/>
          </w:divBdr>
        </w:div>
      </w:divsChild>
    </w:div>
    <w:div w:id="1153788375">
      <w:bodyDiv w:val="1"/>
      <w:marLeft w:val="0"/>
      <w:marRight w:val="0"/>
      <w:marTop w:val="0"/>
      <w:marBottom w:val="0"/>
      <w:divBdr>
        <w:top w:val="none" w:sz="0" w:space="0" w:color="auto"/>
        <w:left w:val="none" w:sz="0" w:space="0" w:color="auto"/>
        <w:bottom w:val="none" w:sz="0" w:space="0" w:color="auto"/>
        <w:right w:val="none" w:sz="0" w:space="0" w:color="auto"/>
      </w:divBdr>
    </w:div>
    <w:div w:id="1155339069">
      <w:bodyDiv w:val="1"/>
      <w:marLeft w:val="0"/>
      <w:marRight w:val="0"/>
      <w:marTop w:val="0"/>
      <w:marBottom w:val="0"/>
      <w:divBdr>
        <w:top w:val="none" w:sz="0" w:space="0" w:color="auto"/>
        <w:left w:val="none" w:sz="0" w:space="0" w:color="auto"/>
        <w:bottom w:val="none" w:sz="0" w:space="0" w:color="auto"/>
        <w:right w:val="none" w:sz="0" w:space="0" w:color="auto"/>
      </w:divBdr>
      <w:divsChild>
        <w:div w:id="917516360">
          <w:marLeft w:val="547"/>
          <w:marRight w:val="0"/>
          <w:marTop w:val="0"/>
          <w:marBottom w:val="0"/>
          <w:divBdr>
            <w:top w:val="none" w:sz="0" w:space="0" w:color="auto"/>
            <w:left w:val="none" w:sz="0" w:space="0" w:color="auto"/>
            <w:bottom w:val="none" w:sz="0" w:space="0" w:color="auto"/>
            <w:right w:val="none" w:sz="0" w:space="0" w:color="auto"/>
          </w:divBdr>
        </w:div>
      </w:divsChild>
    </w:div>
    <w:div w:id="1155874341">
      <w:bodyDiv w:val="1"/>
      <w:marLeft w:val="0"/>
      <w:marRight w:val="0"/>
      <w:marTop w:val="0"/>
      <w:marBottom w:val="0"/>
      <w:divBdr>
        <w:top w:val="none" w:sz="0" w:space="0" w:color="auto"/>
        <w:left w:val="none" w:sz="0" w:space="0" w:color="auto"/>
        <w:bottom w:val="none" w:sz="0" w:space="0" w:color="auto"/>
        <w:right w:val="none" w:sz="0" w:space="0" w:color="auto"/>
      </w:divBdr>
      <w:divsChild>
        <w:div w:id="1580556977">
          <w:marLeft w:val="547"/>
          <w:marRight w:val="0"/>
          <w:marTop w:val="0"/>
          <w:marBottom w:val="0"/>
          <w:divBdr>
            <w:top w:val="none" w:sz="0" w:space="0" w:color="auto"/>
            <w:left w:val="none" w:sz="0" w:space="0" w:color="auto"/>
            <w:bottom w:val="none" w:sz="0" w:space="0" w:color="auto"/>
            <w:right w:val="none" w:sz="0" w:space="0" w:color="auto"/>
          </w:divBdr>
        </w:div>
      </w:divsChild>
    </w:div>
    <w:div w:id="1170482561">
      <w:bodyDiv w:val="1"/>
      <w:marLeft w:val="0"/>
      <w:marRight w:val="0"/>
      <w:marTop w:val="0"/>
      <w:marBottom w:val="0"/>
      <w:divBdr>
        <w:top w:val="none" w:sz="0" w:space="0" w:color="auto"/>
        <w:left w:val="none" w:sz="0" w:space="0" w:color="auto"/>
        <w:bottom w:val="none" w:sz="0" w:space="0" w:color="auto"/>
        <w:right w:val="none" w:sz="0" w:space="0" w:color="auto"/>
      </w:divBdr>
    </w:div>
    <w:div w:id="1173760611">
      <w:bodyDiv w:val="1"/>
      <w:marLeft w:val="0"/>
      <w:marRight w:val="0"/>
      <w:marTop w:val="0"/>
      <w:marBottom w:val="0"/>
      <w:divBdr>
        <w:top w:val="none" w:sz="0" w:space="0" w:color="auto"/>
        <w:left w:val="none" w:sz="0" w:space="0" w:color="auto"/>
        <w:bottom w:val="none" w:sz="0" w:space="0" w:color="auto"/>
        <w:right w:val="none" w:sz="0" w:space="0" w:color="auto"/>
      </w:divBdr>
    </w:div>
    <w:div w:id="1175223195">
      <w:bodyDiv w:val="1"/>
      <w:marLeft w:val="0"/>
      <w:marRight w:val="0"/>
      <w:marTop w:val="0"/>
      <w:marBottom w:val="0"/>
      <w:divBdr>
        <w:top w:val="none" w:sz="0" w:space="0" w:color="auto"/>
        <w:left w:val="none" w:sz="0" w:space="0" w:color="auto"/>
        <w:bottom w:val="none" w:sz="0" w:space="0" w:color="auto"/>
        <w:right w:val="none" w:sz="0" w:space="0" w:color="auto"/>
      </w:divBdr>
      <w:divsChild>
        <w:div w:id="1974678894">
          <w:marLeft w:val="0"/>
          <w:marRight w:val="0"/>
          <w:marTop w:val="0"/>
          <w:marBottom w:val="0"/>
          <w:divBdr>
            <w:top w:val="none" w:sz="0" w:space="0" w:color="auto"/>
            <w:left w:val="none" w:sz="0" w:space="0" w:color="auto"/>
            <w:bottom w:val="none" w:sz="0" w:space="0" w:color="auto"/>
            <w:right w:val="none" w:sz="0" w:space="0" w:color="auto"/>
          </w:divBdr>
        </w:div>
      </w:divsChild>
    </w:div>
    <w:div w:id="1177186245">
      <w:bodyDiv w:val="1"/>
      <w:marLeft w:val="0"/>
      <w:marRight w:val="0"/>
      <w:marTop w:val="0"/>
      <w:marBottom w:val="0"/>
      <w:divBdr>
        <w:top w:val="none" w:sz="0" w:space="0" w:color="auto"/>
        <w:left w:val="none" w:sz="0" w:space="0" w:color="auto"/>
        <w:bottom w:val="none" w:sz="0" w:space="0" w:color="auto"/>
        <w:right w:val="none" w:sz="0" w:space="0" w:color="auto"/>
      </w:divBdr>
      <w:divsChild>
        <w:div w:id="593242794">
          <w:marLeft w:val="0"/>
          <w:marRight w:val="0"/>
          <w:marTop w:val="0"/>
          <w:marBottom w:val="0"/>
          <w:divBdr>
            <w:top w:val="none" w:sz="0" w:space="0" w:color="auto"/>
            <w:left w:val="none" w:sz="0" w:space="0" w:color="auto"/>
            <w:bottom w:val="none" w:sz="0" w:space="0" w:color="auto"/>
            <w:right w:val="none" w:sz="0" w:space="0" w:color="auto"/>
          </w:divBdr>
        </w:div>
      </w:divsChild>
    </w:div>
    <w:div w:id="1181503642">
      <w:bodyDiv w:val="1"/>
      <w:marLeft w:val="0"/>
      <w:marRight w:val="0"/>
      <w:marTop w:val="0"/>
      <w:marBottom w:val="0"/>
      <w:divBdr>
        <w:top w:val="none" w:sz="0" w:space="0" w:color="auto"/>
        <w:left w:val="none" w:sz="0" w:space="0" w:color="auto"/>
        <w:bottom w:val="none" w:sz="0" w:space="0" w:color="auto"/>
        <w:right w:val="none" w:sz="0" w:space="0" w:color="auto"/>
      </w:divBdr>
    </w:div>
    <w:div w:id="1190489645">
      <w:bodyDiv w:val="1"/>
      <w:marLeft w:val="0"/>
      <w:marRight w:val="0"/>
      <w:marTop w:val="0"/>
      <w:marBottom w:val="0"/>
      <w:divBdr>
        <w:top w:val="none" w:sz="0" w:space="0" w:color="auto"/>
        <w:left w:val="none" w:sz="0" w:space="0" w:color="auto"/>
        <w:bottom w:val="none" w:sz="0" w:space="0" w:color="auto"/>
        <w:right w:val="none" w:sz="0" w:space="0" w:color="auto"/>
      </w:divBdr>
    </w:div>
    <w:div w:id="1191141964">
      <w:bodyDiv w:val="1"/>
      <w:marLeft w:val="0"/>
      <w:marRight w:val="0"/>
      <w:marTop w:val="0"/>
      <w:marBottom w:val="0"/>
      <w:divBdr>
        <w:top w:val="none" w:sz="0" w:space="0" w:color="auto"/>
        <w:left w:val="none" w:sz="0" w:space="0" w:color="auto"/>
        <w:bottom w:val="none" w:sz="0" w:space="0" w:color="auto"/>
        <w:right w:val="none" w:sz="0" w:space="0" w:color="auto"/>
      </w:divBdr>
    </w:div>
    <w:div w:id="1191575928">
      <w:bodyDiv w:val="1"/>
      <w:marLeft w:val="0"/>
      <w:marRight w:val="0"/>
      <w:marTop w:val="0"/>
      <w:marBottom w:val="0"/>
      <w:divBdr>
        <w:top w:val="none" w:sz="0" w:space="0" w:color="auto"/>
        <w:left w:val="none" w:sz="0" w:space="0" w:color="auto"/>
        <w:bottom w:val="none" w:sz="0" w:space="0" w:color="auto"/>
        <w:right w:val="none" w:sz="0" w:space="0" w:color="auto"/>
      </w:divBdr>
    </w:div>
    <w:div w:id="1196768059">
      <w:bodyDiv w:val="1"/>
      <w:marLeft w:val="0"/>
      <w:marRight w:val="0"/>
      <w:marTop w:val="0"/>
      <w:marBottom w:val="0"/>
      <w:divBdr>
        <w:top w:val="none" w:sz="0" w:space="0" w:color="auto"/>
        <w:left w:val="none" w:sz="0" w:space="0" w:color="auto"/>
        <w:bottom w:val="none" w:sz="0" w:space="0" w:color="auto"/>
        <w:right w:val="none" w:sz="0" w:space="0" w:color="auto"/>
      </w:divBdr>
    </w:div>
    <w:div w:id="1199665336">
      <w:bodyDiv w:val="1"/>
      <w:marLeft w:val="0"/>
      <w:marRight w:val="0"/>
      <w:marTop w:val="0"/>
      <w:marBottom w:val="0"/>
      <w:divBdr>
        <w:top w:val="none" w:sz="0" w:space="0" w:color="auto"/>
        <w:left w:val="none" w:sz="0" w:space="0" w:color="auto"/>
        <w:bottom w:val="none" w:sz="0" w:space="0" w:color="auto"/>
        <w:right w:val="none" w:sz="0" w:space="0" w:color="auto"/>
      </w:divBdr>
    </w:div>
    <w:div w:id="1199972249">
      <w:bodyDiv w:val="1"/>
      <w:marLeft w:val="0"/>
      <w:marRight w:val="0"/>
      <w:marTop w:val="0"/>
      <w:marBottom w:val="0"/>
      <w:divBdr>
        <w:top w:val="none" w:sz="0" w:space="0" w:color="auto"/>
        <w:left w:val="none" w:sz="0" w:space="0" w:color="auto"/>
        <w:bottom w:val="none" w:sz="0" w:space="0" w:color="auto"/>
        <w:right w:val="none" w:sz="0" w:space="0" w:color="auto"/>
      </w:divBdr>
    </w:div>
    <w:div w:id="1201360881">
      <w:bodyDiv w:val="1"/>
      <w:marLeft w:val="0"/>
      <w:marRight w:val="0"/>
      <w:marTop w:val="0"/>
      <w:marBottom w:val="0"/>
      <w:divBdr>
        <w:top w:val="none" w:sz="0" w:space="0" w:color="auto"/>
        <w:left w:val="none" w:sz="0" w:space="0" w:color="auto"/>
        <w:bottom w:val="none" w:sz="0" w:space="0" w:color="auto"/>
        <w:right w:val="none" w:sz="0" w:space="0" w:color="auto"/>
      </w:divBdr>
    </w:div>
    <w:div w:id="1206063570">
      <w:bodyDiv w:val="1"/>
      <w:marLeft w:val="0"/>
      <w:marRight w:val="0"/>
      <w:marTop w:val="0"/>
      <w:marBottom w:val="0"/>
      <w:divBdr>
        <w:top w:val="none" w:sz="0" w:space="0" w:color="auto"/>
        <w:left w:val="none" w:sz="0" w:space="0" w:color="auto"/>
        <w:bottom w:val="none" w:sz="0" w:space="0" w:color="auto"/>
        <w:right w:val="none" w:sz="0" w:space="0" w:color="auto"/>
      </w:divBdr>
    </w:div>
    <w:div w:id="1206599903">
      <w:bodyDiv w:val="1"/>
      <w:marLeft w:val="0"/>
      <w:marRight w:val="0"/>
      <w:marTop w:val="0"/>
      <w:marBottom w:val="0"/>
      <w:divBdr>
        <w:top w:val="none" w:sz="0" w:space="0" w:color="auto"/>
        <w:left w:val="none" w:sz="0" w:space="0" w:color="auto"/>
        <w:bottom w:val="none" w:sz="0" w:space="0" w:color="auto"/>
        <w:right w:val="none" w:sz="0" w:space="0" w:color="auto"/>
      </w:divBdr>
    </w:div>
    <w:div w:id="1210188768">
      <w:bodyDiv w:val="1"/>
      <w:marLeft w:val="0"/>
      <w:marRight w:val="0"/>
      <w:marTop w:val="0"/>
      <w:marBottom w:val="0"/>
      <w:divBdr>
        <w:top w:val="none" w:sz="0" w:space="0" w:color="auto"/>
        <w:left w:val="none" w:sz="0" w:space="0" w:color="auto"/>
        <w:bottom w:val="none" w:sz="0" w:space="0" w:color="auto"/>
        <w:right w:val="none" w:sz="0" w:space="0" w:color="auto"/>
      </w:divBdr>
    </w:div>
    <w:div w:id="1217083027">
      <w:bodyDiv w:val="1"/>
      <w:marLeft w:val="0"/>
      <w:marRight w:val="0"/>
      <w:marTop w:val="0"/>
      <w:marBottom w:val="0"/>
      <w:divBdr>
        <w:top w:val="none" w:sz="0" w:space="0" w:color="auto"/>
        <w:left w:val="none" w:sz="0" w:space="0" w:color="auto"/>
        <w:bottom w:val="none" w:sz="0" w:space="0" w:color="auto"/>
        <w:right w:val="none" w:sz="0" w:space="0" w:color="auto"/>
      </w:divBdr>
    </w:div>
    <w:div w:id="1217625282">
      <w:bodyDiv w:val="1"/>
      <w:marLeft w:val="0"/>
      <w:marRight w:val="0"/>
      <w:marTop w:val="0"/>
      <w:marBottom w:val="0"/>
      <w:divBdr>
        <w:top w:val="none" w:sz="0" w:space="0" w:color="auto"/>
        <w:left w:val="none" w:sz="0" w:space="0" w:color="auto"/>
        <w:bottom w:val="none" w:sz="0" w:space="0" w:color="auto"/>
        <w:right w:val="none" w:sz="0" w:space="0" w:color="auto"/>
      </w:divBdr>
    </w:div>
    <w:div w:id="1222903424">
      <w:bodyDiv w:val="1"/>
      <w:marLeft w:val="0"/>
      <w:marRight w:val="0"/>
      <w:marTop w:val="0"/>
      <w:marBottom w:val="0"/>
      <w:divBdr>
        <w:top w:val="none" w:sz="0" w:space="0" w:color="auto"/>
        <w:left w:val="none" w:sz="0" w:space="0" w:color="auto"/>
        <w:bottom w:val="none" w:sz="0" w:space="0" w:color="auto"/>
        <w:right w:val="none" w:sz="0" w:space="0" w:color="auto"/>
      </w:divBdr>
      <w:divsChild>
        <w:div w:id="448551968">
          <w:marLeft w:val="0"/>
          <w:marRight w:val="0"/>
          <w:marTop w:val="0"/>
          <w:marBottom w:val="0"/>
          <w:divBdr>
            <w:top w:val="none" w:sz="0" w:space="0" w:color="auto"/>
            <w:left w:val="none" w:sz="0" w:space="0" w:color="auto"/>
            <w:bottom w:val="none" w:sz="0" w:space="0" w:color="auto"/>
            <w:right w:val="none" w:sz="0" w:space="0" w:color="auto"/>
          </w:divBdr>
        </w:div>
      </w:divsChild>
    </w:div>
    <w:div w:id="1229655603">
      <w:bodyDiv w:val="1"/>
      <w:marLeft w:val="0"/>
      <w:marRight w:val="0"/>
      <w:marTop w:val="0"/>
      <w:marBottom w:val="0"/>
      <w:divBdr>
        <w:top w:val="none" w:sz="0" w:space="0" w:color="auto"/>
        <w:left w:val="none" w:sz="0" w:space="0" w:color="auto"/>
        <w:bottom w:val="none" w:sz="0" w:space="0" w:color="auto"/>
        <w:right w:val="none" w:sz="0" w:space="0" w:color="auto"/>
      </w:divBdr>
    </w:div>
    <w:div w:id="1233270486">
      <w:bodyDiv w:val="1"/>
      <w:marLeft w:val="0"/>
      <w:marRight w:val="0"/>
      <w:marTop w:val="0"/>
      <w:marBottom w:val="0"/>
      <w:divBdr>
        <w:top w:val="none" w:sz="0" w:space="0" w:color="auto"/>
        <w:left w:val="none" w:sz="0" w:space="0" w:color="auto"/>
        <w:bottom w:val="none" w:sz="0" w:space="0" w:color="auto"/>
        <w:right w:val="none" w:sz="0" w:space="0" w:color="auto"/>
      </w:divBdr>
    </w:div>
    <w:div w:id="1239900638">
      <w:bodyDiv w:val="1"/>
      <w:marLeft w:val="0"/>
      <w:marRight w:val="0"/>
      <w:marTop w:val="0"/>
      <w:marBottom w:val="0"/>
      <w:divBdr>
        <w:top w:val="none" w:sz="0" w:space="0" w:color="auto"/>
        <w:left w:val="none" w:sz="0" w:space="0" w:color="auto"/>
        <w:bottom w:val="none" w:sz="0" w:space="0" w:color="auto"/>
        <w:right w:val="none" w:sz="0" w:space="0" w:color="auto"/>
      </w:divBdr>
    </w:div>
    <w:div w:id="1242253743">
      <w:bodyDiv w:val="1"/>
      <w:marLeft w:val="0"/>
      <w:marRight w:val="0"/>
      <w:marTop w:val="0"/>
      <w:marBottom w:val="0"/>
      <w:divBdr>
        <w:top w:val="none" w:sz="0" w:space="0" w:color="auto"/>
        <w:left w:val="none" w:sz="0" w:space="0" w:color="auto"/>
        <w:bottom w:val="none" w:sz="0" w:space="0" w:color="auto"/>
        <w:right w:val="none" w:sz="0" w:space="0" w:color="auto"/>
      </w:divBdr>
    </w:div>
    <w:div w:id="1246723644">
      <w:bodyDiv w:val="1"/>
      <w:marLeft w:val="0"/>
      <w:marRight w:val="0"/>
      <w:marTop w:val="0"/>
      <w:marBottom w:val="0"/>
      <w:divBdr>
        <w:top w:val="none" w:sz="0" w:space="0" w:color="auto"/>
        <w:left w:val="none" w:sz="0" w:space="0" w:color="auto"/>
        <w:bottom w:val="none" w:sz="0" w:space="0" w:color="auto"/>
        <w:right w:val="none" w:sz="0" w:space="0" w:color="auto"/>
      </w:divBdr>
    </w:div>
    <w:div w:id="1249313412">
      <w:bodyDiv w:val="1"/>
      <w:marLeft w:val="0"/>
      <w:marRight w:val="0"/>
      <w:marTop w:val="0"/>
      <w:marBottom w:val="0"/>
      <w:divBdr>
        <w:top w:val="none" w:sz="0" w:space="0" w:color="auto"/>
        <w:left w:val="none" w:sz="0" w:space="0" w:color="auto"/>
        <w:bottom w:val="none" w:sz="0" w:space="0" w:color="auto"/>
        <w:right w:val="none" w:sz="0" w:space="0" w:color="auto"/>
      </w:divBdr>
    </w:div>
    <w:div w:id="1254125025">
      <w:bodyDiv w:val="1"/>
      <w:marLeft w:val="0"/>
      <w:marRight w:val="0"/>
      <w:marTop w:val="0"/>
      <w:marBottom w:val="0"/>
      <w:divBdr>
        <w:top w:val="none" w:sz="0" w:space="0" w:color="auto"/>
        <w:left w:val="none" w:sz="0" w:space="0" w:color="auto"/>
        <w:bottom w:val="none" w:sz="0" w:space="0" w:color="auto"/>
        <w:right w:val="none" w:sz="0" w:space="0" w:color="auto"/>
      </w:divBdr>
    </w:div>
    <w:div w:id="1254897320">
      <w:bodyDiv w:val="1"/>
      <w:marLeft w:val="0"/>
      <w:marRight w:val="0"/>
      <w:marTop w:val="0"/>
      <w:marBottom w:val="0"/>
      <w:divBdr>
        <w:top w:val="none" w:sz="0" w:space="0" w:color="auto"/>
        <w:left w:val="none" w:sz="0" w:space="0" w:color="auto"/>
        <w:bottom w:val="none" w:sz="0" w:space="0" w:color="auto"/>
        <w:right w:val="none" w:sz="0" w:space="0" w:color="auto"/>
      </w:divBdr>
    </w:div>
    <w:div w:id="1259606347">
      <w:bodyDiv w:val="1"/>
      <w:marLeft w:val="0"/>
      <w:marRight w:val="0"/>
      <w:marTop w:val="0"/>
      <w:marBottom w:val="0"/>
      <w:divBdr>
        <w:top w:val="none" w:sz="0" w:space="0" w:color="auto"/>
        <w:left w:val="none" w:sz="0" w:space="0" w:color="auto"/>
        <w:bottom w:val="none" w:sz="0" w:space="0" w:color="auto"/>
        <w:right w:val="none" w:sz="0" w:space="0" w:color="auto"/>
      </w:divBdr>
    </w:div>
    <w:div w:id="1263418535">
      <w:bodyDiv w:val="1"/>
      <w:marLeft w:val="0"/>
      <w:marRight w:val="0"/>
      <w:marTop w:val="0"/>
      <w:marBottom w:val="0"/>
      <w:divBdr>
        <w:top w:val="none" w:sz="0" w:space="0" w:color="auto"/>
        <w:left w:val="none" w:sz="0" w:space="0" w:color="auto"/>
        <w:bottom w:val="none" w:sz="0" w:space="0" w:color="auto"/>
        <w:right w:val="none" w:sz="0" w:space="0" w:color="auto"/>
      </w:divBdr>
    </w:div>
    <w:div w:id="1268927299">
      <w:bodyDiv w:val="1"/>
      <w:marLeft w:val="0"/>
      <w:marRight w:val="0"/>
      <w:marTop w:val="0"/>
      <w:marBottom w:val="0"/>
      <w:divBdr>
        <w:top w:val="none" w:sz="0" w:space="0" w:color="auto"/>
        <w:left w:val="none" w:sz="0" w:space="0" w:color="auto"/>
        <w:bottom w:val="none" w:sz="0" w:space="0" w:color="auto"/>
        <w:right w:val="none" w:sz="0" w:space="0" w:color="auto"/>
      </w:divBdr>
    </w:div>
    <w:div w:id="1272008588">
      <w:bodyDiv w:val="1"/>
      <w:marLeft w:val="0"/>
      <w:marRight w:val="0"/>
      <w:marTop w:val="0"/>
      <w:marBottom w:val="0"/>
      <w:divBdr>
        <w:top w:val="none" w:sz="0" w:space="0" w:color="auto"/>
        <w:left w:val="none" w:sz="0" w:space="0" w:color="auto"/>
        <w:bottom w:val="none" w:sz="0" w:space="0" w:color="auto"/>
        <w:right w:val="none" w:sz="0" w:space="0" w:color="auto"/>
      </w:divBdr>
    </w:div>
    <w:div w:id="1275675234">
      <w:bodyDiv w:val="1"/>
      <w:marLeft w:val="0"/>
      <w:marRight w:val="0"/>
      <w:marTop w:val="0"/>
      <w:marBottom w:val="0"/>
      <w:divBdr>
        <w:top w:val="none" w:sz="0" w:space="0" w:color="auto"/>
        <w:left w:val="none" w:sz="0" w:space="0" w:color="auto"/>
        <w:bottom w:val="none" w:sz="0" w:space="0" w:color="auto"/>
        <w:right w:val="none" w:sz="0" w:space="0" w:color="auto"/>
      </w:divBdr>
    </w:div>
    <w:div w:id="1276711696">
      <w:bodyDiv w:val="1"/>
      <w:marLeft w:val="0"/>
      <w:marRight w:val="0"/>
      <w:marTop w:val="0"/>
      <w:marBottom w:val="0"/>
      <w:divBdr>
        <w:top w:val="none" w:sz="0" w:space="0" w:color="auto"/>
        <w:left w:val="none" w:sz="0" w:space="0" w:color="auto"/>
        <w:bottom w:val="none" w:sz="0" w:space="0" w:color="auto"/>
        <w:right w:val="none" w:sz="0" w:space="0" w:color="auto"/>
      </w:divBdr>
    </w:div>
    <w:div w:id="1296985621">
      <w:bodyDiv w:val="1"/>
      <w:marLeft w:val="0"/>
      <w:marRight w:val="0"/>
      <w:marTop w:val="0"/>
      <w:marBottom w:val="0"/>
      <w:divBdr>
        <w:top w:val="none" w:sz="0" w:space="0" w:color="auto"/>
        <w:left w:val="none" w:sz="0" w:space="0" w:color="auto"/>
        <w:bottom w:val="none" w:sz="0" w:space="0" w:color="auto"/>
        <w:right w:val="none" w:sz="0" w:space="0" w:color="auto"/>
      </w:divBdr>
    </w:div>
    <w:div w:id="1300457473">
      <w:bodyDiv w:val="1"/>
      <w:marLeft w:val="0"/>
      <w:marRight w:val="0"/>
      <w:marTop w:val="0"/>
      <w:marBottom w:val="0"/>
      <w:divBdr>
        <w:top w:val="none" w:sz="0" w:space="0" w:color="auto"/>
        <w:left w:val="none" w:sz="0" w:space="0" w:color="auto"/>
        <w:bottom w:val="none" w:sz="0" w:space="0" w:color="auto"/>
        <w:right w:val="none" w:sz="0" w:space="0" w:color="auto"/>
      </w:divBdr>
    </w:div>
    <w:div w:id="1301112256">
      <w:bodyDiv w:val="1"/>
      <w:marLeft w:val="0"/>
      <w:marRight w:val="0"/>
      <w:marTop w:val="0"/>
      <w:marBottom w:val="0"/>
      <w:divBdr>
        <w:top w:val="none" w:sz="0" w:space="0" w:color="auto"/>
        <w:left w:val="none" w:sz="0" w:space="0" w:color="auto"/>
        <w:bottom w:val="none" w:sz="0" w:space="0" w:color="auto"/>
        <w:right w:val="none" w:sz="0" w:space="0" w:color="auto"/>
      </w:divBdr>
    </w:div>
    <w:div w:id="1301763394">
      <w:bodyDiv w:val="1"/>
      <w:marLeft w:val="0"/>
      <w:marRight w:val="0"/>
      <w:marTop w:val="0"/>
      <w:marBottom w:val="0"/>
      <w:divBdr>
        <w:top w:val="none" w:sz="0" w:space="0" w:color="auto"/>
        <w:left w:val="none" w:sz="0" w:space="0" w:color="auto"/>
        <w:bottom w:val="none" w:sz="0" w:space="0" w:color="auto"/>
        <w:right w:val="none" w:sz="0" w:space="0" w:color="auto"/>
      </w:divBdr>
    </w:div>
    <w:div w:id="1302543029">
      <w:bodyDiv w:val="1"/>
      <w:marLeft w:val="0"/>
      <w:marRight w:val="0"/>
      <w:marTop w:val="0"/>
      <w:marBottom w:val="0"/>
      <w:divBdr>
        <w:top w:val="none" w:sz="0" w:space="0" w:color="auto"/>
        <w:left w:val="none" w:sz="0" w:space="0" w:color="auto"/>
        <w:bottom w:val="none" w:sz="0" w:space="0" w:color="auto"/>
        <w:right w:val="none" w:sz="0" w:space="0" w:color="auto"/>
      </w:divBdr>
    </w:div>
    <w:div w:id="1305546368">
      <w:bodyDiv w:val="1"/>
      <w:marLeft w:val="0"/>
      <w:marRight w:val="0"/>
      <w:marTop w:val="0"/>
      <w:marBottom w:val="0"/>
      <w:divBdr>
        <w:top w:val="none" w:sz="0" w:space="0" w:color="auto"/>
        <w:left w:val="none" w:sz="0" w:space="0" w:color="auto"/>
        <w:bottom w:val="none" w:sz="0" w:space="0" w:color="auto"/>
        <w:right w:val="none" w:sz="0" w:space="0" w:color="auto"/>
      </w:divBdr>
    </w:div>
    <w:div w:id="1307130215">
      <w:bodyDiv w:val="1"/>
      <w:marLeft w:val="0"/>
      <w:marRight w:val="0"/>
      <w:marTop w:val="0"/>
      <w:marBottom w:val="0"/>
      <w:divBdr>
        <w:top w:val="none" w:sz="0" w:space="0" w:color="auto"/>
        <w:left w:val="none" w:sz="0" w:space="0" w:color="auto"/>
        <w:bottom w:val="none" w:sz="0" w:space="0" w:color="auto"/>
        <w:right w:val="none" w:sz="0" w:space="0" w:color="auto"/>
      </w:divBdr>
    </w:div>
    <w:div w:id="1310986906">
      <w:bodyDiv w:val="1"/>
      <w:marLeft w:val="0"/>
      <w:marRight w:val="0"/>
      <w:marTop w:val="0"/>
      <w:marBottom w:val="0"/>
      <w:divBdr>
        <w:top w:val="none" w:sz="0" w:space="0" w:color="auto"/>
        <w:left w:val="none" w:sz="0" w:space="0" w:color="auto"/>
        <w:bottom w:val="none" w:sz="0" w:space="0" w:color="auto"/>
        <w:right w:val="none" w:sz="0" w:space="0" w:color="auto"/>
      </w:divBdr>
    </w:div>
    <w:div w:id="1324314027">
      <w:bodyDiv w:val="1"/>
      <w:marLeft w:val="0"/>
      <w:marRight w:val="0"/>
      <w:marTop w:val="0"/>
      <w:marBottom w:val="0"/>
      <w:divBdr>
        <w:top w:val="none" w:sz="0" w:space="0" w:color="auto"/>
        <w:left w:val="none" w:sz="0" w:space="0" w:color="auto"/>
        <w:bottom w:val="none" w:sz="0" w:space="0" w:color="auto"/>
        <w:right w:val="none" w:sz="0" w:space="0" w:color="auto"/>
      </w:divBdr>
    </w:div>
    <w:div w:id="1325162611">
      <w:bodyDiv w:val="1"/>
      <w:marLeft w:val="0"/>
      <w:marRight w:val="0"/>
      <w:marTop w:val="0"/>
      <w:marBottom w:val="0"/>
      <w:divBdr>
        <w:top w:val="none" w:sz="0" w:space="0" w:color="auto"/>
        <w:left w:val="none" w:sz="0" w:space="0" w:color="auto"/>
        <w:bottom w:val="none" w:sz="0" w:space="0" w:color="auto"/>
        <w:right w:val="none" w:sz="0" w:space="0" w:color="auto"/>
      </w:divBdr>
    </w:div>
    <w:div w:id="1332179345">
      <w:bodyDiv w:val="1"/>
      <w:marLeft w:val="0"/>
      <w:marRight w:val="0"/>
      <w:marTop w:val="0"/>
      <w:marBottom w:val="0"/>
      <w:divBdr>
        <w:top w:val="none" w:sz="0" w:space="0" w:color="auto"/>
        <w:left w:val="none" w:sz="0" w:space="0" w:color="auto"/>
        <w:bottom w:val="none" w:sz="0" w:space="0" w:color="auto"/>
        <w:right w:val="none" w:sz="0" w:space="0" w:color="auto"/>
      </w:divBdr>
    </w:div>
    <w:div w:id="1333294359">
      <w:bodyDiv w:val="1"/>
      <w:marLeft w:val="0"/>
      <w:marRight w:val="0"/>
      <w:marTop w:val="0"/>
      <w:marBottom w:val="0"/>
      <w:divBdr>
        <w:top w:val="none" w:sz="0" w:space="0" w:color="auto"/>
        <w:left w:val="none" w:sz="0" w:space="0" w:color="auto"/>
        <w:bottom w:val="none" w:sz="0" w:space="0" w:color="auto"/>
        <w:right w:val="none" w:sz="0" w:space="0" w:color="auto"/>
      </w:divBdr>
    </w:div>
    <w:div w:id="1338652298">
      <w:bodyDiv w:val="1"/>
      <w:marLeft w:val="0"/>
      <w:marRight w:val="0"/>
      <w:marTop w:val="0"/>
      <w:marBottom w:val="0"/>
      <w:divBdr>
        <w:top w:val="none" w:sz="0" w:space="0" w:color="auto"/>
        <w:left w:val="none" w:sz="0" w:space="0" w:color="auto"/>
        <w:bottom w:val="none" w:sz="0" w:space="0" w:color="auto"/>
        <w:right w:val="none" w:sz="0" w:space="0" w:color="auto"/>
      </w:divBdr>
    </w:div>
    <w:div w:id="1339694842">
      <w:bodyDiv w:val="1"/>
      <w:marLeft w:val="0"/>
      <w:marRight w:val="0"/>
      <w:marTop w:val="0"/>
      <w:marBottom w:val="0"/>
      <w:divBdr>
        <w:top w:val="none" w:sz="0" w:space="0" w:color="auto"/>
        <w:left w:val="none" w:sz="0" w:space="0" w:color="auto"/>
        <w:bottom w:val="none" w:sz="0" w:space="0" w:color="auto"/>
        <w:right w:val="none" w:sz="0" w:space="0" w:color="auto"/>
      </w:divBdr>
    </w:div>
    <w:div w:id="1340888163">
      <w:bodyDiv w:val="1"/>
      <w:marLeft w:val="0"/>
      <w:marRight w:val="0"/>
      <w:marTop w:val="0"/>
      <w:marBottom w:val="0"/>
      <w:divBdr>
        <w:top w:val="none" w:sz="0" w:space="0" w:color="auto"/>
        <w:left w:val="none" w:sz="0" w:space="0" w:color="auto"/>
        <w:bottom w:val="none" w:sz="0" w:space="0" w:color="auto"/>
        <w:right w:val="none" w:sz="0" w:space="0" w:color="auto"/>
      </w:divBdr>
    </w:div>
    <w:div w:id="1341619360">
      <w:bodyDiv w:val="1"/>
      <w:marLeft w:val="0"/>
      <w:marRight w:val="0"/>
      <w:marTop w:val="0"/>
      <w:marBottom w:val="0"/>
      <w:divBdr>
        <w:top w:val="none" w:sz="0" w:space="0" w:color="auto"/>
        <w:left w:val="none" w:sz="0" w:space="0" w:color="auto"/>
        <w:bottom w:val="none" w:sz="0" w:space="0" w:color="auto"/>
        <w:right w:val="none" w:sz="0" w:space="0" w:color="auto"/>
      </w:divBdr>
    </w:div>
    <w:div w:id="1341858313">
      <w:bodyDiv w:val="1"/>
      <w:marLeft w:val="0"/>
      <w:marRight w:val="0"/>
      <w:marTop w:val="0"/>
      <w:marBottom w:val="0"/>
      <w:divBdr>
        <w:top w:val="none" w:sz="0" w:space="0" w:color="auto"/>
        <w:left w:val="none" w:sz="0" w:space="0" w:color="auto"/>
        <w:bottom w:val="none" w:sz="0" w:space="0" w:color="auto"/>
        <w:right w:val="none" w:sz="0" w:space="0" w:color="auto"/>
      </w:divBdr>
    </w:div>
    <w:div w:id="1344017787">
      <w:bodyDiv w:val="1"/>
      <w:marLeft w:val="0"/>
      <w:marRight w:val="0"/>
      <w:marTop w:val="0"/>
      <w:marBottom w:val="0"/>
      <w:divBdr>
        <w:top w:val="none" w:sz="0" w:space="0" w:color="auto"/>
        <w:left w:val="none" w:sz="0" w:space="0" w:color="auto"/>
        <w:bottom w:val="none" w:sz="0" w:space="0" w:color="auto"/>
        <w:right w:val="none" w:sz="0" w:space="0" w:color="auto"/>
      </w:divBdr>
    </w:div>
    <w:div w:id="1349722210">
      <w:bodyDiv w:val="1"/>
      <w:marLeft w:val="0"/>
      <w:marRight w:val="0"/>
      <w:marTop w:val="0"/>
      <w:marBottom w:val="0"/>
      <w:divBdr>
        <w:top w:val="none" w:sz="0" w:space="0" w:color="auto"/>
        <w:left w:val="none" w:sz="0" w:space="0" w:color="auto"/>
        <w:bottom w:val="none" w:sz="0" w:space="0" w:color="auto"/>
        <w:right w:val="none" w:sz="0" w:space="0" w:color="auto"/>
      </w:divBdr>
      <w:divsChild>
        <w:div w:id="716664838">
          <w:marLeft w:val="0"/>
          <w:marRight w:val="0"/>
          <w:marTop w:val="0"/>
          <w:marBottom w:val="0"/>
          <w:divBdr>
            <w:top w:val="none" w:sz="0" w:space="0" w:color="auto"/>
            <w:left w:val="none" w:sz="0" w:space="0" w:color="auto"/>
            <w:bottom w:val="none" w:sz="0" w:space="0" w:color="auto"/>
            <w:right w:val="none" w:sz="0" w:space="0" w:color="auto"/>
          </w:divBdr>
        </w:div>
      </w:divsChild>
    </w:div>
    <w:div w:id="1364163470">
      <w:bodyDiv w:val="1"/>
      <w:marLeft w:val="0"/>
      <w:marRight w:val="0"/>
      <w:marTop w:val="0"/>
      <w:marBottom w:val="0"/>
      <w:divBdr>
        <w:top w:val="none" w:sz="0" w:space="0" w:color="auto"/>
        <w:left w:val="none" w:sz="0" w:space="0" w:color="auto"/>
        <w:bottom w:val="none" w:sz="0" w:space="0" w:color="auto"/>
        <w:right w:val="none" w:sz="0" w:space="0" w:color="auto"/>
      </w:divBdr>
    </w:div>
    <w:div w:id="1367364077">
      <w:bodyDiv w:val="1"/>
      <w:marLeft w:val="0"/>
      <w:marRight w:val="0"/>
      <w:marTop w:val="0"/>
      <w:marBottom w:val="0"/>
      <w:divBdr>
        <w:top w:val="none" w:sz="0" w:space="0" w:color="auto"/>
        <w:left w:val="none" w:sz="0" w:space="0" w:color="auto"/>
        <w:bottom w:val="none" w:sz="0" w:space="0" w:color="auto"/>
        <w:right w:val="none" w:sz="0" w:space="0" w:color="auto"/>
      </w:divBdr>
    </w:div>
    <w:div w:id="1367832180">
      <w:bodyDiv w:val="1"/>
      <w:marLeft w:val="0"/>
      <w:marRight w:val="0"/>
      <w:marTop w:val="0"/>
      <w:marBottom w:val="0"/>
      <w:divBdr>
        <w:top w:val="none" w:sz="0" w:space="0" w:color="auto"/>
        <w:left w:val="none" w:sz="0" w:space="0" w:color="auto"/>
        <w:bottom w:val="none" w:sz="0" w:space="0" w:color="auto"/>
        <w:right w:val="none" w:sz="0" w:space="0" w:color="auto"/>
      </w:divBdr>
    </w:div>
    <w:div w:id="1378123700">
      <w:bodyDiv w:val="1"/>
      <w:marLeft w:val="0"/>
      <w:marRight w:val="0"/>
      <w:marTop w:val="0"/>
      <w:marBottom w:val="0"/>
      <w:divBdr>
        <w:top w:val="none" w:sz="0" w:space="0" w:color="auto"/>
        <w:left w:val="none" w:sz="0" w:space="0" w:color="auto"/>
        <w:bottom w:val="none" w:sz="0" w:space="0" w:color="auto"/>
        <w:right w:val="none" w:sz="0" w:space="0" w:color="auto"/>
      </w:divBdr>
      <w:divsChild>
        <w:div w:id="1812868922">
          <w:marLeft w:val="0"/>
          <w:marRight w:val="0"/>
          <w:marTop w:val="0"/>
          <w:marBottom w:val="0"/>
          <w:divBdr>
            <w:top w:val="none" w:sz="0" w:space="0" w:color="auto"/>
            <w:left w:val="none" w:sz="0" w:space="0" w:color="auto"/>
            <w:bottom w:val="none" w:sz="0" w:space="0" w:color="auto"/>
            <w:right w:val="none" w:sz="0" w:space="0" w:color="auto"/>
          </w:divBdr>
        </w:div>
      </w:divsChild>
    </w:div>
    <w:div w:id="1395275529">
      <w:bodyDiv w:val="1"/>
      <w:marLeft w:val="0"/>
      <w:marRight w:val="0"/>
      <w:marTop w:val="0"/>
      <w:marBottom w:val="0"/>
      <w:divBdr>
        <w:top w:val="none" w:sz="0" w:space="0" w:color="auto"/>
        <w:left w:val="none" w:sz="0" w:space="0" w:color="auto"/>
        <w:bottom w:val="none" w:sz="0" w:space="0" w:color="auto"/>
        <w:right w:val="none" w:sz="0" w:space="0" w:color="auto"/>
      </w:divBdr>
    </w:div>
    <w:div w:id="1400592053">
      <w:bodyDiv w:val="1"/>
      <w:marLeft w:val="0"/>
      <w:marRight w:val="0"/>
      <w:marTop w:val="0"/>
      <w:marBottom w:val="0"/>
      <w:divBdr>
        <w:top w:val="none" w:sz="0" w:space="0" w:color="auto"/>
        <w:left w:val="none" w:sz="0" w:space="0" w:color="auto"/>
        <w:bottom w:val="none" w:sz="0" w:space="0" w:color="auto"/>
        <w:right w:val="none" w:sz="0" w:space="0" w:color="auto"/>
      </w:divBdr>
    </w:div>
    <w:div w:id="1402291656">
      <w:bodyDiv w:val="1"/>
      <w:marLeft w:val="0"/>
      <w:marRight w:val="0"/>
      <w:marTop w:val="0"/>
      <w:marBottom w:val="0"/>
      <w:divBdr>
        <w:top w:val="none" w:sz="0" w:space="0" w:color="auto"/>
        <w:left w:val="none" w:sz="0" w:space="0" w:color="auto"/>
        <w:bottom w:val="none" w:sz="0" w:space="0" w:color="auto"/>
        <w:right w:val="none" w:sz="0" w:space="0" w:color="auto"/>
      </w:divBdr>
    </w:div>
    <w:div w:id="1402483771">
      <w:bodyDiv w:val="1"/>
      <w:marLeft w:val="0"/>
      <w:marRight w:val="0"/>
      <w:marTop w:val="0"/>
      <w:marBottom w:val="0"/>
      <w:divBdr>
        <w:top w:val="none" w:sz="0" w:space="0" w:color="auto"/>
        <w:left w:val="none" w:sz="0" w:space="0" w:color="auto"/>
        <w:bottom w:val="none" w:sz="0" w:space="0" w:color="auto"/>
        <w:right w:val="none" w:sz="0" w:space="0" w:color="auto"/>
      </w:divBdr>
    </w:div>
    <w:div w:id="1403141673">
      <w:bodyDiv w:val="1"/>
      <w:marLeft w:val="0"/>
      <w:marRight w:val="0"/>
      <w:marTop w:val="0"/>
      <w:marBottom w:val="0"/>
      <w:divBdr>
        <w:top w:val="none" w:sz="0" w:space="0" w:color="auto"/>
        <w:left w:val="none" w:sz="0" w:space="0" w:color="auto"/>
        <w:bottom w:val="none" w:sz="0" w:space="0" w:color="auto"/>
        <w:right w:val="none" w:sz="0" w:space="0" w:color="auto"/>
      </w:divBdr>
    </w:div>
    <w:div w:id="1416634265">
      <w:bodyDiv w:val="1"/>
      <w:marLeft w:val="0"/>
      <w:marRight w:val="0"/>
      <w:marTop w:val="0"/>
      <w:marBottom w:val="0"/>
      <w:divBdr>
        <w:top w:val="none" w:sz="0" w:space="0" w:color="auto"/>
        <w:left w:val="none" w:sz="0" w:space="0" w:color="auto"/>
        <w:bottom w:val="none" w:sz="0" w:space="0" w:color="auto"/>
        <w:right w:val="none" w:sz="0" w:space="0" w:color="auto"/>
      </w:divBdr>
    </w:div>
    <w:div w:id="1425105478">
      <w:bodyDiv w:val="1"/>
      <w:marLeft w:val="0"/>
      <w:marRight w:val="0"/>
      <w:marTop w:val="0"/>
      <w:marBottom w:val="0"/>
      <w:divBdr>
        <w:top w:val="none" w:sz="0" w:space="0" w:color="auto"/>
        <w:left w:val="none" w:sz="0" w:space="0" w:color="auto"/>
        <w:bottom w:val="none" w:sz="0" w:space="0" w:color="auto"/>
        <w:right w:val="none" w:sz="0" w:space="0" w:color="auto"/>
      </w:divBdr>
    </w:div>
    <w:div w:id="1432704691">
      <w:bodyDiv w:val="1"/>
      <w:marLeft w:val="0"/>
      <w:marRight w:val="0"/>
      <w:marTop w:val="0"/>
      <w:marBottom w:val="0"/>
      <w:divBdr>
        <w:top w:val="none" w:sz="0" w:space="0" w:color="auto"/>
        <w:left w:val="none" w:sz="0" w:space="0" w:color="auto"/>
        <w:bottom w:val="none" w:sz="0" w:space="0" w:color="auto"/>
        <w:right w:val="none" w:sz="0" w:space="0" w:color="auto"/>
      </w:divBdr>
    </w:div>
    <w:div w:id="1436484212">
      <w:bodyDiv w:val="1"/>
      <w:marLeft w:val="0"/>
      <w:marRight w:val="0"/>
      <w:marTop w:val="0"/>
      <w:marBottom w:val="0"/>
      <w:divBdr>
        <w:top w:val="none" w:sz="0" w:space="0" w:color="auto"/>
        <w:left w:val="none" w:sz="0" w:space="0" w:color="auto"/>
        <w:bottom w:val="none" w:sz="0" w:space="0" w:color="auto"/>
        <w:right w:val="none" w:sz="0" w:space="0" w:color="auto"/>
      </w:divBdr>
    </w:div>
    <w:div w:id="1437872452">
      <w:bodyDiv w:val="1"/>
      <w:marLeft w:val="0"/>
      <w:marRight w:val="0"/>
      <w:marTop w:val="0"/>
      <w:marBottom w:val="0"/>
      <w:divBdr>
        <w:top w:val="none" w:sz="0" w:space="0" w:color="auto"/>
        <w:left w:val="none" w:sz="0" w:space="0" w:color="auto"/>
        <w:bottom w:val="none" w:sz="0" w:space="0" w:color="auto"/>
        <w:right w:val="none" w:sz="0" w:space="0" w:color="auto"/>
      </w:divBdr>
    </w:div>
    <w:div w:id="1439832474">
      <w:bodyDiv w:val="1"/>
      <w:marLeft w:val="0"/>
      <w:marRight w:val="0"/>
      <w:marTop w:val="0"/>
      <w:marBottom w:val="0"/>
      <w:divBdr>
        <w:top w:val="none" w:sz="0" w:space="0" w:color="auto"/>
        <w:left w:val="none" w:sz="0" w:space="0" w:color="auto"/>
        <w:bottom w:val="none" w:sz="0" w:space="0" w:color="auto"/>
        <w:right w:val="none" w:sz="0" w:space="0" w:color="auto"/>
      </w:divBdr>
    </w:div>
    <w:div w:id="1441334422">
      <w:bodyDiv w:val="1"/>
      <w:marLeft w:val="0"/>
      <w:marRight w:val="0"/>
      <w:marTop w:val="0"/>
      <w:marBottom w:val="0"/>
      <w:divBdr>
        <w:top w:val="none" w:sz="0" w:space="0" w:color="auto"/>
        <w:left w:val="none" w:sz="0" w:space="0" w:color="auto"/>
        <w:bottom w:val="none" w:sz="0" w:space="0" w:color="auto"/>
        <w:right w:val="none" w:sz="0" w:space="0" w:color="auto"/>
      </w:divBdr>
    </w:div>
    <w:div w:id="1446345864">
      <w:bodyDiv w:val="1"/>
      <w:marLeft w:val="0"/>
      <w:marRight w:val="0"/>
      <w:marTop w:val="0"/>
      <w:marBottom w:val="0"/>
      <w:divBdr>
        <w:top w:val="none" w:sz="0" w:space="0" w:color="auto"/>
        <w:left w:val="none" w:sz="0" w:space="0" w:color="auto"/>
        <w:bottom w:val="none" w:sz="0" w:space="0" w:color="auto"/>
        <w:right w:val="none" w:sz="0" w:space="0" w:color="auto"/>
      </w:divBdr>
    </w:div>
    <w:div w:id="1447307229">
      <w:bodyDiv w:val="1"/>
      <w:marLeft w:val="0"/>
      <w:marRight w:val="0"/>
      <w:marTop w:val="0"/>
      <w:marBottom w:val="0"/>
      <w:divBdr>
        <w:top w:val="none" w:sz="0" w:space="0" w:color="auto"/>
        <w:left w:val="none" w:sz="0" w:space="0" w:color="auto"/>
        <w:bottom w:val="none" w:sz="0" w:space="0" w:color="auto"/>
        <w:right w:val="none" w:sz="0" w:space="0" w:color="auto"/>
      </w:divBdr>
    </w:div>
    <w:div w:id="1449814250">
      <w:bodyDiv w:val="1"/>
      <w:marLeft w:val="0"/>
      <w:marRight w:val="0"/>
      <w:marTop w:val="0"/>
      <w:marBottom w:val="0"/>
      <w:divBdr>
        <w:top w:val="none" w:sz="0" w:space="0" w:color="auto"/>
        <w:left w:val="none" w:sz="0" w:space="0" w:color="auto"/>
        <w:bottom w:val="none" w:sz="0" w:space="0" w:color="auto"/>
        <w:right w:val="none" w:sz="0" w:space="0" w:color="auto"/>
      </w:divBdr>
    </w:div>
    <w:div w:id="1452699061">
      <w:bodyDiv w:val="1"/>
      <w:marLeft w:val="0"/>
      <w:marRight w:val="0"/>
      <w:marTop w:val="0"/>
      <w:marBottom w:val="0"/>
      <w:divBdr>
        <w:top w:val="none" w:sz="0" w:space="0" w:color="auto"/>
        <w:left w:val="none" w:sz="0" w:space="0" w:color="auto"/>
        <w:bottom w:val="none" w:sz="0" w:space="0" w:color="auto"/>
        <w:right w:val="none" w:sz="0" w:space="0" w:color="auto"/>
      </w:divBdr>
    </w:div>
    <w:div w:id="1455245013">
      <w:bodyDiv w:val="1"/>
      <w:marLeft w:val="0"/>
      <w:marRight w:val="0"/>
      <w:marTop w:val="0"/>
      <w:marBottom w:val="0"/>
      <w:divBdr>
        <w:top w:val="none" w:sz="0" w:space="0" w:color="auto"/>
        <w:left w:val="none" w:sz="0" w:space="0" w:color="auto"/>
        <w:bottom w:val="none" w:sz="0" w:space="0" w:color="auto"/>
        <w:right w:val="none" w:sz="0" w:space="0" w:color="auto"/>
      </w:divBdr>
    </w:div>
    <w:div w:id="1458833227">
      <w:bodyDiv w:val="1"/>
      <w:marLeft w:val="0"/>
      <w:marRight w:val="0"/>
      <w:marTop w:val="0"/>
      <w:marBottom w:val="0"/>
      <w:divBdr>
        <w:top w:val="none" w:sz="0" w:space="0" w:color="auto"/>
        <w:left w:val="none" w:sz="0" w:space="0" w:color="auto"/>
        <w:bottom w:val="none" w:sz="0" w:space="0" w:color="auto"/>
        <w:right w:val="none" w:sz="0" w:space="0" w:color="auto"/>
      </w:divBdr>
    </w:div>
    <w:div w:id="1473331997">
      <w:bodyDiv w:val="1"/>
      <w:marLeft w:val="0"/>
      <w:marRight w:val="0"/>
      <w:marTop w:val="0"/>
      <w:marBottom w:val="0"/>
      <w:divBdr>
        <w:top w:val="none" w:sz="0" w:space="0" w:color="auto"/>
        <w:left w:val="none" w:sz="0" w:space="0" w:color="auto"/>
        <w:bottom w:val="none" w:sz="0" w:space="0" w:color="auto"/>
        <w:right w:val="none" w:sz="0" w:space="0" w:color="auto"/>
      </w:divBdr>
    </w:div>
    <w:div w:id="1476986744">
      <w:bodyDiv w:val="1"/>
      <w:marLeft w:val="0"/>
      <w:marRight w:val="0"/>
      <w:marTop w:val="0"/>
      <w:marBottom w:val="0"/>
      <w:divBdr>
        <w:top w:val="none" w:sz="0" w:space="0" w:color="auto"/>
        <w:left w:val="none" w:sz="0" w:space="0" w:color="auto"/>
        <w:bottom w:val="none" w:sz="0" w:space="0" w:color="auto"/>
        <w:right w:val="none" w:sz="0" w:space="0" w:color="auto"/>
      </w:divBdr>
    </w:div>
    <w:div w:id="1478917335">
      <w:bodyDiv w:val="1"/>
      <w:marLeft w:val="0"/>
      <w:marRight w:val="0"/>
      <w:marTop w:val="0"/>
      <w:marBottom w:val="0"/>
      <w:divBdr>
        <w:top w:val="none" w:sz="0" w:space="0" w:color="auto"/>
        <w:left w:val="none" w:sz="0" w:space="0" w:color="auto"/>
        <w:bottom w:val="none" w:sz="0" w:space="0" w:color="auto"/>
        <w:right w:val="none" w:sz="0" w:space="0" w:color="auto"/>
      </w:divBdr>
    </w:div>
    <w:div w:id="1482846732">
      <w:bodyDiv w:val="1"/>
      <w:marLeft w:val="0"/>
      <w:marRight w:val="0"/>
      <w:marTop w:val="0"/>
      <w:marBottom w:val="0"/>
      <w:divBdr>
        <w:top w:val="none" w:sz="0" w:space="0" w:color="auto"/>
        <w:left w:val="none" w:sz="0" w:space="0" w:color="auto"/>
        <w:bottom w:val="none" w:sz="0" w:space="0" w:color="auto"/>
        <w:right w:val="none" w:sz="0" w:space="0" w:color="auto"/>
      </w:divBdr>
    </w:div>
    <w:div w:id="1495142419">
      <w:bodyDiv w:val="1"/>
      <w:marLeft w:val="0"/>
      <w:marRight w:val="0"/>
      <w:marTop w:val="0"/>
      <w:marBottom w:val="0"/>
      <w:divBdr>
        <w:top w:val="none" w:sz="0" w:space="0" w:color="auto"/>
        <w:left w:val="none" w:sz="0" w:space="0" w:color="auto"/>
        <w:bottom w:val="none" w:sz="0" w:space="0" w:color="auto"/>
        <w:right w:val="none" w:sz="0" w:space="0" w:color="auto"/>
      </w:divBdr>
    </w:div>
    <w:div w:id="1495216753">
      <w:bodyDiv w:val="1"/>
      <w:marLeft w:val="0"/>
      <w:marRight w:val="0"/>
      <w:marTop w:val="0"/>
      <w:marBottom w:val="0"/>
      <w:divBdr>
        <w:top w:val="none" w:sz="0" w:space="0" w:color="auto"/>
        <w:left w:val="none" w:sz="0" w:space="0" w:color="auto"/>
        <w:bottom w:val="none" w:sz="0" w:space="0" w:color="auto"/>
        <w:right w:val="none" w:sz="0" w:space="0" w:color="auto"/>
      </w:divBdr>
    </w:div>
    <w:div w:id="1496607875">
      <w:bodyDiv w:val="1"/>
      <w:marLeft w:val="0"/>
      <w:marRight w:val="0"/>
      <w:marTop w:val="0"/>
      <w:marBottom w:val="0"/>
      <w:divBdr>
        <w:top w:val="none" w:sz="0" w:space="0" w:color="auto"/>
        <w:left w:val="none" w:sz="0" w:space="0" w:color="auto"/>
        <w:bottom w:val="none" w:sz="0" w:space="0" w:color="auto"/>
        <w:right w:val="none" w:sz="0" w:space="0" w:color="auto"/>
      </w:divBdr>
    </w:div>
    <w:div w:id="1501190530">
      <w:bodyDiv w:val="1"/>
      <w:marLeft w:val="0"/>
      <w:marRight w:val="0"/>
      <w:marTop w:val="0"/>
      <w:marBottom w:val="0"/>
      <w:divBdr>
        <w:top w:val="none" w:sz="0" w:space="0" w:color="auto"/>
        <w:left w:val="none" w:sz="0" w:space="0" w:color="auto"/>
        <w:bottom w:val="none" w:sz="0" w:space="0" w:color="auto"/>
        <w:right w:val="none" w:sz="0" w:space="0" w:color="auto"/>
      </w:divBdr>
    </w:div>
    <w:div w:id="1510293354">
      <w:bodyDiv w:val="1"/>
      <w:marLeft w:val="0"/>
      <w:marRight w:val="0"/>
      <w:marTop w:val="0"/>
      <w:marBottom w:val="0"/>
      <w:divBdr>
        <w:top w:val="none" w:sz="0" w:space="0" w:color="auto"/>
        <w:left w:val="none" w:sz="0" w:space="0" w:color="auto"/>
        <w:bottom w:val="none" w:sz="0" w:space="0" w:color="auto"/>
        <w:right w:val="none" w:sz="0" w:space="0" w:color="auto"/>
      </w:divBdr>
    </w:div>
    <w:div w:id="1510408501">
      <w:bodyDiv w:val="1"/>
      <w:marLeft w:val="0"/>
      <w:marRight w:val="0"/>
      <w:marTop w:val="0"/>
      <w:marBottom w:val="0"/>
      <w:divBdr>
        <w:top w:val="none" w:sz="0" w:space="0" w:color="auto"/>
        <w:left w:val="none" w:sz="0" w:space="0" w:color="auto"/>
        <w:bottom w:val="none" w:sz="0" w:space="0" w:color="auto"/>
        <w:right w:val="none" w:sz="0" w:space="0" w:color="auto"/>
      </w:divBdr>
    </w:div>
    <w:div w:id="1511139851">
      <w:bodyDiv w:val="1"/>
      <w:marLeft w:val="0"/>
      <w:marRight w:val="0"/>
      <w:marTop w:val="0"/>
      <w:marBottom w:val="0"/>
      <w:divBdr>
        <w:top w:val="none" w:sz="0" w:space="0" w:color="auto"/>
        <w:left w:val="none" w:sz="0" w:space="0" w:color="auto"/>
        <w:bottom w:val="none" w:sz="0" w:space="0" w:color="auto"/>
        <w:right w:val="none" w:sz="0" w:space="0" w:color="auto"/>
      </w:divBdr>
    </w:div>
    <w:div w:id="1511722596">
      <w:bodyDiv w:val="1"/>
      <w:marLeft w:val="0"/>
      <w:marRight w:val="0"/>
      <w:marTop w:val="0"/>
      <w:marBottom w:val="0"/>
      <w:divBdr>
        <w:top w:val="none" w:sz="0" w:space="0" w:color="auto"/>
        <w:left w:val="none" w:sz="0" w:space="0" w:color="auto"/>
        <w:bottom w:val="none" w:sz="0" w:space="0" w:color="auto"/>
        <w:right w:val="none" w:sz="0" w:space="0" w:color="auto"/>
      </w:divBdr>
    </w:div>
    <w:div w:id="1516336558">
      <w:bodyDiv w:val="1"/>
      <w:marLeft w:val="0"/>
      <w:marRight w:val="0"/>
      <w:marTop w:val="0"/>
      <w:marBottom w:val="0"/>
      <w:divBdr>
        <w:top w:val="none" w:sz="0" w:space="0" w:color="auto"/>
        <w:left w:val="none" w:sz="0" w:space="0" w:color="auto"/>
        <w:bottom w:val="none" w:sz="0" w:space="0" w:color="auto"/>
        <w:right w:val="none" w:sz="0" w:space="0" w:color="auto"/>
      </w:divBdr>
    </w:div>
    <w:div w:id="1517380488">
      <w:bodyDiv w:val="1"/>
      <w:marLeft w:val="0"/>
      <w:marRight w:val="0"/>
      <w:marTop w:val="0"/>
      <w:marBottom w:val="0"/>
      <w:divBdr>
        <w:top w:val="none" w:sz="0" w:space="0" w:color="auto"/>
        <w:left w:val="none" w:sz="0" w:space="0" w:color="auto"/>
        <w:bottom w:val="none" w:sz="0" w:space="0" w:color="auto"/>
        <w:right w:val="none" w:sz="0" w:space="0" w:color="auto"/>
      </w:divBdr>
    </w:div>
    <w:div w:id="1518735798">
      <w:bodyDiv w:val="1"/>
      <w:marLeft w:val="0"/>
      <w:marRight w:val="0"/>
      <w:marTop w:val="0"/>
      <w:marBottom w:val="0"/>
      <w:divBdr>
        <w:top w:val="none" w:sz="0" w:space="0" w:color="auto"/>
        <w:left w:val="none" w:sz="0" w:space="0" w:color="auto"/>
        <w:bottom w:val="none" w:sz="0" w:space="0" w:color="auto"/>
        <w:right w:val="none" w:sz="0" w:space="0" w:color="auto"/>
      </w:divBdr>
    </w:div>
    <w:div w:id="1519927198">
      <w:bodyDiv w:val="1"/>
      <w:marLeft w:val="0"/>
      <w:marRight w:val="0"/>
      <w:marTop w:val="0"/>
      <w:marBottom w:val="0"/>
      <w:divBdr>
        <w:top w:val="none" w:sz="0" w:space="0" w:color="auto"/>
        <w:left w:val="none" w:sz="0" w:space="0" w:color="auto"/>
        <w:bottom w:val="none" w:sz="0" w:space="0" w:color="auto"/>
        <w:right w:val="none" w:sz="0" w:space="0" w:color="auto"/>
      </w:divBdr>
    </w:div>
    <w:div w:id="1521429773">
      <w:bodyDiv w:val="1"/>
      <w:marLeft w:val="0"/>
      <w:marRight w:val="0"/>
      <w:marTop w:val="0"/>
      <w:marBottom w:val="0"/>
      <w:divBdr>
        <w:top w:val="none" w:sz="0" w:space="0" w:color="auto"/>
        <w:left w:val="none" w:sz="0" w:space="0" w:color="auto"/>
        <w:bottom w:val="none" w:sz="0" w:space="0" w:color="auto"/>
        <w:right w:val="none" w:sz="0" w:space="0" w:color="auto"/>
      </w:divBdr>
    </w:div>
    <w:div w:id="1523207117">
      <w:bodyDiv w:val="1"/>
      <w:marLeft w:val="0"/>
      <w:marRight w:val="0"/>
      <w:marTop w:val="0"/>
      <w:marBottom w:val="0"/>
      <w:divBdr>
        <w:top w:val="none" w:sz="0" w:space="0" w:color="auto"/>
        <w:left w:val="none" w:sz="0" w:space="0" w:color="auto"/>
        <w:bottom w:val="none" w:sz="0" w:space="0" w:color="auto"/>
        <w:right w:val="none" w:sz="0" w:space="0" w:color="auto"/>
      </w:divBdr>
    </w:div>
    <w:div w:id="1530222319">
      <w:bodyDiv w:val="1"/>
      <w:marLeft w:val="0"/>
      <w:marRight w:val="0"/>
      <w:marTop w:val="0"/>
      <w:marBottom w:val="0"/>
      <w:divBdr>
        <w:top w:val="none" w:sz="0" w:space="0" w:color="auto"/>
        <w:left w:val="none" w:sz="0" w:space="0" w:color="auto"/>
        <w:bottom w:val="none" w:sz="0" w:space="0" w:color="auto"/>
        <w:right w:val="none" w:sz="0" w:space="0" w:color="auto"/>
      </w:divBdr>
    </w:div>
    <w:div w:id="1531722331">
      <w:bodyDiv w:val="1"/>
      <w:marLeft w:val="0"/>
      <w:marRight w:val="0"/>
      <w:marTop w:val="0"/>
      <w:marBottom w:val="0"/>
      <w:divBdr>
        <w:top w:val="none" w:sz="0" w:space="0" w:color="auto"/>
        <w:left w:val="none" w:sz="0" w:space="0" w:color="auto"/>
        <w:bottom w:val="none" w:sz="0" w:space="0" w:color="auto"/>
        <w:right w:val="none" w:sz="0" w:space="0" w:color="auto"/>
      </w:divBdr>
    </w:div>
    <w:div w:id="1534224002">
      <w:bodyDiv w:val="1"/>
      <w:marLeft w:val="0"/>
      <w:marRight w:val="0"/>
      <w:marTop w:val="0"/>
      <w:marBottom w:val="0"/>
      <w:divBdr>
        <w:top w:val="none" w:sz="0" w:space="0" w:color="auto"/>
        <w:left w:val="none" w:sz="0" w:space="0" w:color="auto"/>
        <w:bottom w:val="none" w:sz="0" w:space="0" w:color="auto"/>
        <w:right w:val="none" w:sz="0" w:space="0" w:color="auto"/>
      </w:divBdr>
    </w:div>
    <w:div w:id="1534806507">
      <w:bodyDiv w:val="1"/>
      <w:marLeft w:val="0"/>
      <w:marRight w:val="0"/>
      <w:marTop w:val="0"/>
      <w:marBottom w:val="0"/>
      <w:divBdr>
        <w:top w:val="none" w:sz="0" w:space="0" w:color="auto"/>
        <w:left w:val="none" w:sz="0" w:space="0" w:color="auto"/>
        <w:bottom w:val="none" w:sz="0" w:space="0" w:color="auto"/>
        <w:right w:val="none" w:sz="0" w:space="0" w:color="auto"/>
      </w:divBdr>
    </w:div>
    <w:div w:id="1534928014">
      <w:bodyDiv w:val="1"/>
      <w:marLeft w:val="0"/>
      <w:marRight w:val="0"/>
      <w:marTop w:val="0"/>
      <w:marBottom w:val="0"/>
      <w:divBdr>
        <w:top w:val="none" w:sz="0" w:space="0" w:color="auto"/>
        <w:left w:val="none" w:sz="0" w:space="0" w:color="auto"/>
        <w:bottom w:val="none" w:sz="0" w:space="0" w:color="auto"/>
        <w:right w:val="none" w:sz="0" w:space="0" w:color="auto"/>
      </w:divBdr>
    </w:div>
    <w:div w:id="1536623355">
      <w:bodyDiv w:val="1"/>
      <w:marLeft w:val="0"/>
      <w:marRight w:val="0"/>
      <w:marTop w:val="0"/>
      <w:marBottom w:val="0"/>
      <w:divBdr>
        <w:top w:val="none" w:sz="0" w:space="0" w:color="auto"/>
        <w:left w:val="none" w:sz="0" w:space="0" w:color="auto"/>
        <w:bottom w:val="none" w:sz="0" w:space="0" w:color="auto"/>
        <w:right w:val="none" w:sz="0" w:space="0" w:color="auto"/>
      </w:divBdr>
    </w:div>
    <w:div w:id="1542398708">
      <w:bodyDiv w:val="1"/>
      <w:marLeft w:val="0"/>
      <w:marRight w:val="0"/>
      <w:marTop w:val="0"/>
      <w:marBottom w:val="0"/>
      <w:divBdr>
        <w:top w:val="none" w:sz="0" w:space="0" w:color="auto"/>
        <w:left w:val="none" w:sz="0" w:space="0" w:color="auto"/>
        <w:bottom w:val="none" w:sz="0" w:space="0" w:color="auto"/>
        <w:right w:val="none" w:sz="0" w:space="0" w:color="auto"/>
      </w:divBdr>
    </w:div>
    <w:div w:id="1543445524">
      <w:bodyDiv w:val="1"/>
      <w:marLeft w:val="0"/>
      <w:marRight w:val="0"/>
      <w:marTop w:val="0"/>
      <w:marBottom w:val="0"/>
      <w:divBdr>
        <w:top w:val="none" w:sz="0" w:space="0" w:color="auto"/>
        <w:left w:val="none" w:sz="0" w:space="0" w:color="auto"/>
        <w:bottom w:val="none" w:sz="0" w:space="0" w:color="auto"/>
        <w:right w:val="none" w:sz="0" w:space="0" w:color="auto"/>
      </w:divBdr>
    </w:div>
    <w:div w:id="1544945911">
      <w:bodyDiv w:val="1"/>
      <w:marLeft w:val="0"/>
      <w:marRight w:val="0"/>
      <w:marTop w:val="0"/>
      <w:marBottom w:val="0"/>
      <w:divBdr>
        <w:top w:val="none" w:sz="0" w:space="0" w:color="auto"/>
        <w:left w:val="none" w:sz="0" w:space="0" w:color="auto"/>
        <w:bottom w:val="none" w:sz="0" w:space="0" w:color="auto"/>
        <w:right w:val="none" w:sz="0" w:space="0" w:color="auto"/>
      </w:divBdr>
    </w:div>
    <w:div w:id="1547182382">
      <w:bodyDiv w:val="1"/>
      <w:marLeft w:val="0"/>
      <w:marRight w:val="0"/>
      <w:marTop w:val="0"/>
      <w:marBottom w:val="0"/>
      <w:divBdr>
        <w:top w:val="none" w:sz="0" w:space="0" w:color="auto"/>
        <w:left w:val="none" w:sz="0" w:space="0" w:color="auto"/>
        <w:bottom w:val="none" w:sz="0" w:space="0" w:color="auto"/>
        <w:right w:val="none" w:sz="0" w:space="0" w:color="auto"/>
      </w:divBdr>
    </w:div>
    <w:div w:id="1547717983">
      <w:bodyDiv w:val="1"/>
      <w:marLeft w:val="0"/>
      <w:marRight w:val="0"/>
      <w:marTop w:val="0"/>
      <w:marBottom w:val="0"/>
      <w:divBdr>
        <w:top w:val="none" w:sz="0" w:space="0" w:color="auto"/>
        <w:left w:val="none" w:sz="0" w:space="0" w:color="auto"/>
        <w:bottom w:val="none" w:sz="0" w:space="0" w:color="auto"/>
        <w:right w:val="none" w:sz="0" w:space="0" w:color="auto"/>
      </w:divBdr>
    </w:div>
    <w:div w:id="1547721516">
      <w:bodyDiv w:val="1"/>
      <w:marLeft w:val="0"/>
      <w:marRight w:val="0"/>
      <w:marTop w:val="0"/>
      <w:marBottom w:val="0"/>
      <w:divBdr>
        <w:top w:val="none" w:sz="0" w:space="0" w:color="auto"/>
        <w:left w:val="none" w:sz="0" w:space="0" w:color="auto"/>
        <w:bottom w:val="none" w:sz="0" w:space="0" w:color="auto"/>
        <w:right w:val="none" w:sz="0" w:space="0" w:color="auto"/>
      </w:divBdr>
    </w:div>
    <w:div w:id="1551307052">
      <w:bodyDiv w:val="1"/>
      <w:marLeft w:val="0"/>
      <w:marRight w:val="0"/>
      <w:marTop w:val="0"/>
      <w:marBottom w:val="0"/>
      <w:divBdr>
        <w:top w:val="none" w:sz="0" w:space="0" w:color="auto"/>
        <w:left w:val="none" w:sz="0" w:space="0" w:color="auto"/>
        <w:bottom w:val="none" w:sz="0" w:space="0" w:color="auto"/>
        <w:right w:val="none" w:sz="0" w:space="0" w:color="auto"/>
      </w:divBdr>
    </w:div>
    <w:div w:id="1553230793">
      <w:bodyDiv w:val="1"/>
      <w:marLeft w:val="0"/>
      <w:marRight w:val="0"/>
      <w:marTop w:val="0"/>
      <w:marBottom w:val="0"/>
      <w:divBdr>
        <w:top w:val="none" w:sz="0" w:space="0" w:color="auto"/>
        <w:left w:val="none" w:sz="0" w:space="0" w:color="auto"/>
        <w:bottom w:val="none" w:sz="0" w:space="0" w:color="auto"/>
        <w:right w:val="none" w:sz="0" w:space="0" w:color="auto"/>
      </w:divBdr>
      <w:divsChild>
        <w:div w:id="1699350127">
          <w:marLeft w:val="0"/>
          <w:marRight w:val="0"/>
          <w:marTop w:val="0"/>
          <w:marBottom w:val="0"/>
          <w:divBdr>
            <w:top w:val="none" w:sz="0" w:space="0" w:color="auto"/>
            <w:left w:val="none" w:sz="0" w:space="0" w:color="auto"/>
            <w:bottom w:val="none" w:sz="0" w:space="0" w:color="auto"/>
            <w:right w:val="none" w:sz="0" w:space="0" w:color="auto"/>
          </w:divBdr>
        </w:div>
      </w:divsChild>
    </w:div>
    <w:div w:id="1558199437">
      <w:bodyDiv w:val="1"/>
      <w:marLeft w:val="0"/>
      <w:marRight w:val="0"/>
      <w:marTop w:val="0"/>
      <w:marBottom w:val="0"/>
      <w:divBdr>
        <w:top w:val="none" w:sz="0" w:space="0" w:color="auto"/>
        <w:left w:val="none" w:sz="0" w:space="0" w:color="auto"/>
        <w:bottom w:val="none" w:sz="0" w:space="0" w:color="auto"/>
        <w:right w:val="none" w:sz="0" w:space="0" w:color="auto"/>
      </w:divBdr>
      <w:divsChild>
        <w:div w:id="606931694">
          <w:marLeft w:val="547"/>
          <w:marRight w:val="0"/>
          <w:marTop w:val="0"/>
          <w:marBottom w:val="0"/>
          <w:divBdr>
            <w:top w:val="none" w:sz="0" w:space="0" w:color="auto"/>
            <w:left w:val="none" w:sz="0" w:space="0" w:color="auto"/>
            <w:bottom w:val="none" w:sz="0" w:space="0" w:color="auto"/>
            <w:right w:val="none" w:sz="0" w:space="0" w:color="auto"/>
          </w:divBdr>
        </w:div>
      </w:divsChild>
    </w:div>
    <w:div w:id="1559052558">
      <w:bodyDiv w:val="1"/>
      <w:marLeft w:val="0"/>
      <w:marRight w:val="0"/>
      <w:marTop w:val="0"/>
      <w:marBottom w:val="0"/>
      <w:divBdr>
        <w:top w:val="none" w:sz="0" w:space="0" w:color="auto"/>
        <w:left w:val="none" w:sz="0" w:space="0" w:color="auto"/>
        <w:bottom w:val="none" w:sz="0" w:space="0" w:color="auto"/>
        <w:right w:val="none" w:sz="0" w:space="0" w:color="auto"/>
      </w:divBdr>
    </w:div>
    <w:div w:id="1563904144">
      <w:bodyDiv w:val="1"/>
      <w:marLeft w:val="0"/>
      <w:marRight w:val="0"/>
      <w:marTop w:val="0"/>
      <w:marBottom w:val="0"/>
      <w:divBdr>
        <w:top w:val="none" w:sz="0" w:space="0" w:color="auto"/>
        <w:left w:val="none" w:sz="0" w:space="0" w:color="auto"/>
        <w:bottom w:val="none" w:sz="0" w:space="0" w:color="auto"/>
        <w:right w:val="none" w:sz="0" w:space="0" w:color="auto"/>
      </w:divBdr>
    </w:div>
    <w:div w:id="1566989342">
      <w:bodyDiv w:val="1"/>
      <w:marLeft w:val="0"/>
      <w:marRight w:val="0"/>
      <w:marTop w:val="0"/>
      <w:marBottom w:val="0"/>
      <w:divBdr>
        <w:top w:val="none" w:sz="0" w:space="0" w:color="auto"/>
        <w:left w:val="none" w:sz="0" w:space="0" w:color="auto"/>
        <w:bottom w:val="none" w:sz="0" w:space="0" w:color="auto"/>
        <w:right w:val="none" w:sz="0" w:space="0" w:color="auto"/>
      </w:divBdr>
    </w:div>
    <w:div w:id="1567493079">
      <w:bodyDiv w:val="1"/>
      <w:marLeft w:val="0"/>
      <w:marRight w:val="0"/>
      <w:marTop w:val="0"/>
      <w:marBottom w:val="0"/>
      <w:divBdr>
        <w:top w:val="none" w:sz="0" w:space="0" w:color="auto"/>
        <w:left w:val="none" w:sz="0" w:space="0" w:color="auto"/>
        <w:bottom w:val="none" w:sz="0" w:space="0" w:color="auto"/>
        <w:right w:val="none" w:sz="0" w:space="0" w:color="auto"/>
      </w:divBdr>
    </w:div>
    <w:div w:id="1578202397">
      <w:bodyDiv w:val="1"/>
      <w:marLeft w:val="0"/>
      <w:marRight w:val="0"/>
      <w:marTop w:val="0"/>
      <w:marBottom w:val="0"/>
      <w:divBdr>
        <w:top w:val="none" w:sz="0" w:space="0" w:color="auto"/>
        <w:left w:val="none" w:sz="0" w:space="0" w:color="auto"/>
        <w:bottom w:val="none" w:sz="0" w:space="0" w:color="auto"/>
        <w:right w:val="none" w:sz="0" w:space="0" w:color="auto"/>
      </w:divBdr>
    </w:div>
    <w:div w:id="1580362555">
      <w:bodyDiv w:val="1"/>
      <w:marLeft w:val="0"/>
      <w:marRight w:val="0"/>
      <w:marTop w:val="0"/>
      <w:marBottom w:val="0"/>
      <w:divBdr>
        <w:top w:val="none" w:sz="0" w:space="0" w:color="auto"/>
        <w:left w:val="none" w:sz="0" w:space="0" w:color="auto"/>
        <w:bottom w:val="none" w:sz="0" w:space="0" w:color="auto"/>
        <w:right w:val="none" w:sz="0" w:space="0" w:color="auto"/>
      </w:divBdr>
    </w:div>
    <w:div w:id="1580754285">
      <w:bodyDiv w:val="1"/>
      <w:marLeft w:val="0"/>
      <w:marRight w:val="0"/>
      <w:marTop w:val="0"/>
      <w:marBottom w:val="0"/>
      <w:divBdr>
        <w:top w:val="none" w:sz="0" w:space="0" w:color="auto"/>
        <w:left w:val="none" w:sz="0" w:space="0" w:color="auto"/>
        <w:bottom w:val="none" w:sz="0" w:space="0" w:color="auto"/>
        <w:right w:val="none" w:sz="0" w:space="0" w:color="auto"/>
      </w:divBdr>
    </w:div>
    <w:div w:id="1587574085">
      <w:bodyDiv w:val="1"/>
      <w:marLeft w:val="0"/>
      <w:marRight w:val="0"/>
      <w:marTop w:val="0"/>
      <w:marBottom w:val="0"/>
      <w:divBdr>
        <w:top w:val="none" w:sz="0" w:space="0" w:color="auto"/>
        <w:left w:val="none" w:sz="0" w:space="0" w:color="auto"/>
        <w:bottom w:val="none" w:sz="0" w:space="0" w:color="auto"/>
        <w:right w:val="none" w:sz="0" w:space="0" w:color="auto"/>
      </w:divBdr>
    </w:div>
    <w:div w:id="1590384328">
      <w:bodyDiv w:val="1"/>
      <w:marLeft w:val="0"/>
      <w:marRight w:val="0"/>
      <w:marTop w:val="0"/>
      <w:marBottom w:val="0"/>
      <w:divBdr>
        <w:top w:val="none" w:sz="0" w:space="0" w:color="auto"/>
        <w:left w:val="none" w:sz="0" w:space="0" w:color="auto"/>
        <w:bottom w:val="none" w:sz="0" w:space="0" w:color="auto"/>
        <w:right w:val="none" w:sz="0" w:space="0" w:color="auto"/>
      </w:divBdr>
    </w:div>
    <w:div w:id="1595674940">
      <w:bodyDiv w:val="1"/>
      <w:marLeft w:val="0"/>
      <w:marRight w:val="0"/>
      <w:marTop w:val="0"/>
      <w:marBottom w:val="0"/>
      <w:divBdr>
        <w:top w:val="none" w:sz="0" w:space="0" w:color="auto"/>
        <w:left w:val="none" w:sz="0" w:space="0" w:color="auto"/>
        <w:bottom w:val="none" w:sz="0" w:space="0" w:color="auto"/>
        <w:right w:val="none" w:sz="0" w:space="0" w:color="auto"/>
      </w:divBdr>
    </w:div>
    <w:div w:id="1604603630">
      <w:bodyDiv w:val="1"/>
      <w:marLeft w:val="0"/>
      <w:marRight w:val="0"/>
      <w:marTop w:val="0"/>
      <w:marBottom w:val="0"/>
      <w:divBdr>
        <w:top w:val="none" w:sz="0" w:space="0" w:color="auto"/>
        <w:left w:val="none" w:sz="0" w:space="0" w:color="auto"/>
        <w:bottom w:val="none" w:sz="0" w:space="0" w:color="auto"/>
        <w:right w:val="none" w:sz="0" w:space="0" w:color="auto"/>
      </w:divBdr>
    </w:div>
    <w:div w:id="1618218236">
      <w:bodyDiv w:val="1"/>
      <w:marLeft w:val="0"/>
      <w:marRight w:val="0"/>
      <w:marTop w:val="0"/>
      <w:marBottom w:val="0"/>
      <w:divBdr>
        <w:top w:val="none" w:sz="0" w:space="0" w:color="auto"/>
        <w:left w:val="none" w:sz="0" w:space="0" w:color="auto"/>
        <w:bottom w:val="none" w:sz="0" w:space="0" w:color="auto"/>
        <w:right w:val="none" w:sz="0" w:space="0" w:color="auto"/>
      </w:divBdr>
    </w:div>
    <w:div w:id="1621037133">
      <w:bodyDiv w:val="1"/>
      <w:marLeft w:val="0"/>
      <w:marRight w:val="0"/>
      <w:marTop w:val="0"/>
      <w:marBottom w:val="0"/>
      <w:divBdr>
        <w:top w:val="none" w:sz="0" w:space="0" w:color="auto"/>
        <w:left w:val="none" w:sz="0" w:space="0" w:color="auto"/>
        <w:bottom w:val="none" w:sz="0" w:space="0" w:color="auto"/>
        <w:right w:val="none" w:sz="0" w:space="0" w:color="auto"/>
      </w:divBdr>
    </w:div>
    <w:div w:id="1622882196">
      <w:bodyDiv w:val="1"/>
      <w:marLeft w:val="0"/>
      <w:marRight w:val="0"/>
      <w:marTop w:val="0"/>
      <w:marBottom w:val="0"/>
      <w:divBdr>
        <w:top w:val="none" w:sz="0" w:space="0" w:color="auto"/>
        <w:left w:val="none" w:sz="0" w:space="0" w:color="auto"/>
        <w:bottom w:val="none" w:sz="0" w:space="0" w:color="auto"/>
        <w:right w:val="none" w:sz="0" w:space="0" w:color="auto"/>
      </w:divBdr>
    </w:div>
    <w:div w:id="1624849254">
      <w:bodyDiv w:val="1"/>
      <w:marLeft w:val="0"/>
      <w:marRight w:val="0"/>
      <w:marTop w:val="0"/>
      <w:marBottom w:val="0"/>
      <w:divBdr>
        <w:top w:val="none" w:sz="0" w:space="0" w:color="auto"/>
        <w:left w:val="none" w:sz="0" w:space="0" w:color="auto"/>
        <w:bottom w:val="none" w:sz="0" w:space="0" w:color="auto"/>
        <w:right w:val="none" w:sz="0" w:space="0" w:color="auto"/>
      </w:divBdr>
    </w:div>
    <w:div w:id="1627657520">
      <w:bodyDiv w:val="1"/>
      <w:marLeft w:val="0"/>
      <w:marRight w:val="0"/>
      <w:marTop w:val="0"/>
      <w:marBottom w:val="0"/>
      <w:divBdr>
        <w:top w:val="none" w:sz="0" w:space="0" w:color="auto"/>
        <w:left w:val="none" w:sz="0" w:space="0" w:color="auto"/>
        <w:bottom w:val="none" w:sz="0" w:space="0" w:color="auto"/>
        <w:right w:val="none" w:sz="0" w:space="0" w:color="auto"/>
      </w:divBdr>
    </w:div>
    <w:div w:id="1630016490">
      <w:bodyDiv w:val="1"/>
      <w:marLeft w:val="0"/>
      <w:marRight w:val="0"/>
      <w:marTop w:val="0"/>
      <w:marBottom w:val="0"/>
      <w:divBdr>
        <w:top w:val="none" w:sz="0" w:space="0" w:color="auto"/>
        <w:left w:val="none" w:sz="0" w:space="0" w:color="auto"/>
        <w:bottom w:val="none" w:sz="0" w:space="0" w:color="auto"/>
        <w:right w:val="none" w:sz="0" w:space="0" w:color="auto"/>
      </w:divBdr>
    </w:div>
    <w:div w:id="1633053849">
      <w:bodyDiv w:val="1"/>
      <w:marLeft w:val="0"/>
      <w:marRight w:val="0"/>
      <w:marTop w:val="0"/>
      <w:marBottom w:val="0"/>
      <w:divBdr>
        <w:top w:val="none" w:sz="0" w:space="0" w:color="auto"/>
        <w:left w:val="none" w:sz="0" w:space="0" w:color="auto"/>
        <w:bottom w:val="none" w:sz="0" w:space="0" w:color="auto"/>
        <w:right w:val="none" w:sz="0" w:space="0" w:color="auto"/>
      </w:divBdr>
    </w:div>
    <w:div w:id="1637099657">
      <w:bodyDiv w:val="1"/>
      <w:marLeft w:val="0"/>
      <w:marRight w:val="0"/>
      <w:marTop w:val="0"/>
      <w:marBottom w:val="0"/>
      <w:divBdr>
        <w:top w:val="none" w:sz="0" w:space="0" w:color="auto"/>
        <w:left w:val="none" w:sz="0" w:space="0" w:color="auto"/>
        <w:bottom w:val="none" w:sz="0" w:space="0" w:color="auto"/>
        <w:right w:val="none" w:sz="0" w:space="0" w:color="auto"/>
      </w:divBdr>
    </w:div>
    <w:div w:id="1642887303">
      <w:bodyDiv w:val="1"/>
      <w:marLeft w:val="0"/>
      <w:marRight w:val="0"/>
      <w:marTop w:val="0"/>
      <w:marBottom w:val="0"/>
      <w:divBdr>
        <w:top w:val="none" w:sz="0" w:space="0" w:color="auto"/>
        <w:left w:val="none" w:sz="0" w:space="0" w:color="auto"/>
        <w:bottom w:val="none" w:sz="0" w:space="0" w:color="auto"/>
        <w:right w:val="none" w:sz="0" w:space="0" w:color="auto"/>
      </w:divBdr>
    </w:div>
    <w:div w:id="1644890204">
      <w:bodyDiv w:val="1"/>
      <w:marLeft w:val="0"/>
      <w:marRight w:val="0"/>
      <w:marTop w:val="0"/>
      <w:marBottom w:val="0"/>
      <w:divBdr>
        <w:top w:val="none" w:sz="0" w:space="0" w:color="auto"/>
        <w:left w:val="none" w:sz="0" w:space="0" w:color="auto"/>
        <w:bottom w:val="none" w:sz="0" w:space="0" w:color="auto"/>
        <w:right w:val="none" w:sz="0" w:space="0" w:color="auto"/>
      </w:divBdr>
    </w:div>
    <w:div w:id="1650590739">
      <w:bodyDiv w:val="1"/>
      <w:marLeft w:val="0"/>
      <w:marRight w:val="0"/>
      <w:marTop w:val="0"/>
      <w:marBottom w:val="0"/>
      <w:divBdr>
        <w:top w:val="none" w:sz="0" w:space="0" w:color="auto"/>
        <w:left w:val="none" w:sz="0" w:space="0" w:color="auto"/>
        <w:bottom w:val="none" w:sz="0" w:space="0" w:color="auto"/>
        <w:right w:val="none" w:sz="0" w:space="0" w:color="auto"/>
      </w:divBdr>
    </w:div>
    <w:div w:id="1655184273">
      <w:bodyDiv w:val="1"/>
      <w:marLeft w:val="0"/>
      <w:marRight w:val="0"/>
      <w:marTop w:val="0"/>
      <w:marBottom w:val="0"/>
      <w:divBdr>
        <w:top w:val="none" w:sz="0" w:space="0" w:color="auto"/>
        <w:left w:val="none" w:sz="0" w:space="0" w:color="auto"/>
        <w:bottom w:val="none" w:sz="0" w:space="0" w:color="auto"/>
        <w:right w:val="none" w:sz="0" w:space="0" w:color="auto"/>
      </w:divBdr>
    </w:div>
    <w:div w:id="1660033570">
      <w:bodyDiv w:val="1"/>
      <w:marLeft w:val="0"/>
      <w:marRight w:val="0"/>
      <w:marTop w:val="0"/>
      <w:marBottom w:val="0"/>
      <w:divBdr>
        <w:top w:val="none" w:sz="0" w:space="0" w:color="auto"/>
        <w:left w:val="none" w:sz="0" w:space="0" w:color="auto"/>
        <w:bottom w:val="none" w:sz="0" w:space="0" w:color="auto"/>
        <w:right w:val="none" w:sz="0" w:space="0" w:color="auto"/>
      </w:divBdr>
    </w:div>
    <w:div w:id="1665008337">
      <w:bodyDiv w:val="1"/>
      <w:marLeft w:val="0"/>
      <w:marRight w:val="0"/>
      <w:marTop w:val="0"/>
      <w:marBottom w:val="0"/>
      <w:divBdr>
        <w:top w:val="none" w:sz="0" w:space="0" w:color="auto"/>
        <w:left w:val="none" w:sz="0" w:space="0" w:color="auto"/>
        <w:bottom w:val="none" w:sz="0" w:space="0" w:color="auto"/>
        <w:right w:val="none" w:sz="0" w:space="0" w:color="auto"/>
      </w:divBdr>
      <w:divsChild>
        <w:div w:id="691229968">
          <w:marLeft w:val="547"/>
          <w:marRight w:val="0"/>
          <w:marTop w:val="0"/>
          <w:marBottom w:val="0"/>
          <w:divBdr>
            <w:top w:val="none" w:sz="0" w:space="0" w:color="auto"/>
            <w:left w:val="none" w:sz="0" w:space="0" w:color="auto"/>
            <w:bottom w:val="none" w:sz="0" w:space="0" w:color="auto"/>
            <w:right w:val="none" w:sz="0" w:space="0" w:color="auto"/>
          </w:divBdr>
        </w:div>
      </w:divsChild>
    </w:div>
    <w:div w:id="1665668491">
      <w:bodyDiv w:val="1"/>
      <w:marLeft w:val="0"/>
      <w:marRight w:val="0"/>
      <w:marTop w:val="0"/>
      <w:marBottom w:val="0"/>
      <w:divBdr>
        <w:top w:val="none" w:sz="0" w:space="0" w:color="auto"/>
        <w:left w:val="none" w:sz="0" w:space="0" w:color="auto"/>
        <w:bottom w:val="none" w:sz="0" w:space="0" w:color="auto"/>
        <w:right w:val="none" w:sz="0" w:space="0" w:color="auto"/>
      </w:divBdr>
    </w:div>
    <w:div w:id="1666082647">
      <w:bodyDiv w:val="1"/>
      <w:marLeft w:val="0"/>
      <w:marRight w:val="0"/>
      <w:marTop w:val="0"/>
      <w:marBottom w:val="0"/>
      <w:divBdr>
        <w:top w:val="none" w:sz="0" w:space="0" w:color="auto"/>
        <w:left w:val="none" w:sz="0" w:space="0" w:color="auto"/>
        <w:bottom w:val="none" w:sz="0" w:space="0" w:color="auto"/>
        <w:right w:val="none" w:sz="0" w:space="0" w:color="auto"/>
      </w:divBdr>
    </w:div>
    <w:div w:id="1667781671">
      <w:bodyDiv w:val="1"/>
      <w:marLeft w:val="0"/>
      <w:marRight w:val="0"/>
      <w:marTop w:val="0"/>
      <w:marBottom w:val="0"/>
      <w:divBdr>
        <w:top w:val="none" w:sz="0" w:space="0" w:color="auto"/>
        <w:left w:val="none" w:sz="0" w:space="0" w:color="auto"/>
        <w:bottom w:val="none" w:sz="0" w:space="0" w:color="auto"/>
        <w:right w:val="none" w:sz="0" w:space="0" w:color="auto"/>
      </w:divBdr>
    </w:div>
    <w:div w:id="1670255396">
      <w:bodyDiv w:val="1"/>
      <w:marLeft w:val="0"/>
      <w:marRight w:val="0"/>
      <w:marTop w:val="0"/>
      <w:marBottom w:val="0"/>
      <w:divBdr>
        <w:top w:val="none" w:sz="0" w:space="0" w:color="auto"/>
        <w:left w:val="none" w:sz="0" w:space="0" w:color="auto"/>
        <w:bottom w:val="none" w:sz="0" w:space="0" w:color="auto"/>
        <w:right w:val="none" w:sz="0" w:space="0" w:color="auto"/>
      </w:divBdr>
    </w:div>
    <w:div w:id="1671711262">
      <w:bodyDiv w:val="1"/>
      <w:marLeft w:val="0"/>
      <w:marRight w:val="0"/>
      <w:marTop w:val="0"/>
      <w:marBottom w:val="0"/>
      <w:divBdr>
        <w:top w:val="none" w:sz="0" w:space="0" w:color="auto"/>
        <w:left w:val="none" w:sz="0" w:space="0" w:color="auto"/>
        <w:bottom w:val="none" w:sz="0" w:space="0" w:color="auto"/>
        <w:right w:val="none" w:sz="0" w:space="0" w:color="auto"/>
      </w:divBdr>
    </w:div>
    <w:div w:id="1677925541">
      <w:bodyDiv w:val="1"/>
      <w:marLeft w:val="0"/>
      <w:marRight w:val="0"/>
      <w:marTop w:val="0"/>
      <w:marBottom w:val="0"/>
      <w:divBdr>
        <w:top w:val="none" w:sz="0" w:space="0" w:color="auto"/>
        <w:left w:val="none" w:sz="0" w:space="0" w:color="auto"/>
        <w:bottom w:val="none" w:sz="0" w:space="0" w:color="auto"/>
        <w:right w:val="none" w:sz="0" w:space="0" w:color="auto"/>
      </w:divBdr>
    </w:div>
    <w:div w:id="1681007000">
      <w:bodyDiv w:val="1"/>
      <w:marLeft w:val="0"/>
      <w:marRight w:val="0"/>
      <w:marTop w:val="0"/>
      <w:marBottom w:val="0"/>
      <w:divBdr>
        <w:top w:val="none" w:sz="0" w:space="0" w:color="auto"/>
        <w:left w:val="none" w:sz="0" w:space="0" w:color="auto"/>
        <w:bottom w:val="none" w:sz="0" w:space="0" w:color="auto"/>
        <w:right w:val="none" w:sz="0" w:space="0" w:color="auto"/>
      </w:divBdr>
    </w:div>
    <w:div w:id="1685204404">
      <w:bodyDiv w:val="1"/>
      <w:marLeft w:val="0"/>
      <w:marRight w:val="0"/>
      <w:marTop w:val="0"/>
      <w:marBottom w:val="0"/>
      <w:divBdr>
        <w:top w:val="none" w:sz="0" w:space="0" w:color="auto"/>
        <w:left w:val="none" w:sz="0" w:space="0" w:color="auto"/>
        <w:bottom w:val="none" w:sz="0" w:space="0" w:color="auto"/>
        <w:right w:val="none" w:sz="0" w:space="0" w:color="auto"/>
      </w:divBdr>
    </w:div>
    <w:div w:id="1694109569">
      <w:bodyDiv w:val="1"/>
      <w:marLeft w:val="0"/>
      <w:marRight w:val="0"/>
      <w:marTop w:val="0"/>
      <w:marBottom w:val="0"/>
      <w:divBdr>
        <w:top w:val="none" w:sz="0" w:space="0" w:color="auto"/>
        <w:left w:val="none" w:sz="0" w:space="0" w:color="auto"/>
        <w:bottom w:val="none" w:sz="0" w:space="0" w:color="auto"/>
        <w:right w:val="none" w:sz="0" w:space="0" w:color="auto"/>
      </w:divBdr>
    </w:div>
    <w:div w:id="1696617053">
      <w:bodyDiv w:val="1"/>
      <w:marLeft w:val="0"/>
      <w:marRight w:val="0"/>
      <w:marTop w:val="0"/>
      <w:marBottom w:val="0"/>
      <w:divBdr>
        <w:top w:val="none" w:sz="0" w:space="0" w:color="auto"/>
        <w:left w:val="none" w:sz="0" w:space="0" w:color="auto"/>
        <w:bottom w:val="none" w:sz="0" w:space="0" w:color="auto"/>
        <w:right w:val="none" w:sz="0" w:space="0" w:color="auto"/>
      </w:divBdr>
    </w:div>
    <w:div w:id="1698501679">
      <w:bodyDiv w:val="1"/>
      <w:marLeft w:val="0"/>
      <w:marRight w:val="0"/>
      <w:marTop w:val="0"/>
      <w:marBottom w:val="0"/>
      <w:divBdr>
        <w:top w:val="none" w:sz="0" w:space="0" w:color="auto"/>
        <w:left w:val="none" w:sz="0" w:space="0" w:color="auto"/>
        <w:bottom w:val="none" w:sz="0" w:space="0" w:color="auto"/>
        <w:right w:val="none" w:sz="0" w:space="0" w:color="auto"/>
      </w:divBdr>
      <w:divsChild>
        <w:div w:id="565528874">
          <w:marLeft w:val="0"/>
          <w:marRight w:val="0"/>
          <w:marTop w:val="0"/>
          <w:marBottom w:val="0"/>
          <w:divBdr>
            <w:top w:val="none" w:sz="0" w:space="0" w:color="auto"/>
            <w:left w:val="none" w:sz="0" w:space="0" w:color="auto"/>
            <w:bottom w:val="none" w:sz="0" w:space="0" w:color="auto"/>
            <w:right w:val="none" w:sz="0" w:space="0" w:color="auto"/>
          </w:divBdr>
        </w:div>
      </w:divsChild>
    </w:div>
    <w:div w:id="1704211171">
      <w:bodyDiv w:val="1"/>
      <w:marLeft w:val="0"/>
      <w:marRight w:val="0"/>
      <w:marTop w:val="0"/>
      <w:marBottom w:val="0"/>
      <w:divBdr>
        <w:top w:val="none" w:sz="0" w:space="0" w:color="auto"/>
        <w:left w:val="none" w:sz="0" w:space="0" w:color="auto"/>
        <w:bottom w:val="none" w:sz="0" w:space="0" w:color="auto"/>
        <w:right w:val="none" w:sz="0" w:space="0" w:color="auto"/>
      </w:divBdr>
    </w:div>
    <w:div w:id="1705132616">
      <w:bodyDiv w:val="1"/>
      <w:marLeft w:val="0"/>
      <w:marRight w:val="0"/>
      <w:marTop w:val="0"/>
      <w:marBottom w:val="0"/>
      <w:divBdr>
        <w:top w:val="none" w:sz="0" w:space="0" w:color="auto"/>
        <w:left w:val="none" w:sz="0" w:space="0" w:color="auto"/>
        <w:bottom w:val="none" w:sz="0" w:space="0" w:color="auto"/>
        <w:right w:val="none" w:sz="0" w:space="0" w:color="auto"/>
      </w:divBdr>
    </w:div>
    <w:div w:id="1716662335">
      <w:bodyDiv w:val="1"/>
      <w:marLeft w:val="0"/>
      <w:marRight w:val="0"/>
      <w:marTop w:val="0"/>
      <w:marBottom w:val="0"/>
      <w:divBdr>
        <w:top w:val="none" w:sz="0" w:space="0" w:color="auto"/>
        <w:left w:val="none" w:sz="0" w:space="0" w:color="auto"/>
        <w:bottom w:val="none" w:sz="0" w:space="0" w:color="auto"/>
        <w:right w:val="none" w:sz="0" w:space="0" w:color="auto"/>
      </w:divBdr>
    </w:div>
    <w:div w:id="1720283929">
      <w:bodyDiv w:val="1"/>
      <w:marLeft w:val="0"/>
      <w:marRight w:val="0"/>
      <w:marTop w:val="0"/>
      <w:marBottom w:val="0"/>
      <w:divBdr>
        <w:top w:val="none" w:sz="0" w:space="0" w:color="auto"/>
        <w:left w:val="none" w:sz="0" w:space="0" w:color="auto"/>
        <w:bottom w:val="none" w:sz="0" w:space="0" w:color="auto"/>
        <w:right w:val="none" w:sz="0" w:space="0" w:color="auto"/>
      </w:divBdr>
    </w:div>
    <w:div w:id="1728793659">
      <w:bodyDiv w:val="1"/>
      <w:marLeft w:val="0"/>
      <w:marRight w:val="0"/>
      <w:marTop w:val="0"/>
      <w:marBottom w:val="0"/>
      <w:divBdr>
        <w:top w:val="none" w:sz="0" w:space="0" w:color="auto"/>
        <w:left w:val="none" w:sz="0" w:space="0" w:color="auto"/>
        <w:bottom w:val="none" w:sz="0" w:space="0" w:color="auto"/>
        <w:right w:val="none" w:sz="0" w:space="0" w:color="auto"/>
      </w:divBdr>
      <w:divsChild>
        <w:div w:id="751006457">
          <w:marLeft w:val="0"/>
          <w:marRight w:val="0"/>
          <w:marTop w:val="0"/>
          <w:marBottom w:val="0"/>
          <w:divBdr>
            <w:top w:val="none" w:sz="0" w:space="0" w:color="auto"/>
            <w:left w:val="none" w:sz="0" w:space="0" w:color="auto"/>
            <w:bottom w:val="none" w:sz="0" w:space="0" w:color="auto"/>
            <w:right w:val="none" w:sz="0" w:space="0" w:color="auto"/>
          </w:divBdr>
          <w:divsChild>
            <w:div w:id="539557892">
              <w:marLeft w:val="-14400"/>
              <w:marRight w:val="0"/>
              <w:marTop w:val="0"/>
              <w:marBottom w:val="0"/>
              <w:divBdr>
                <w:top w:val="none" w:sz="0" w:space="0" w:color="auto"/>
                <w:left w:val="none" w:sz="0" w:space="0" w:color="auto"/>
                <w:bottom w:val="none" w:sz="0" w:space="0" w:color="auto"/>
                <w:right w:val="none" w:sz="0" w:space="0" w:color="auto"/>
              </w:divBdr>
              <w:divsChild>
                <w:div w:id="467212330">
                  <w:marLeft w:val="0"/>
                  <w:marRight w:val="0"/>
                  <w:marTop w:val="0"/>
                  <w:marBottom w:val="432"/>
                  <w:divBdr>
                    <w:top w:val="none" w:sz="0" w:space="0" w:color="auto"/>
                    <w:left w:val="none" w:sz="0" w:space="0" w:color="auto"/>
                    <w:bottom w:val="none" w:sz="0" w:space="0" w:color="auto"/>
                    <w:right w:val="none" w:sz="0" w:space="0" w:color="auto"/>
                  </w:divBdr>
                  <w:divsChild>
                    <w:div w:id="18678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7312">
          <w:marLeft w:val="0"/>
          <w:marRight w:val="0"/>
          <w:marTop w:val="0"/>
          <w:marBottom w:val="0"/>
          <w:divBdr>
            <w:top w:val="none" w:sz="0" w:space="0" w:color="auto"/>
            <w:left w:val="none" w:sz="0" w:space="0" w:color="auto"/>
            <w:bottom w:val="none" w:sz="0" w:space="0" w:color="auto"/>
            <w:right w:val="none" w:sz="0" w:space="0" w:color="auto"/>
          </w:divBdr>
          <w:divsChild>
            <w:div w:id="269358456">
              <w:marLeft w:val="-14400"/>
              <w:marRight w:val="0"/>
              <w:marTop w:val="0"/>
              <w:marBottom w:val="0"/>
              <w:divBdr>
                <w:top w:val="none" w:sz="0" w:space="0" w:color="auto"/>
                <w:left w:val="none" w:sz="0" w:space="0" w:color="auto"/>
                <w:bottom w:val="none" w:sz="0" w:space="0" w:color="auto"/>
                <w:right w:val="none" w:sz="0" w:space="0" w:color="auto"/>
              </w:divBdr>
              <w:divsChild>
                <w:div w:id="405032766">
                  <w:marLeft w:val="0"/>
                  <w:marRight w:val="0"/>
                  <w:marTop w:val="0"/>
                  <w:marBottom w:val="432"/>
                  <w:divBdr>
                    <w:top w:val="none" w:sz="0" w:space="0" w:color="auto"/>
                    <w:left w:val="none" w:sz="0" w:space="0" w:color="auto"/>
                    <w:bottom w:val="none" w:sz="0" w:space="0" w:color="auto"/>
                    <w:right w:val="none" w:sz="0" w:space="0" w:color="auto"/>
                  </w:divBdr>
                  <w:divsChild>
                    <w:div w:id="5861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58934">
      <w:bodyDiv w:val="1"/>
      <w:marLeft w:val="0"/>
      <w:marRight w:val="0"/>
      <w:marTop w:val="0"/>
      <w:marBottom w:val="0"/>
      <w:divBdr>
        <w:top w:val="none" w:sz="0" w:space="0" w:color="auto"/>
        <w:left w:val="none" w:sz="0" w:space="0" w:color="auto"/>
        <w:bottom w:val="none" w:sz="0" w:space="0" w:color="auto"/>
        <w:right w:val="none" w:sz="0" w:space="0" w:color="auto"/>
      </w:divBdr>
    </w:div>
    <w:div w:id="1740518478">
      <w:bodyDiv w:val="1"/>
      <w:marLeft w:val="0"/>
      <w:marRight w:val="0"/>
      <w:marTop w:val="0"/>
      <w:marBottom w:val="0"/>
      <w:divBdr>
        <w:top w:val="none" w:sz="0" w:space="0" w:color="auto"/>
        <w:left w:val="none" w:sz="0" w:space="0" w:color="auto"/>
        <w:bottom w:val="none" w:sz="0" w:space="0" w:color="auto"/>
        <w:right w:val="none" w:sz="0" w:space="0" w:color="auto"/>
      </w:divBdr>
    </w:div>
    <w:div w:id="1747998225">
      <w:bodyDiv w:val="1"/>
      <w:marLeft w:val="0"/>
      <w:marRight w:val="0"/>
      <w:marTop w:val="0"/>
      <w:marBottom w:val="0"/>
      <w:divBdr>
        <w:top w:val="none" w:sz="0" w:space="0" w:color="auto"/>
        <w:left w:val="none" w:sz="0" w:space="0" w:color="auto"/>
        <w:bottom w:val="none" w:sz="0" w:space="0" w:color="auto"/>
        <w:right w:val="none" w:sz="0" w:space="0" w:color="auto"/>
      </w:divBdr>
    </w:div>
    <w:div w:id="1753623440">
      <w:bodyDiv w:val="1"/>
      <w:marLeft w:val="0"/>
      <w:marRight w:val="0"/>
      <w:marTop w:val="0"/>
      <w:marBottom w:val="0"/>
      <w:divBdr>
        <w:top w:val="none" w:sz="0" w:space="0" w:color="auto"/>
        <w:left w:val="none" w:sz="0" w:space="0" w:color="auto"/>
        <w:bottom w:val="none" w:sz="0" w:space="0" w:color="auto"/>
        <w:right w:val="none" w:sz="0" w:space="0" w:color="auto"/>
      </w:divBdr>
    </w:div>
    <w:div w:id="1754858719">
      <w:bodyDiv w:val="1"/>
      <w:marLeft w:val="0"/>
      <w:marRight w:val="0"/>
      <w:marTop w:val="0"/>
      <w:marBottom w:val="0"/>
      <w:divBdr>
        <w:top w:val="none" w:sz="0" w:space="0" w:color="auto"/>
        <w:left w:val="none" w:sz="0" w:space="0" w:color="auto"/>
        <w:bottom w:val="none" w:sz="0" w:space="0" w:color="auto"/>
        <w:right w:val="none" w:sz="0" w:space="0" w:color="auto"/>
      </w:divBdr>
    </w:div>
    <w:div w:id="1754862065">
      <w:bodyDiv w:val="1"/>
      <w:marLeft w:val="0"/>
      <w:marRight w:val="0"/>
      <w:marTop w:val="0"/>
      <w:marBottom w:val="0"/>
      <w:divBdr>
        <w:top w:val="none" w:sz="0" w:space="0" w:color="auto"/>
        <w:left w:val="none" w:sz="0" w:space="0" w:color="auto"/>
        <w:bottom w:val="none" w:sz="0" w:space="0" w:color="auto"/>
        <w:right w:val="none" w:sz="0" w:space="0" w:color="auto"/>
      </w:divBdr>
    </w:div>
    <w:div w:id="1756437342">
      <w:bodyDiv w:val="1"/>
      <w:marLeft w:val="0"/>
      <w:marRight w:val="0"/>
      <w:marTop w:val="0"/>
      <w:marBottom w:val="0"/>
      <w:divBdr>
        <w:top w:val="none" w:sz="0" w:space="0" w:color="auto"/>
        <w:left w:val="none" w:sz="0" w:space="0" w:color="auto"/>
        <w:bottom w:val="none" w:sz="0" w:space="0" w:color="auto"/>
        <w:right w:val="none" w:sz="0" w:space="0" w:color="auto"/>
      </w:divBdr>
    </w:div>
    <w:div w:id="1759210238">
      <w:bodyDiv w:val="1"/>
      <w:marLeft w:val="0"/>
      <w:marRight w:val="0"/>
      <w:marTop w:val="0"/>
      <w:marBottom w:val="0"/>
      <w:divBdr>
        <w:top w:val="none" w:sz="0" w:space="0" w:color="auto"/>
        <w:left w:val="none" w:sz="0" w:space="0" w:color="auto"/>
        <w:bottom w:val="none" w:sz="0" w:space="0" w:color="auto"/>
        <w:right w:val="none" w:sz="0" w:space="0" w:color="auto"/>
      </w:divBdr>
    </w:div>
    <w:div w:id="1765488651">
      <w:bodyDiv w:val="1"/>
      <w:marLeft w:val="0"/>
      <w:marRight w:val="0"/>
      <w:marTop w:val="0"/>
      <w:marBottom w:val="0"/>
      <w:divBdr>
        <w:top w:val="none" w:sz="0" w:space="0" w:color="auto"/>
        <w:left w:val="none" w:sz="0" w:space="0" w:color="auto"/>
        <w:bottom w:val="none" w:sz="0" w:space="0" w:color="auto"/>
        <w:right w:val="none" w:sz="0" w:space="0" w:color="auto"/>
      </w:divBdr>
      <w:divsChild>
        <w:div w:id="163251121">
          <w:marLeft w:val="0"/>
          <w:marRight w:val="0"/>
          <w:marTop w:val="0"/>
          <w:marBottom w:val="0"/>
          <w:divBdr>
            <w:top w:val="none" w:sz="0" w:space="0" w:color="auto"/>
            <w:left w:val="none" w:sz="0" w:space="0" w:color="auto"/>
            <w:bottom w:val="none" w:sz="0" w:space="0" w:color="auto"/>
            <w:right w:val="none" w:sz="0" w:space="0" w:color="auto"/>
          </w:divBdr>
        </w:div>
        <w:div w:id="495268480">
          <w:marLeft w:val="0"/>
          <w:marRight w:val="0"/>
          <w:marTop w:val="0"/>
          <w:marBottom w:val="0"/>
          <w:divBdr>
            <w:top w:val="none" w:sz="0" w:space="0" w:color="auto"/>
            <w:left w:val="none" w:sz="0" w:space="0" w:color="auto"/>
            <w:bottom w:val="none" w:sz="0" w:space="0" w:color="auto"/>
            <w:right w:val="none" w:sz="0" w:space="0" w:color="auto"/>
          </w:divBdr>
        </w:div>
        <w:div w:id="692997148">
          <w:marLeft w:val="0"/>
          <w:marRight w:val="0"/>
          <w:marTop w:val="0"/>
          <w:marBottom w:val="0"/>
          <w:divBdr>
            <w:top w:val="none" w:sz="0" w:space="0" w:color="auto"/>
            <w:left w:val="none" w:sz="0" w:space="0" w:color="auto"/>
            <w:bottom w:val="none" w:sz="0" w:space="0" w:color="auto"/>
            <w:right w:val="none" w:sz="0" w:space="0" w:color="auto"/>
          </w:divBdr>
        </w:div>
        <w:div w:id="1198737639">
          <w:marLeft w:val="0"/>
          <w:marRight w:val="0"/>
          <w:marTop w:val="0"/>
          <w:marBottom w:val="0"/>
          <w:divBdr>
            <w:top w:val="none" w:sz="0" w:space="0" w:color="auto"/>
            <w:left w:val="none" w:sz="0" w:space="0" w:color="auto"/>
            <w:bottom w:val="none" w:sz="0" w:space="0" w:color="auto"/>
            <w:right w:val="none" w:sz="0" w:space="0" w:color="auto"/>
          </w:divBdr>
        </w:div>
        <w:div w:id="1388341340">
          <w:marLeft w:val="0"/>
          <w:marRight w:val="0"/>
          <w:marTop w:val="0"/>
          <w:marBottom w:val="0"/>
          <w:divBdr>
            <w:top w:val="none" w:sz="0" w:space="0" w:color="auto"/>
            <w:left w:val="none" w:sz="0" w:space="0" w:color="auto"/>
            <w:bottom w:val="none" w:sz="0" w:space="0" w:color="auto"/>
            <w:right w:val="none" w:sz="0" w:space="0" w:color="auto"/>
          </w:divBdr>
        </w:div>
        <w:div w:id="1696343544">
          <w:marLeft w:val="0"/>
          <w:marRight w:val="0"/>
          <w:marTop w:val="0"/>
          <w:marBottom w:val="0"/>
          <w:divBdr>
            <w:top w:val="none" w:sz="0" w:space="0" w:color="auto"/>
            <w:left w:val="none" w:sz="0" w:space="0" w:color="auto"/>
            <w:bottom w:val="none" w:sz="0" w:space="0" w:color="auto"/>
            <w:right w:val="none" w:sz="0" w:space="0" w:color="auto"/>
          </w:divBdr>
        </w:div>
        <w:div w:id="1867210208">
          <w:marLeft w:val="0"/>
          <w:marRight w:val="0"/>
          <w:marTop w:val="0"/>
          <w:marBottom w:val="0"/>
          <w:divBdr>
            <w:top w:val="none" w:sz="0" w:space="0" w:color="auto"/>
            <w:left w:val="none" w:sz="0" w:space="0" w:color="auto"/>
            <w:bottom w:val="none" w:sz="0" w:space="0" w:color="auto"/>
            <w:right w:val="none" w:sz="0" w:space="0" w:color="auto"/>
          </w:divBdr>
        </w:div>
        <w:div w:id="1890262202">
          <w:marLeft w:val="0"/>
          <w:marRight w:val="0"/>
          <w:marTop w:val="0"/>
          <w:marBottom w:val="0"/>
          <w:divBdr>
            <w:top w:val="none" w:sz="0" w:space="0" w:color="auto"/>
            <w:left w:val="none" w:sz="0" w:space="0" w:color="auto"/>
            <w:bottom w:val="none" w:sz="0" w:space="0" w:color="auto"/>
            <w:right w:val="none" w:sz="0" w:space="0" w:color="auto"/>
          </w:divBdr>
        </w:div>
        <w:div w:id="1891109574">
          <w:marLeft w:val="0"/>
          <w:marRight w:val="0"/>
          <w:marTop w:val="0"/>
          <w:marBottom w:val="0"/>
          <w:divBdr>
            <w:top w:val="none" w:sz="0" w:space="0" w:color="auto"/>
            <w:left w:val="none" w:sz="0" w:space="0" w:color="auto"/>
            <w:bottom w:val="none" w:sz="0" w:space="0" w:color="auto"/>
            <w:right w:val="none" w:sz="0" w:space="0" w:color="auto"/>
          </w:divBdr>
        </w:div>
        <w:div w:id="2111504740">
          <w:marLeft w:val="0"/>
          <w:marRight w:val="0"/>
          <w:marTop w:val="0"/>
          <w:marBottom w:val="0"/>
          <w:divBdr>
            <w:top w:val="none" w:sz="0" w:space="0" w:color="auto"/>
            <w:left w:val="none" w:sz="0" w:space="0" w:color="auto"/>
            <w:bottom w:val="none" w:sz="0" w:space="0" w:color="auto"/>
            <w:right w:val="none" w:sz="0" w:space="0" w:color="auto"/>
          </w:divBdr>
        </w:div>
      </w:divsChild>
    </w:div>
    <w:div w:id="1766920428">
      <w:bodyDiv w:val="1"/>
      <w:marLeft w:val="0"/>
      <w:marRight w:val="0"/>
      <w:marTop w:val="0"/>
      <w:marBottom w:val="0"/>
      <w:divBdr>
        <w:top w:val="none" w:sz="0" w:space="0" w:color="auto"/>
        <w:left w:val="none" w:sz="0" w:space="0" w:color="auto"/>
        <w:bottom w:val="none" w:sz="0" w:space="0" w:color="auto"/>
        <w:right w:val="none" w:sz="0" w:space="0" w:color="auto"/>
      </w:divBdr>
    </w:div>
    <w:div w:id="1776441427">
      <w:bodyDiv w:val="1"/>
      <w:marLeft w:val="0"/>
      <w:marRight w:val="0"/>
      <w:marTop w:val="0"/>
      <w:marBottom w:val="0"/>
      <w:divBdr>
        <w:top w:val="none" w:sz="0" w:space="0" w:color="auto"/>
        <w:left w:val="none" w:sz="0" w:space="0" w:color="auto"/>
        <w:bottom w:val="none" w:sz="0" w:space="0" w:color="auto"/>
        <w:right w:val="none" w:sz="0" w:space="0" w:color="auto"/>
      </w:divBdr>
    </w:div>
    <w:div w:id="1777289297">
      <w:bodyDiv w:val="1"/>
      <w:marLeft w:val="0"/>
      <w:marRight w:val="0"/>
      <w:marTop w:val="0"/>
      <w:marBottom w:val="0"/>
      <w:divBdr>
        <w:top w:val="none" w:sz="0" w:space="0" w:color="auto"/>
        <w:left w:val="none" w:sz="0" w:space="0" w:color="auto"/>
        <w:bottom w:val="none" w:sz="0" w:space="0" w:color="auto"/>
        <w:right w:val="none" w:sz="0" w:space="0" w:color="auto"/>
      </w:divBdr>
    </w:div>
    <w:div w:id="1785690237">
      <w:bodyDiv w:val="1"/>
      <w:marLeft w:val="0"/>
      <w:marRight w:val="0"/>
      <w:marTop w:val="0"/>
      <w:marBottom w:val="0"/>
      <w:divBdr>
        <w:top w:val="none" w:sz="0" w:space="0" w:color="auto"/>
        <w:left w:val="none" w:sz="0" w:space="0" w:color="auto"/>
        <w:bottom w:val="none" w:sz="0" w:space="0" w:color="auto"/>
        <w:right w:val="none" w:sz="0" w:space="0" w:color="auto"/>
      </w:divBdr>
    </w:div>
    <w:div w:id="1786537396">
      <w:bodyDiv w:val="1"/>
      <w:marLeft w:val="0"/>
      <w:marRight w:val="0"/>
      <w:marTop w:val="0"/>
      <w:marBottom w:val="0"/>
      <w:divBdr>
        <w:top w:val="none" w:sz="0" w:space="0" w:color="auto"/>
        <w:left w:val="none" w:sz="0" w:space="0" w:color="auto"/>
        <w:bottom w:val="none" w:sz="0" w:space="0" w:color="auto"/>
        <w:right w:val="none" w:sz="0" w:space="0" w:color="auto"/>
      </w:divBdr>
    </w:div>
    <w:div w:id="1788617147">
      <w:bodyDiv w:val="1"/>
      <w:marLeft w:val="0"/>
      <w:marRight w:val="0"/>
      <w:marTop w:val="0"/>
      <w:marBottom w:val="0"/>
      <w:divBdr>
        <w:top w:val="none" w:sz="0" w:space="0" w:color="auto"/>
        <w:left w:val="none" w:sz="0" w:space="0" w:color="auto"/>
        <w:bottom w:val="none" w:sz="0" w:space="0" w:color="auto"/>
        <w:right w:val="none" w:sz="0" w:space="0" w:color="auto"/>
      </w:divBdr>
    </w:div>
    <w:div w:id="1789664894">
      <w:bodyDiv w:val="1"/>
      <w:marLeft w:val="0"/>
      <w:marRight w:val="0"/>
      <w:marTop w:val="0"/>
      <w:marBottom w:val="0"/>
      <w:divBdr>
        <w:top w:val="none" w:sz="0" w:space="0" w:color="auto"/>
        <w:left w:val="none" w:sz="0" w:space="0" w:color="auto"/>
        <w:bottom w:val="none" w:sz="0" w:space="0" w:color="auto"/>
        <w:right w:val="none" w:sz="0" w:space="0" w:color="auto"/>
      </w:divBdr>
    </w:div>
    <w:div w:id="1790858336">
      <w:bodyDiv w:val="1"/>
      <w:marLeft w:val="0"/>
      <w:marRight w:val="0"/>
      <w:marTop w:val="0"/>
      <w:marBottom w:val="0"/>
      <w:divBdr>
        <w:top w:val="none" w:sz="0" w:space="0" w:color="auto"/>
        <w:left w:val="none" w:sz="0" w:space="0" w:color="auto"/>
        <w:bottom w:val="none" w:sz="0" w:space="0" w:color="auto"/>
        <w:right w:val="none" w:sz="0" w:space="0" w:color="auto"/>
      </w:divBdr>
    </w:div>
    <w:div w:id="1791045873">
      <w:bodyDiv w:val="1"/>
      <w:marLeft w:val="0"/>
      <w:marRight w:val="0"/>
      <w:marTop w:val="0"/>
      <w:marBottom w:val="0"/>
      <w:divBdr>
        <w:top w:val="none" w:sz="0" w:space="0" w:color="auto"/>
        <w:left w:val="none" w:sz="0" w:space="0" w:color="auto"/>
        <w:bottom w:val="none" w:sz="0" w:space="0" w:color="auto"/>
        <w:right w:val="none" w:sz="0" w:space="0" w:color="auto"/>
      </w:divBdr>
      <w:divsChild>
        <w:div w:id="1956063331">
          <w:marLeft w:val="0"/>
          <w:marRight w:val="0"/>
          <w:marTop w:val="0"/>
          <w:marBottom w:val="0"/>
          <w:divBdr>
            <w:top w:val="none" w:sz="0" w:space="0" w:color="auto"/>
            <w:left w:val="none" w:sz="0" w:space="0" w:color="auto"/>
            <w:bottom w:val="none" w:sz="0" w:space="0" w:color="auto"/>
            <w:right w:val="none" w:sz="0" w:space="0" w:color="auto"/>
          </w:divBdr>
          <w:divsChild>
            <w:div w:id="1909725582">
              <w:marLeft w:val="0"/>
              <w:marRight w:val="0"/>
              <w:marTop w:val="0"/>
              <w:marBottom w:val="0"/>
              <w:divBdr>
                <w:top w:val="none" w:sz="0" w:space="0" w:color="auto"/>
                <w:left w:val="none" w:sz="0" w:space="0" w:color="auto"/>
                <w:bottom w:val="none" w:sz="0" w:space="0" w:color="auto"/>
                <w:right w:val="none" w:sz="0" w:space="0" w:color="auto"/>
              </w:divBdr>
              <w:divsChild>
                <w:div w:id="1226405159">
                  <w:marLeft w:val="0"/>
                  <w:marRight w:val="0"/>
                  <w:marTop w:val="0"/>
                  <w:marBottom w:val="0"/>
                  <w:divBdr>
                    <w:top w:val="none" w:sz="0" w:space="0" w:color="auto"/>
                    <w:left w:val="none" w:sz="0" w:space="0" w:color="auto"/>
                    <w:bottom w:val="none" w:sz="0" w:space="0" w:color="auto"/>
                    <w:right w:val="none" w:sz="0" w:space="0" w:color="auto"/>
                  </w:divBdr>
                  <w:divsChild>
                    <w:div w:id="878930389">
                      <w:marLeft w:val="0"/>
                      <w:marRight w:val="0"/>
                      <w:marTop w:val="0"/>
                      <w:marBottom w:val="0"/>
                      <w:divBdr>
                        <w:top w:val="none" w:sz="0" w:space="0" w:color="auto"/>
                        <w:left w:val="none" w:sz="0" w:space="0" w:color="auto"/>
                        <w:bottom w:val="none" w:sz="0" w:space="0" w:color="auto"/>
                        <w:right w:val="none" w:sz="0" w:space="0" w:color="auto"/>
                      </w:divBdr>
                      <w:divsChild>
                        <w:div w:id="2108113976">
                          <w:marLeft w:val="0"/>
                          <w:marRight w:val="0"/>
                          <w:marTop w:val="0"/>
                          <w:marBottom w:val="0"/>
                          <w:divBdr>
                            <w:top w:val="none" w:sz="0" w:space="0" w:color="auto"/>
                            <w:left w:val="none" w:sz="0" w:space="0" w:color="auto"/>
                            <w:bottom w:val="none" w:sz="0" w:space="0" w:color="auto"/>
                            <w:right w:val="none" w:sz="0" w:space="0" w:color="auto"/>
                          </w:divBdr>
                          <w:divsChild>
                            <w:div w:id="1052731742">
                              <w:marLeft w:val="0"/>
                              <w:marRight w:val="0"/>
                              <w:marTop w:val="0"/>
                              <w:marBottom w:val="0"/>
                              <w:divBdr>
                                <w:top w:val="none" w:sz="0" w:space="0" w:color="auto"/>
                                <w:left w:val="none" w:sz="0" w:space="0" w:color="auto"/>
                                <w:bottom w:val="none" w:sz="0" w:space="0" w:color="auto"/>
                                <w:right w:val="none" w:sz="0" w:space="0" w:color="auto"/>
                              </w:divBdr>
                              <w:divsChild>
                                <w:div w:id="2127121428">
                                  <w:marLeft w:val="0"/>
                                  <w:marRight w:val="0"/>
                                  <w:marTop w:val="0"/>
                                  <w:marBottom w:val="0"/>
                                  <w:divBdr>
                                    <w:top w:val="none" w:sz="0" w:space="0" w:color="auto"/>
                                    <w:left w:val="none" w:sz="0" w:space="0" w:color="auto"/>
                                    <w:bottom w:val="none" w:sz="0" w:space="0" w:color="auto"/>
                                    <w:right w:val="none" w:sz="0" w:space="0" w:color="auto"/>
                                  </w:divBdr>
                                  <w:divsChild>
                                    <w:div w:id="685596729">
                                      <w:marLeft w:val="0"/>
                                      <w:marRight w:val="75"/>
                                      <w:marTop w:val="0"/>
                                      <w:marBottom w:val="0"/>
                                      <w:divBdr>
                                        <w:top w:val="none" w:sz="0" w:space="0" w:color="auto"/>
                                        <w:left w:val="none" w:sz="0" w:space="0" w:color="auto"/>
                                        <w:bottom w:val="none" w:sz="0" w:space="0" w:color="auto"/>
                                        <w:right w:val="none" w:sz="0" w:space="0" w:color="auto"/>
                                      </w:divBdr>
                                    </w:div>
                                    <w:div w:id="151541665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308703007">
                              <w:marLeft w:val="0"/>
                              <w:marRight w:val="0"/>
                              <w:marTop w:val="0"/>
                              <w:marBottom w:val="0"/>
                              <w:divBdr>
                                <w:top w:val="none" w:sz="0" w:space="0" w:color="auto"/>
                                <w:left w:val="none" w:sz="0" w:space="0" w:color="auto"/>
                                <w:bottom w:val="none" w:sz="0" w:space="0" w:color="auto"/>
                                <w:right w:val="none" w:sz="0" w:space="0" w:color="auto"/>
                              </w:divBdr>
                              <w:divsChild>
                                <w:div w:id="13325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165703">
      <w:bodyDiv w:val="1"/>
      <w:marLeft w:val="0"/>
      <w:marRight w:val="0"/>
      <w:marTop w:val="0"/>
      <w:marBottom w:val="0"/>
      <w:divBdr>
        <w:top w:val="none" w:sz="0" w:space="0" w:color="auto"/>
        <w:left w:val="none" w:sz="0" w:space="0" w:color="auto"/>
        <w:bottom w:val="none" w:sz="0" w:space="0" w:color="auto"/>
        <w:right w:val="none" w:sz="0" w:space="0" w:color="auto"/>
      </w:divBdr>
    </w:div>
    <w:div w:id="1792356382">
      <w:bodyDiv w:val="1"/>
      <w:marLeft w:val="0"/>
      <w:marRight w:val="0"/>
      <w:marTop w:val="0"/>
      <w:marBottom w:val="0"/>
      <w:divBdr>
        <w:top w:val="none" w:sz="0" w:space="0" w:color="auto"/>
        <w:left w:val="none" w:sz="0" w:space="0" w:color="auto"/>
        <w:bottom w:val="none" w:sz="0" w:space="0" w:color="auto"/>
        <w:right w:val="none" w:sz="0" w:space="0" w:color="auto"/>
      </w:divBdr>
    </w:div>
    <w:div w:id="1798722814">
      <w:bodyDiv w:val="1"/>
      <w:marLeft w:val="0"/>
      <w:marRight w:val="0"/>
      <w:marTop w:val="0"/>
      <w:marBottom w:val="0"/>
      <w:divBdr>
        <w:top w:val="none" w:sz="0" w:space="0" w:color="auto"/>
        <w:left w:val="none" w:sz="0" w:space="0" w:color="auto"/>
        <w:bottom w:val="none" w:sz="0" w:space="0" w:color="auto"/>
        <w:right w:val="none" w:sz="0" w:space="0" w:color="auto"/>
      </w:divBdr>
    </w:div>
    <w:div w:id="1803032315">
      <w:bodyDiv w:val="1"/>
      <w:marLeft w:val="0"/>
      <w:marRight w:val="0"/>
      <w:marTop w:val="0"/>
      <w:marBottom w:val="0"/>
      <w:divBdr>
        <w:top w:val="none" w:sz="0" w:space="0" w:color="auto"/>
        <w:left w:val="none" w:sz="0" w:space="0" w:color="auto"/>
        <w:bottom w:val="none" w:sz="0" w:space="0" w:color="auto"/>
        <w:right w:val="none" w:sz="0" w:space="0" w:color="auto"/>
      </w:divBdr>
    </w:div>
    <w:div w:id="1811441992">
      <w:bodyDiv w:val="1"/>
      <w:marLeft w:val="0"/>
      <w:marRight w:val="0"/>
      <w:marTop w:val="0"/>
      <w:marBottom w:val="0"/>
      <w:divBdr>
        <w:top w:val="none" w:sz="0" w:space="0" w:color="auto"/>
        <w:left w:val="none" w:sz="0" w:space="0" w:color="auto"/>
        <w:bottom w:val="none" w:sz="0" w:space="0" w:color="auto"/>
        <w:right w:val="none" w:sz="0" w:space="0" w:color="auto"/>
      </w:divBdr>
    </w:div>
    <w:div w:id="1813907869">
      <w:bodyDiv w:val="1"/>
      <w:marLeft w:val="0"/>
      <w:marRight w:val="0"/>
      <w:marTop w:val="0"/>
      <w:marBottom w:val="0"/>
      <w:divBdr>
        <w:top w:val="none" w:sz="0" w:space="0" w:color="auto"/>
        <w:left w:val="none" w:sz="0" w:space="0" w:color="auto"/>
        <w:bottom w:val="none" w:sz="0" w:space="0" w:color="auto"/>
        <w:right w:val="none" w:sz="0" w:space="0" w:color="auto"/>
      </w:divBdr>
    </w:div>
    <w:div w:id="1816293462">
      <w:bodyDiv w:val="1"/>
      <w:marLeft w:val="0"/>
      <w:marRight w:val="0"/>
      <w:marTop w:val="0"/>
      <w:marBottom w:val="0"/>
      <w:divBdr>
        <w:top w:val="none" w:sz="0" w:space="0" w:color="auto"/>
        <w:left w:val="none" w:sz="0" w:space="0" w:color="auto"/>
        <w:bottom w:val="none" w:sz="0" w:space="0" w:color="auto"/>
        <w:right w:val="none" w:sz="0" w:space="0" w:color="auto"/>
      </w:divBdr>
    </w:div>
    <w:div w:id="1817144724">
      <w:bodyDiv w:val="1"/>
      <w:marLeft w:val="0"/>
      <w:marRight w:val="0"/>
      <w:marTop w:val="0"/>
      <w:marBottom w:val="0"/>
      <w:divBdr>
        <w:top w:val="none" w:sz="0" w:space="0" w:color="auto"/>
        <w:left w:val="none" w:sz="0" w:space="0" w:color="auto"/>
        <w:bottom w:val="none" w:sz="0" w:space="0" w:color="auto"/>
        <w:right w:val="none" w:sz="0" w:space="0" w:color="auto"/>
      </w:divBdr>
    </w:div>
    <w:div w:id="1817263236">
      <w:bodyDiv w:val="1"/>
      <w:marLeft w:val="0"/>
      <w:marRight w:val="0"/>
      <w:marTop w:val="0"/>
      <w:marBottom w:val="0"/>
      <w:divBdr>
        <w:top w:val="none" w:sz="0" w:space="0" w:color="auto"/>
        <w:left w:val="none" w:sz="0" w:space="0" w:color="auto"/>
        <w:bottom w:val="none" w:sz="0" w:space="0" w:color="auto"/>
        <w:right w:val="none" w:sz="0" w:space="0" w:color="auto"/>
      </w:divBdr>
    </w:div>
    <w:div w:id="1817841981">
      <w:bodyDiv w:val="1"/>
      <w:marLeft w:val="0"/>
      <w:marRight w:val="0"/>
      <w:marTop w:val="0"/>
      <w:marBottom w:val="0"/>
      <w:divBdr>
        <w:top w:val="none" w:sz="0" w:space="0" w:color="auto"/>
        <w:left w:val="none" w:sz="0" w:space="0" w:color="auto"/>
        <w:bottom w:val="none" w:sz="0" w:space="0" w:color="auto"/>
        <w:right w:val="none" w:sz="0" w:space="0" w:color="auto"/>
      </w:divBdr>
    </w:div>
    <w:div w:id="1818108091">
      <w:bodyDiv w:val="1"/>
      <w:marLeft w:val="0"/>
      <w:marRight w:val="0"/>
      <w:marTop w:val="0"/>
      <w:marBottom w:val="0"/>
      <w:divBdr>
        <w:top w:val="none" w:sz="0" w:space="0" w:color="auto"/>
        <w:left w:val="none" w:sz="0" w:space="0" w:color="auto"/>
        <w:bottom w:val="none" w:sz="0" w:space="0" w:color="auto"/>
        <w:right w:val="none" w:sz="0" w:space="0" w:color="auto"/>
      </w:divBdr>
    </w:div>
    <w:div w:id="1820532081">
      <w:bodyDiv w:val="1"/>
      <w:marLeft w:val="0"/>
      <w:marRight w:val="0"/>
      <w:marTop w:val="0"/>
      <w:marBottom w:val="0"/>
      <w:divBdr>
        <w:top w:val="none" w:sz="0" w:space="0" w:color="auto"/>
        <w:left w:val="none" w:sz="0" w:space="0" w:color="auto"/>
        <w:bottom w:val="none" w:sz="0" w:space="0" w:color="auto"/>
        <w:right w:val="none" w:sz="0" w:space="0" w:color="auto"/>
      </w:divBdr>
    </w:div>
    <w:div w:id="1824422752">
      <w:bodyDiv w:val="1"/>
      <w:marLeft w:val="0"/>
      <w:marRight w:val="0"/>
      <w:marTop w:val="0"/>
      <w:marBottom w:val="0"/>
      <w:divBdr>
        <w:top w:val="none" w:sz="0" w:space="0" w:color="auto"/>
        <w:left w:val="none" w:sz="0" w:space="0" w:color="auto"/>
        <w:bottom w:val="none" w:sz="0" w:space="0" w:color="auto"/>
        <w:right w:val="none" w:sz="0" w:space="0" w:color="auto"/>
      </w:divBdr>
    </w:div>
    <w:div w:id="1831094608">
      <w:bodyDiv w:val="1"/>
      <w:marLeft w:val="0"/>
      <w:marRight w:val="0"/>
      <w:marTop w:val="0"/>
      <w:marBottom w:val="0"/>
      <w:divBdr>
        <w:top w:val="none" w:sz="0" w:space="0" w:color="auto"/>
        <w:left w:val="none" w:sz="0" w:space="0" w:color="auto"/>
        <w:bottom w:val="none" w:sz="0" w:space="0" w:color="auto"/>
        <w:right w:val="none" w:sz="0" w:space="0" w:color="auto"/>
      </w:divBdr>
      <w:divsChild>
        <w:div w:id="1878658665">
          <w:marLeft w:val="0"/>
          <w:marRight w:val="0"/>
          <w:marTop w:val="0"/>
          <w:marBottom w:val="0"/>
          <w:divBdr>
            <w:top w:val="none" w:sz="0" w:space="0" w:color="auto"/>
            <w:left w:val="none" w:sz="0" w:space="0" w:color="auto"/>
            <w:bottom w:val="none" w:sz="0" w:space="0" w:color="auto"/>
            <w:right w:val="none" w:sz="0" w:space="0" w:color="auto"/>
          </w:divBdr>
        </w:div>
      </w:divsChild>
    </w:div>
    <w:div w:id="1831821640">
      <w:bodyDiv w:val="1"/>
      <w:marLeft w:val="0"/>
      <w:marRight w:val="0"/>
      <w:marTop w:val="0"/>
      <w:marBottom w:val="0"/>
      <w:divBdr>
        <w:top w:val="none" w:sz="0" w:space="0" w:color="auto"/>
        <w:left w:val="none" w:sz="0" w:space="0" w:color="auto"/>
        <w:bottom w:val="none" w:sz="0" w:space="0" w:color="auto"/>
        <w:right w:val="none" w:sz="0" w:space="0" w:color="auto"/>
      </w:divBdr>
    </w:div>
    <w:div w:id="1833331486">
      <w:bodyDiv w:val="1"/>
      <w:marLeft w:val="0"/>
      <w:marRight w:val="0"/>
      <w:marTop w:val="0"/>
      <w:marBottom w:val="0"/>
      <w:divBdr>
        <w:top w:val="none" w:sz="0" w:space="0" w:color="auto"/>
        <w:left w:val="none" w:sz="0" w:space="0" w:color="auto"/>
        <w:bottom w:val="none" w:sz="0" w:space="0" w:color="auto"/>
        <w:right w:val="none" w:sz="0" w:space="0" w:color="auto"/>
      </w:divBdr>
    </w:div>
    <w:div w:id="1835678718">
      <w:bodyDiv w:val="1"/>
      <w:marLeft w:val="0"/>
      <w:marRight w:val="0"/>
      <w:marTop w:val="0"/>
      <w:marBottom w:val="0"/>
      <w:divBdr>
        <w:top w:val="none" w:sz="0" w:space="0" w:color="auto"/>
        <w:left w:val="none" w:sz="0" w:space="0" w:color="auto"/>
        <w:bottom w:val="none" w:sz="0" w:space="0" w:color="auto"/>
        <w:right w:val="none" w:sz="0" w:space="0" w:color="auto"/>
      </w:divBdr>
    </w:div>
    <w:div w:id="1837375025">
      <w:bodyDiv w:val="1"/>
      <w:marLeft w:val="0"/>
      <w:marRight w:val="0"/>
      <w:marTop w:val="0"/>
      <w:marBottom w:val="0"/>
      <w:divBdr>
        <w:top w:val="none" w:sz="0" w:space="0" w:color="auto"/>
        <w:left w:val="none" w:sz="0" w:space="0" w:color="auto"/>
        <w:bottom w:val="none" w:sz="0" w:space="0" w:color="auto"/>
        <w:right w:val="none" w:sz="0" w:space="0" w:color="auto"/>
      </w:divBdr>
    </w:div>
    <w:div w:id="1838035350">
      <w:bodyDiv w:val="1"/>
      <w:marLeft w:val="0"/>
      <w:marRight w:val="0"/>
      <w:marTop w:val="0"/>
      <w:marBottom w:val="0"/>
      <w:divBdr>
        <w:top w:val="none" w:sz="0" w:space="0" w:color="auto"/>
        <w:left w:val="none" w:sz="0" w:space="0" w:color="auto"/>
        <w:bottom w:val="none" w:sz="0" w:space="0" w:color="auto"/>
        <w:right w:val="none" w:sz="0" w:space="0" w:color="auto"/>
      </w:divBdr>
      <w:divsChild>
        <w:div w:id="1523785846">
          <w:marLeft w:val="0"/>
          <w:marRight w:val="0"/>
          <w:marTop w:val="0"/>
          <w:marBottom w:val="0"/>
          <w:divBdr>
            <w:top w:val="none" w:sz="0" w:space="0" w:color="auto"/>
            <w:left w:val="none" w:sz="0" w:space="0" w:color="auto"/>
            <w:bottom w:val="none" w:sz="0" w:space="0" w:color="auto"/>
            <w:right w:val="none" w:sz="0" w:space="0" w:color="auto"/>
          </w:divBdr>
        </w:div>
      </w:divsChild>
    </w:div>
    <w:div w:id="1847012125">
      <w:bodyDiv w:val="1"/>
      <w:marLeft w:val="0"/>
      <w:marRight w:val="0"/>
      <w:marTop w:val="0"/>
      <w:marBottom w:val="0"/>
      <w:divBdr>
        <w:top w:val="none" w:sz="0" w:space="0" w:color="auto"/>
        <w:left w:val="none" w:sz="0" w:space="0" w:color="auto"/>
        <w:bottom w:val="none" w:sz="0" w:space="0" w:color="auto"/>
        <w:right w:val="none" w:sz="0" w:space="0" w:color="auto"/>
      </w:divBdr>
    </w:div>
    <w:div w:id="1847937479">
      <w:bodyDiv w:val="1"/>
      <w:marLeft w:val="0"/>
      <w:marRight w:val="0"/>
      <w:marTop w:val="0"/>
      <w:marBottom w:val="0"/>
      <w:divBdr>
        <w:top w:val="none" w:sz="0" w:space="0" w:color="auto"/>
        <w:left w:val="none" w:sz="0" w:space="0" w:color="auto"/>
        <w:bottom w:val="none" w:sz="0" w:space="0" w:color="auto"/>
        <w:right w:val="none" w:sz="0" w:space="0" w:color="auto"/>
      </w:divBdr>
    </w:div>
    <w:div w:id="1848443655">
      <w:bodyDiv w:val="1"/>
      <w:marLeft w:val="0"/>
      <w:marRight w:val="0"/>
      <w:marTop w:val="0"/>
      <w:marBottom w:val="0"/>
      <w:divBdr>
        <w:top w:val="none" w:sz="0" w:space="0" w:color="auto"/>
        <w:left w:val="none" w:sz="0" w:space="0" w:color="auto"/>
        <w:bottom w:val="none" w:sz="0" w:space="0" w:color="auto"/>
        <w:right w:val="none" w:sz="0" w:space="0" w:color="auto"/>
      </w:divBdr>
    </w:div>
    <w:div w:id="1851143060">
      <w:bodyDiv w:val="1"/>
      <w:marLeft w:val="0"/>
      <w:marRight w:val="0"/>
      <w:marTop w:val="0"/>
      <w:marBottom w:val="0"/>
      <w:divBdr>
        <w:top w:val="none" w:sz="0" w:space="0" w:color="auto"/>
        <w:left w:val="none" w:sz="0" w:space="0" w:color="auto"/>
        <w:bottom w:val="none" w:sz="0" w:space="0" w:color="auto"/>
        <w:right w:val="none" w:sz="0" w:space="0" w:color="auto"/>
      </w:divBdr>
    </w:div>
    <w:div w:id="1851488300">
      <w:bodyDiv w:val="1"/>
      <w:marLeft w:val="0"/>
      <w:marRight w:val="0"/>
      <w:marTop w:val="0"/>
      <w:marBottom w:val="0"/>
      <w:divBdr>
        <w:top w:val="none" w:sz="0" w:space="0" w:color="auto"/>
        <w:left w:val="none" w:sz="0" w:space="0" w:color="auto"/>
        <w:bottom w:val="none" w:sz="0" w:space="0" w:color="auto"/>
        <w:right w:val="none" w:sz="0" w:space="0" w:color="auto"/>
      </w:divBdr>
    </w:div>
    <w:div w:id="1859731335">
      <w:bodyDiv w:val="1"/>
      <w:marLeft w:val="0"/>
      <w:marRight w:val="0"/>
      <w:marTop w:val="0"/>
      <w:marBottom w:val="0"/>
      <w:divBdr>
        <w:top w:val="none" w:sz="0" w:space="0" w:color="auto"/>
        <w:left w:val="none" w:sz="0" w:space="0" w:color="auto"/>
        <w:bottom w:val="none" w:sz="0" w:space="0" w:color="auto"/>
        <w:right w:val="none" w:sz="0" w:space="0" w:color="auto"/>
      </w:divBdr>
    </w:div>
    <w:div w:id="1861161461">
      <w:bodyDiv w:val="1"/>
      <w:marLeft w:val="0"/>
      <w:marRight w:val="0"/>
      <w:marTop w:val="0"/>
      <w:marBottom w:val="0"/>
      <w:divBdr>
        <w:top w:val="none" w:sz="0" w:space="0" w:color="auto"/>
        <w:left w:val="none" w:sz="0" w:space="0" w:color="auto"/>
        <w:bottom w:val="none" w:sz="0" w:space="0" w:color="auto"/>
        <w:right w:val="none" w:sz="0" w:space="0" w:color="auto"/>
      </w:divBdr>
      <w:divsChild>
        <w:div w:id="354382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87570">
      <w:bodyDiv w:val="1"/>
      <w:marLeft w:val="0"/>
      <w:marRight w:val="0"/>
      <w:marTop w:val="0"/>
      <w:marBottom w:val="0"/>
      <w:divBdr>
        <w:top w:val="none" w:sz="0" w:space="0" w:color="auto"/>
        <w:left w:val="none" w:sz="0" w:space="0" w:color="auto"/>
        <w:bottom w:val="none" w:sz="0" w:space="0" w:color="auto"/>
        <w:right w:val="none" w:sz="0" w:space="0" w:color="auto"/>
      </w:divBdr>
    </w:div>
    <w:div w:id="1871450977">
      <w:bodyDiv w:val="1"/>
      <w:marLeft w:val="0"/>
      <w:marRight w:val="0"/>
      <w:marTop w:val="0"/>
      <w:marBottom w:val="0"/>
      <w:divBdr>
        <w:top w:val="none" w:sz="0" w:space="0" w:color="auto"/>
        <w:left w:val="none" w:sz="0" w:space="0" w:color="auto"/>
        <w:bottom w:val="none" w:sz="0" w:space="0" w:color="auto"/>
        <w:right w:val="none" w:sz="0" w:space="0" w:color="auto"/>
      </w:divBdr>
    </w:div>
    <w:div w:id="1873810420">
      <w:bodyDiv w:val="1"/>
      <w:marLeft w:val="0"/>
      <w:marRight w:val="0"/>
      <w:marTop w:val="0"/>
      <w:marBottom w:val="0"/>
      <w:divBdr>
        <w:top w:val="none" w:sz="0" w:space="0" w:color="auto"/>
        <w:left w:val="none" w:sz="0" w:space="0" w:color="auto"/>
        <w:bottom w:val="none" w:sz="0" w:space="0" w:color="auto"/>
        <w:right w:val="none" w:sz="0" w:space="0" w:color="auto"/>
      </w:divBdr>
    </w:div>
    <w:div w:id="1877504154">
      <w:bodyDiv w:val="1"/>
      <w:marLeft w:val="0"/>
      <w:marRight w:val="0"/>
      <w:marTop w:val="0"/>
      <w:marBottom w:val="0"/>
      <w:divBdr>
        <w:top w:val="none" w:sz="0" w:space="0" w:color="auto"/>
        <w:left w:val="none" w:sz="0" w:space="0" w:color="auto"/>
        <w:bottom w:val="none" w:sz="0" w:space="0" w:color="auto"/>
        <w:right w:val="none" w:sz="0" w:space="0" w:color="auto"/>
      </w:divBdr>
    </w:div>
    <w:div w:id="1881553131">
      <w:bodyDiv w:val="1"/>
      <w:marLeft w:val="0"/>
      <w:marRight w:val="0"/>
      <w:marTop w:val="0"/>
      <w:marBottom w:val="0"/>
      <w:divBdr>
        <w:top w:val="none" w:sz="0" w:space="0" w:color="auto"/>
        <w:left w:val="none" w:sz="0" w:space="0" w:color="auto"/>
        <w:bottom w:val="none" w:sz="0" w:space="0" w:color="auto"/>
        <w:right w:val="none" w:sz="0" w:space="0" w:color="auto"/>
      </w:divBdr>
      <w:divsChild>
        <w:div w:id="668601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335905">
      <w:bodyDiv w:val="1"/>
      <w:marLeft w:val="0"/>
      <w:marRight w:val="0"/>
      <w:marTop w:val="0"/>
      <w:marBottom w:val="0"/>
      <w:divBdr>
        <w:top w:val="none" w:sz="0" w:space="0" w:color="auto"/>
        <w:left w:val="none" w:sz="0" w:space="0" w:color="auto"/>
        <w:bottom w:val="none" w:sz="0" w:space="0" w:color="auto"/>
        <w:right w:val="none" w:sz="0" w:space="0" w:color="auto"/>
      </w:divBdr>
    </w:div>
    <w:div w:id="1888950585">
      <w:bodyDiv w:val="1"/>
      <w:marLeft w:val="0"/>
      <w:marRight w:val="0"/>
      <w:marTop w:val="0"/>
      <w:marBottom w:val="0"/>
      <w:divBdr>
        <w:top w:val="none" w:sz="0" w:space="0" w:color="auto"/>
        <w:left w:val="none" w:sz="0" w:space="0" w:color="auto"/>
        <w:bottom w:val="none" w:sz="0" w:space="0" w:color="auto"/>
        <w:right w:val="none" w:sz="0" w:space="0" w:color="auto"/>
      </w:divBdr>
      <w:divsChild>
        <w:div w:id="1875845318">
          <w:marLeft w:val="0"/>
          <w:marRight w:val="0"/>
          <w:marTop w:val="0"/>
          <w:marBottom w:val="0"/>
          <w:divBdr>
            <w:top w:val="none" w:sz="0" w:space="0" w:color="auto"/>
            <w:left w:val="none" w:sz="0" w:space="0" w:color="auto"/>
            <w:bottom w:val="none" w:sz="0" w:space="0" w:color="auto"/>
            <w:right w:val="none" w:sz="0" w:space="0" w:color="auto"/>
          </w:divBdr>
        </w:div>
      </w:divsChild>
    </w:div>
    <w:div w:id="1901136055">
      <w:bodyDiv w:val="1"/>
      <w:marLeft w:val="0"/>
      <w:marRight w:val="0"/>
      <w:marTop w:val="0"/>
      <w:marBottom w:val="0"/>
      <w:divBdr>
        <w:top w:val="none" w:sz="0" w:space="0" w:color="auto"/>
        <w:left w:val="none" w:sz="0" w:space="0" w:color="auto"/>
        <w:bottom w:val="none" w:sz="0" w:space="0" w:color="auto"/>
        <w:right w:val="none" w:sz="0" w:space="0" w:color="auto"/>
      </w:divBdr>
    </w:div>
    <w:div w:id="1903829327">
      <w:bodyDiv w:val="1"/>
      <w:marLeft w:val="0"/>
      <w:marRight w:val="0"/>
      <w:marTop w:val="0"/>
      <w:marBottom w:val="0"/>
      <w:divBdr>
        <w:top w:val="none" w:sz="0" w:space="0" w:color="auto"/>
        <w:left w:val="none" w:sz="0" w:space="0" w:color="auto"/>
        <w:bottom w:val="none" w:sz="0" w:space="0" w:color="auto"/>
        <w:right w:val="none" w:sz="0" w:space="0" w:color="auto"/>
      </w:divBdr>
    </w:div>
    <w:div w:id="1938633998">
      <w:bodyDiv w:val="1"/>
      <w:marLeft w:val="0"/>
      <w:marRight w:val="0"/>
      <w:marTop w:val="0"/>
      <w:marBottom w:val="0"/>
      <w:divBdr>
        <w:top w:val="none" w:sz="0" w:space="0" w:color="auto"/>
        <w:left w:val="none" w:sz="0" w:space="0" w:color="auto"/>
        <w:bottom w:val="none" w:sz="0" w:space="0" w:color="auto"/>
        <w:right w:val="none" w:sz="0" w:space="0" w:color="auto"/>
      </w:divBdr>
    </w:div>
    <w:div w:id="1939867117">
      <w:bodyDiv w:val="1"/>
      <w:marLeft w:val="0"/>
      <w:marRight w:val="0"/>
      <w:marTop w:val="0"/>
      <w:marBottom w:val="0"/>
      <w:divBdr>
        <w:top w:val="none" w:sz="0" w:space="0" w:color="auto"/>
        <w:left w:val="none" w:sz="0" w:space="0" w:color="auto"/>
        <w:bottom w:val="none" w:sz="0" w:space="0" w:color="auto"/>
        <w:right w:val="none" w:sz="0" w:space="0" w:color="auto"/>
      </w:divBdr>
    </w:div>
    <w:div w:id="1940021117">
      <w:bodyDiv w:val="1"/>
      <w:marLeft w:val="0"/>
      <w:marRight w:val="0"/>
      <w:marTop w:val="0"/>
      <w:marBottom w:val="0"/>
      <w:divBdr>
        <w:top w:val="none" w:sz="0" w:space="0" w:color="auto"/>
        <w:left w:val="none" w:sz="0" w:space="0" w:color="auto"/>
        <w:bottom w:val="none" w:sz="0" w:space="0" w:color="auto"/>
        <w:right w:val="none" w:sz="0" w:space="0" w:color="auto"/>
      </w:divBdr>
    </w:div>
    <w:div w:id="1940024948">
      <w:bodyDiv w:val="1"/>
      <w:marLeft w:val="0"/>
      <w:marRight w:val="0"/>
      <w:marTop w:val="0"/>
      <w:marBottom w:val="0"/>
      <w:divBdr>
        <w:top w:val="none" w:sz="0" w:space="0" w:color="auto"/>
        <w:left w:val="none" w:sz="0" w:space="0" w:color="auto"/>
        <w:bottom w:val="none" w:sz="0" w:space="0" w:color="auto"/>
        <w:right w:val="none" w:sz="0" w:space="0" w:color="auto"/>
      </w:divBdr>
    </w:div>
    <w:div w:id="1942955161">
      <w:bodyDiv w:val="1"/>
      <w:marLeft w:val="0"/>
      <w:marRight w:val="0"/>
      <w:marTop w:val="0"/>
      <w:marBottom w:val="0"/>
      <w:divBdr>
        <w:top w:val="none" w:sz="0" w:space="0" w:color="auto"/>
        <w:left w:val="none" w:sz="0" w:space="0" w:color="auto"/>
        <w:bottom w:val="none" w:sz="0" w:space="0" w:color="auto"/>
        <w:right w:val="none" w:sz="0" w:space="0" w:color="auto"/>
      </w:divBdr>
    </w:div>
    <w:div w:id="1960869754">
      <w:bodyDiv w:val="1"/>
      <w:marLeft w:val="0"/>
      <w:marRight w:val="0"/>
      <w:marTop w:val="0"/>
      <w:marBottom w:val="0"/>
      <w:divBdr>
        <w:top w:val="none" w:sz="0" w:space="0" w:color="auto"/>
        <w:left w:val="none" w:sz="0" w:space="0" w:color="auto"/>
        <w:bottom w:val="none" w:sz="0" w:space="0" w:color="auto"/>
        <w:right w:val="none" w:sz="0" w:space="0" w:color="auto"/>
      </w:divBdr>
    </w:div>
    <w:div w:id="1960917920">
      <w:bodyDiv w:val="1"/>
      <w:marLeft w:val="0"/>
      <w:marRight w:val="0"/>
      <w:marTop w:val="0"/>
      <w:marBottom w:val="0"/>
      <w:divBdr>
        <w:top w:val="none" w:sz="0" w:space="0" w:color="auto"/>
        <w:left w:val="none" w:sz="0" w:space="0" w:color="auto"/>
        <w:bottom w:val="none" w:sz="0" w:space="0" w:color="auto"/>
        <w:right w:val="none" w:sz="0" w:space="0" w:color="auto"/>
      </w:divBdr>
    </w:div>
    <w:div w:id="1973712923">
      <w:bodyDiv w:val="1"/>
      <w:marLeft w:val="0"/>
      <w:marRight w:val="0"/>
      <w:marTop w:val="0"/>
      <w:marBottom w:val="0"/>
      <w:divBdr>
        <w:top w:val="none" w:sz="0" w:space="0" w:color="auto"/>
        <w:left w:val="none" w:sz="0" w:space="0" w:color="auto"/>
        <w:bottom w:val="none" w:sz="0" w:space="0" w:color="auto"/>
        <w:right w:val="none" w:sz="0" w:space="0" w:color="auto"/>
      </w:divBdr>
    </w:div>
    <w:div w:id="1977560443">
      <w:bodyDiv w:val="1"/>
      <w:marLeft w:val="0"/>
      <w:marRight w:val="0"/>
      <w:marTop w:val="0"/>
      <w:marBottom w:val="0"/>
      <w:divBdr>
        <w:top w:val="none" w:sz="0" w:space="0" w:color="auto"/>
        <w:left w:val="none" w:sz="0" w:space="0" w:color="auto"/>
        <w:bottom w:val="none" w:sz="0" w:space="0" w:color="auto"/>
        <w:right w:val="none" w:sz="0" w:space="0" w:color="auto"/>
      </w:divBdr>
    </w:div>
    <w:div w:id="1977756115">
      <w:bodyDiv w:val="1"/>
      <w:marLeft w:val="0"/>
      <w:marRight w:val="0"/>
      <w:marTop w:val="0"/>
      <w:marBottom w:val="0"/>
      <w:divBdr>
        <w:top w:val="none" w:sz="0" w:space="0" w:color="auto"/>
        <w:left w:val="none" w:sz="0" w:space="0" w:color="auto"/>
        <w:bottom w:val="none" w:sz="0" w:space="0" w:color="auto"/>
        <w:right w:val="none" w:sz="0" w:space="0" w:color="auto"/>
      </w:divBdr>
    </w:div>
    <w:div w:id="1979336773">
      <w:bodyDiv w:val="1"/>
      <w:marLeft w:val="0"/>
      <w:marRight w:val="0"/>
      <w:marTop w:val="0"/>
      <w:marBottom w:val="0"/>
      <w:divBdr>
        <w:top w:val="none" w:sz="0" w:space="0" w:color="auto"/>
        <w:left w:val="none" w:sz="0" w:space="0" w:color="auto"/>
        <w:bottom w:val="none" w:sz="0" w:space="0" w:color="auto"/>
        <w:right w:val="none" w:sz="0" w:space="0" w:color="auto"/>
      </w:divBdr>
    </w:div>
    <w:div w:id="1985313756">
      <w:bodyDiv w:val="1"/>
      <w:marLeft w:val="0"/>
      <w:marRight w:val="0"/>
      <w:marTop w:val="0"/>
      <w:marBottom w:val="0"/>
      <w:divBdr>
        <w:top w:val="none" w:sz="0" w:space="0" w:color="auto"/>
        <w:left w:val="none" w:sz="0" w:space="0" w:color="auto"/>
        <w:bottom w:val="none" w:sz="0" w:space="0" w:color="auto"/>
        <w:right w:val="none" w:sz="0" w:space="0" w:color="auto"/>
      </w:divBdr>
    </w:div>
    <w:div w:id="1988701403">
      <w:bodyDiv w:val="1"/>
      <w:marLeft w:val="0"/>
      <w:marRight w:val="0"/>
      <w:marTop w:val="0"/>
      <w:marBottom w:val="0"/>
      <w:divBdr>
        <w:top w:val="none" w:sz="0" w:space="0" w:color="auto"/>
        <w:left w:val="none" w:sz="0" w:space="0" w:color="auto"/>
        <w:bottom w:val="none" w:sz="0" w:space="0" w:color="auto"/>
        <w:right w:val="none" w:sz="0" w:space="0" w:color="auto"/>
      </w:divBdr>
    </w:div>
    <w:div w:id="1992563743">
      <w:bodyDiv w:val="1"/>
      <w:marLeft w:val="0"/>
      <w:marRight w:val="0"/>
      <w:marTop w:val="0"/>
      <w:marBottom w:val="0"/>
      <w:divBdr>
        <w:top w:val="none" w:sz="0" w:space="0" w:color="auto"/>
        <w:left w:val="none" w:sz="0" w:space="0" w:color="auto"/>
        <w:bottom w:val="none" w:sz="0" w:space="0" w:color="auto"/>
        <w:right w:val="none" w:sz="0" w:space="0" w:color="auto"/>
      </w:divBdr>
    </w:div>
    <w:div w:id="1994068099">
      <w:bodyDiv w:val="1"/>
      <w:marLeft w:val="0"/>
      <w:marRight w:val="0"/>
      <w:marTop w:val="0"/>
      <w:marBottom w:val="0"/>
      <w:divBdr>
        <w:top w:val="none" w:sz="0" w:space="0" w:color="auto"/>
        <w:left w:val="none" w:sz="0" w:space="0" w:color="auto"/>
        <w:bottom w:val="none" w:sz="0" w:space="0" w:color="auto"/>
        <w:right w:val="none" w:sz="0" w:space="0" w:color="auto"/>
      </w:divBdr>
    </w:div>
    <w:div w:id="1998919534">
      <w:bodyDiv w:val="1"/>
      <w:marLeft w:val="0"/>
      <w:marRight w:val="0"/>
      <w:marTop w:val="0"/>
      <w:marBottom w:val="0"/>
      <w:divBdr>
        <w:top w:val="none" w:sz="0" w:space="0" w:color="auto"/>
        <w:left w:val="none" w:sz="0" w:space="0" w:color="auto"/>
        <w:bottom w:val="none" w:sz="0" w:space="0" w:color="auto"/>
        <w:right w:val="none" w:sz="0" w:space="0" w:color="auto"/>
      </w:divBdr>
    </w:div>
    <w:div w:id="2001304146">
      <w:bodyDiv w:val="1"/>
      <w:marLeft w:val="0"/>
      <w:marRight w:val="0"/>
      <w:marTop w:val="0"/>
      <w:marBottom w:val="0"/>
      <w:divBdr>
        <w:top w:val="none" w:sz="0" w:space="0" w:color="auto"/>
        <w:left w:val="none" w:sz="0" w:space="0" w:color="auto"/>
        <w:bottom w:val="none" w:sz="0" w:space="0" w:color="auto"/>
        <w:right w:val="none" w:sz="0" w:space="0" w:color="auto"/>
      </w:divBdr>
    </w:div>
    <w:div w:id="2002080181">
      <w:bodyDiv w:val="1"/>
      <w:marLeft w:val="0"/>
      <w:marRight w:val="0"/>
      <w:marTop w:val="0"/>
      <w:marBottom w:val="0"/>
      <w:divBdr>
        <w:top w:val="none" w:sz="0" w:space="0" w:color="auto"/>
        <w:left w:val="none" w:sz="0" w:space="0" w:color="auto"/>
        <w:bottom w:val="none" w:sz="0" w:space="0" w:color="auto"/>
        <w:right w:val="none" w:sz="0" w:space="0" w:color="auto"/>
      </w:divBdr>
    </w:div>
    <w:div w:id="2007511461">
      <w:bodyDiv w:val="1"/>
      <w:marLeft w:val="0"/>
      <w:marRight w:val="0"/>
      <w:marTop w:val="0"/>
      <w:marBottom w:val="0"/>
      <w:divBdr>
        <w:top w:val="none" w:sz="0" w:space="0" w:color="auto"/>
        <w:left w:val="none" w:sz="0" w:space="0" w:color="auto"/>
        <w:bottom w:val="none" w:sz="0" w:space="0" w:color="auto"/>
        <w:right w:val="none" w:sz="0" w:space="0" w:color="auto"/>
      </w:divBdr>
    </w:div>
    <w:div w:id="2008287707">
      <w:bodyDiv w:val="1"/>
      <w:marLeft w:val="0"/>
      <w:marRight w:val="0"/>
      <w:marTop w:val="0"/>
      <w:marBottom w:val="0"/>
      <w:divBdr>
        <w:top w:val="none" w:sz="0" w:space="0" w:color="auto"/>
        <w:left w:val="none" w:sz="0" w:space="0" w:color="auto"/>
        <w:bottom w:val="none" w:sz="0" w:space="0" w:color="auto"/>
        <w:right w:val="none" w:sz="0" w:space="0" w:color="auto"/>
      </w:divBdr>
      <w:divsChild>
        <w:div w:id="481241704">
          <w:marLeft w:val="0"/>
          <w:marRight w:val="0"/>
          <w:marTop w:val="0"/>
          <w:marBottom w:val="0"/>
          <w:divBdr>
            <w:top w:val="none" w:sz="0" w:space="0" w:color="auto"/>
            <w:left w:val="none" w:sz="0" w:space="0" w:color="auto"/>
            <w:bottom w:val="none" w:sz="0" w:space="0" w:color="auto"/>
            <w:right w:val="none" w:sz="0" w:space="0" w:color="auto"/>
          </w:divBdr>
        </w:div>
      </w:divsChild>
    </w:div>
    <w:div w:id="2010592957">
      <w:bodyDiv w:val="1"/>
      <w:marLeft w:val="0"/>
      <w:marRight w:val="0"/>
      <w:marTop w:val="0"/>
      <w:marBottom w:val="0"/>
      <w:divBdr>
        <w:top w:val="none" w:sz="0" w:space="0" w:color="auto"/>
        <w:left w:val="none" w:sz="0" w:space="0" w:color="auto"/>
        <w:bottom w:val="none" w:sz="0" w:space="0" w:color="auto"/>
        <w:right w:val="none" w:sz="0" w:space="0" w:color="auto"/>
      </w:divBdr>
    </w:div>
    <w:div w:id="2013414324">
      <w:bodyDiv w:val="1"/>
      <w:marLeft w:val="0"/>
      <w:marRight w:val="0"/>
      <w:marTop w:val="0"/>
      <w:marBottom w:val="0"/>
      <w:divBdr>
        <w:top w:val="none" w:sz="0" w:space="0" w:color="auto"/>
        <w:left w:val="none" w:sz="0" w:space="0" w:color="auto"/>
        <w:bottom w:val="none" w:sz="0" w:space="0" w:color="auto"/>
        <w:right w:val="none" w:sz="0" w:space="0" w:color="auto"/>
      </w:divBdr>
    </w:div>
    <w:div w:id="2017685851">
      <w:bodyDiv w:val="1"/>
      <w:marLeft w:val="0"/>
      <w:marRight w:val="0"/>
      <w:marTop w:val="0"/>
      <w:marBottom w:val="0"/>
      <w:divBdr>
        <w:top w:val="none" w:sz="0" w:space="0" w:color="auto"/>
        <w:left w:val="none" w:sz="0" w:space="0" w:color="auto"/>
        <w:bottom w:val="none" w:sz="0" w:space="0" w:color="auto"/>
        <w:right w:val="none" w:sz="0" w:space="0" w:color="auto"/>
      </w:divBdr>
      <w:divsChild>
        <w:div w:id="1918130445">
          <w:marLeft w:val="547"/>
          <w:marRight w:val="0"/>
          <w:marTop w:val="0"/>
          <w:marBottom w:val="0"/>
          <w:divBdr>
            <w:top w:val="none" w:sz="0" w:space="0" w:color="auto"/>
            <w:left w:val="none" w:sz="0" w:space="0" w:color="auto"/>
            <w:bottom w:val="none" w:sz="0" w:space="0" w:color="auto"/>
            <w:right w:val="none" w:sz="0" w:space="0" w:color="auto"/>
          </w:divBdr>
        </w:div>
      </w:divsChild>
    </w:div>
    <w:div w:id="2019036076">
      <w:bodyDiv w:val="1"/>
      <w:marLeft w:val="0"/>
      <w:marRight w:val="0"/>
      <w:marTop w:val="0"/>
      <w:marBottom w:val="0"/>
      <w:divBdr>
        <w:top w:val="none" w:sz="0" w:space="0" w:color="auto"/>
        <w:left w:val="none" w:sz="0" w:space="0" w:color="auto"/>
        <w:bottom w:val="none" w:sz="0" w:space="0" w:color="auto"/>
        <w:right w:val="none" w:sz="0" w:space="0" w:color="auto"/>
      </w:divBdr>
    </w:div>
    <w:div w:id="2023823647">
      <w:bodyDiv w:val="1"/>
      <w:marLeft w:val="0"/>
      <w:marRight w:val="0"/>
      <w:marTop w:val="0"/>
      <w:marBottom w:val="0"/>
      <w:divBdr>
        <w:top w:val="none" w:sz="0" w:space="0" w:color="auto"/>
        <w:left w:val="none" w:sz="0" w:space="0" w:color="auto"/>
        <w:bottom w:val="none" w:sz="0" w:space="0" w:color="auto"/>
        <w:right w:val="none" w:sz="0" w:space="0" w:color="auto"/>
      </w:divBdr>
    </w:div>
    <w:div w:id="2034990659">
      <w:bodyDiv w:val="1"/>
      <w:marLeft w:val="0"/>
      <w:marRight w:val="0"/>
      <w:marTop w:val="0"/>
      <w:marBottom w:val="0"/>
      <w:divBdr>
        <w:top w:val="none" w:sz="0" w:space="0" w:color="auto"/>
        <w:left w:val="none" w:sz="0" w:space="0" w:color="auto"/>
        <w:bottom w:val="none" w:sz="0" w:space="0" w:color="auto"/>
        <w:right w:val="none" w:sz="0" w:space="0" w:color="auto"/>
      </w:divBdr>
    </w:div>
    <w:div w:id="2036997279">
      <w:bodyDiv w:val="1"/>
      <w:marLeft w:val="0"/>
      <w:marRight w:val="0"/>
      <w:marTop w:val="0"/>
      <w:marBottom w:val="0"/>
      <w:divBdr>
        <w:top w:val="none" w:sz="0" w:space="0" w:color="auto"/>
        <w:left w:val="none" w:sz="0" w:space="0" w:color="auto"/>
        <w:bottom w:val="none" w:sz="0" w:space="0" w:color="auto"/>
        <w:right w:val="none" w:sz="0" w:space="0" w:color="auto"/>
      </w:divBdr>
      <w:divsChild>
        <w:div w:id="1186866985">
          <w:marLeft w:val="0"/>
          <w:marRight w:val="0"/>
          <w:marTop w:val="0"/>
          <w:marBottom w:val="120"/>
          <w:divBdr>
            <w:top w:val="none" w:sz="0" w:space="0" w:color="auto"/>
            <w:left w:val="none" w:sz="0" w:space="0" w:color="auto"/>
            <w:bottom w:val="none" w:sz="0" w:space="0" w:color="auto"/>
            <w:right w:val="none" w:sz="0" w:space="0" w:color="auto"/>
          </w:divBdr>
        </w:div>
        <w:div w:id="1739326117">
          <w:marLeft w:val="0"/>
          <w:marRight w:val="0"/>
          <w:marTop w:val="0"/>
          <w:marBottom w:val="120"/>
          <w:divBdr>
            <w:top w:val="none" w:sz="0" w:space="0" w:color="auto"/>
            <w:left w:val="none" w:sz="0" w:space="0" w:color="auto"/>
            <w:bottom w:val="none" w:sz="0" w:space="0" w:color="auto"/>
            <w:right w:val="none" w:sz="0" w:space="0" w:color="auto"/>
          </w:divBdr>
        </w:div>
      </w:divsChild>
    </w:div>
    <w:div w:id="2040809780">
      <w:bodyDiv w:val="1"/>
      <w:marLeft w:val="0"/>
      <w:marRight w:val="0"/>
      <w:marTop w:val="0"/>
      <w:marBottom w:val="0"/>
      <w:divBdr>
        <w:top w:val="none" w:sz="0" w:space="0" w:color="auto"/>
        <w:left w:val="none" w:sz="0" w:space="0" w:color="auto"/>
        <w:bottom w:val="none" w:sz="0" w:space="0" w:color="auto"/>
        <w:right w:val="none" w:sz="0" w:space="0" w:color="auto"/>
      </w:divBdr>
    </w:div>
    <w:div w:id="2042241199">
      <w:bodyDiv w:val="1"/>
      <w:marLeft w:val="0"/>
      <w:marRight w:val="0"/>
      <w:marTop w:val="0"/>
      <w:marBottom w:val="0"/>
      <w:divBdr>
        <w:top w:val="none" w:sz="0" w:space="0" w:color="auto"/>
        <w:left w:val="none" w:sz="0" w:space="0" w:color="auto"/>
        <w:bottom w:val="none" w:sz="0" w:space="0" w:color="auto"/>
        <w:right w:val="none" w:sz="0" w:space="0" w:color="auto"/>
      </w:divBdr>
    </w:div>
    <w:div w:id="2051614808">
      <w:bodyDiv w:val="1"/>
      <w:marLeft w:val="0"/>
      <w:marRight w:val="0"/>
      <w:marTop w:val="0"/>
      <w:marBottom w:val="0"/>
      <w:divBdr>
        <w:top w:val="none" w:sz="0" w:space="0" w:color="auto"/>
        <w:left w:val="none" w:sz="0" w:space="0" w:color="auto"/>
        <w:bottom w:val="none" w:sz="0" w:space="0" w:color="auto"/>
        <w:right w:val="none" w:sz="0" w:space="0" w:color="auto"/>
      </w:divBdr>
    </w:div>
    <w:div w:id="2053075956">
      <w:bodyDiv w:val="1"/>
      <w:marLeft w:val="0"/>
      <w:marRight w:val="0"/>
      <w:marTop w:val="0"/>
      <w:marBottom w:val="0"/>
      <w:divBdr>
        <w:top w:val="none" w:sz="0" w:space="0" w:color="auto"/>
        <w:left w:val="none" w:sz="0" w:space="0" w:color="auto"/>
        <w:bottom w:val="none" w:sz="0" w:space="0" w:color="auto"/>
        <w:right w:val="none" w:sz="0" w:space="0" w:color="auto"/>
      </w:divBdr>
    </w:div>
    <w:div w:id="2054769170">
      <w:bodyDiv w:val="1"/>
      <w:marLeft w:val="0"/>
      <w:marRight w:val="0"/>
      <w:marTop w:val="0"/>
      <w:marBottom w:val="0"/>
      <w:divBdr>
        <w:top w:val="none" w:sz="0" w:space="0" w:color="auto"/>
        <w:left w:val="none" w:sz="0" w:space="0" w:color="auto"/>
        <w:bottom w:val="none" w:sz="0" w:space="0" w:color="auto"/>
        <w:right w:val="none" w:sz="0" w:space="0" w:color="auto"/>
      </w:divBdr>
    </w:div>
    <w:div w:id="2058165873">
      <w:bodyDiv w:val="1"/>
      <w:marLeft w:val="0"/>
      <w:marRight w:val="0"/>
      <w:marTop w:val="0"/>
      <w:marBottom w:val="0"/>
      <w:divBdr>
        <w:top w:val="none" w:sz="0" w:space="0" w:color="auto"/>
        <w:left w:val="none" w:sz="0" w:space="0" w:color="auto"/>
        <w:bottom w:val="none" w:sz="0" w:space="0" w:color="auto"/>
        <w:right w:val="none" w:sz="0" w:space="0" w:color="auto"/>
      </w:divBdr>
    </w:div>
    <w:div w:id="2060937833">
      <w:bodyDiv w:val="1"/>
      <w:marLeft w:val="0"/>
      <w:marRight w:val="0"/>
      <w:marTop w:val="0"/>
      <w:marBottom w:val="0"/>
      <w:divBdr>
        <w:top w:val="none" w:sz="0" w:space="0" w:color="auto"/>
        <w:left w:val="none" w:sz="0" w:space="0" w:color="auto"/>
        <w:bottom w:val="none" w:sz="0" w:space="0" w:color="auto"/>
        <w:right w:val="none" w:sz="0" w:space="0" w:color="auto"/>
      </w:divBdr>
    </w:div>
    <w:div w:id="2066561974">
      <w:bodyDiv w:val="1"/>
      <w:marLeft w:val="0"/>
      <w:marRight w:val="0"/>
      <w:marTop w:val="0"/>
      <w:marBottom w:val="0"/>
      <w:divBdr>
        <w:top w:val="none" w:sz="0" w:space="0" w:color="auto"/>
        <w:left w:val="none" w:sz="0" w:space="0" w:color="auto"/>
        <w:bottom w:val="none" w:sz="0" w:space="0" w:color="auto"/>
        <w:right w:val="none" w:sz="0" w:space="0" w:color="auto"/>
      </w:divBdr>
    </w:div>
    <w:div w:id="2068332555">
      <w:bodyDiv w:val="1"/>
      <w:marLeft w:val="0"/>
      <w:marRight w:val="0"/>
      <w:marTop w:val="0"/>
      <w:marBottom w:val="0"/>
      <w:divBdr>
        <w:top w:val="none" w:sz="0" w:space="0" w:color="auto"/>
        <w:left w:val="none" w:sz="0" w:space="0" w:color="auto"/>
        <w:bottom w:val="none" w:sz="0" w:space="0" w:color="auto"/>
        <w:right w:val="none" w:sz="0" w:space="0" w:color="auto"/>
      </w:divBdr>
    </w:div>
    <w:div w:id="2071228063">
      <w:bodyDiv w:val="1"/>
      <w:marLeft w:val="0"/>
      <w:marRight w:val="0"/>
      <w:marTop w:val="0"/>
      <w:marBottom w:val="0"/>
      <w:divBdr>
        <w:top w:val="none" w:sz="0" w:space="0" w:color="auto"/>
        <w:left w:val="none" w:sz="0" w:space="0" w:color="auto"/>
        <w:bottom w:val="none" w:sz="0" w:space="0" w:color="auto"/>
        <w:right w:val="none" w:sz="0" w:space="0" w:color="auto"/>
      </w:divBdr>
    </w:div>
    <w:div w:id="2071924261">
      <w:bodyDiv w:val="1"/>
      <w:marLeft w:val="0"/>
      <w:marRight w:val="0"/>
      <w:marTop w:val="0"/>
      <w:marBottom w:val="0"/>
      <w:divBdr>
        <w:top w:val="none" w:sz="0" w:space="0" w:color="auto"/>
        <w:left w:val="none" w:sz="0" w:space="0" w:color="auto"/>
        <w:bottom w:val="none" w:sz="0" w:space="0" w:color="auto"/>
        <w:right w:val="none" w:sz="0" w:space="0" w:color="auto"/>
      </w:divBdr>
    </w:div>
    <w:div w:id="2076782024">
      <w:bodyDiv w:val="1"/>
      <w:marLeft w:val="0"/>
      <w:marRight w:val="0"/>
      <w:marTop w:val="0"/>
      <w:marBottom w:val="0"/>
      <w:divBdr>
        <w:top w:val="none" w:sz="0" w:space="0" w:color="auto"/>
        <w:left w:val="none" w:sz="0" w:space="0" w:color="auto"/>
        <w:bottom w:val="none" w:sz="0" w:space="0" w:color="auto"/>
        <w:right w:val="none" w:sz="0" w:space="0" w:color="auto"/>
      </w:divBdr>
    </w:div>
    <w:div w:id="2078238170">
      <w:bodyDiv w:val="1"/>
      <w:marLeft w:val="0"/>
      <w:marRight w:val="0"/>
      <w:marTop w:val="0"/>
      <w:marBottom w:val="0"/>
      <w:divBdr>
        <w:top w:val="none" w:sz="0" w:space="0" w:color="auto"/>
        <w:left w:val="none" w:sz="0" w:space="0" w:color="auto"/>
        <w:bottom w:val="none" w:sz="0" w:space="0" w:color="auto"/>
        <w:right w:val="none" w:sz="0" w:space="0" w:color="auto"/>
      </w:divBdr>
    </w:div>
    <w:div w:id="2081443846">
      <w:bodyDiv w:val="1"/>
      <w:marLeft w:val="0"/>
      <w:marRight w:val="0"/>
      <w:marTop w:val="0"/>
      <w:marBottom w:val="0"/>
      <w:divBdr>
        <w:top w:val="none" w:sz="0" w:space="0" w:color="auto"/>
        <w:left w:val="none" w:sz="0" w:space="0" w:color="auto"/>
        <w:bottom w:val="none" w:sz="0" w:space="0" w:color="auto"/>
        <w:right w:val="none" w:sz="0" w:space="0" w:color="auto"/>
      </w:divBdr>
    </w:div>
    <w:div w:id="2082285411">
      <w:bodyDiv w:val="1"/>
      <w:marLeft w:val="0"/>
      <w:marRight w:val="0"/>
      <w:marTop w:val="0"/>
      <w:marBottom w:val="0"/>
      <w:divBdr>
        <w:top w:val="none" w:sz="0" w:space="0" w:color="auto"/>
        <w:left w:val="none" w:sz="0" w:space="0" w:color="auto"/>
        <w:bottom w:val="none" w:sz="0" w:space="0" w:color="auto"/>
        <w:right w:val="none" w:sz="0" w:space="0" w:color="auto"/>
      </w:divBdr>
    </w:div>
    <w:div w:id="2091656138">
      <w:bodyDiv w:val="1"/>
      <w:marLeft w:val="0"/>
      <w:marRight w:val="0"/>
      <w:marTop w:val="0"/>
      <w:marBottom w:val="0"/>
      <w:divBdr>
        <w:top w:val="none" w:sz="0" w:space="0" w:color="auto"/>
        <w:left w:val="none" w:sz="0" w:space="0" w:color="auto"/>
        <w:bottom w:val="none" w:sz="0" w:space="0" w:color="auto"/>
        <w:right w:val="none" w:sz="0" w:space="0" w:color="auto"/>
      </w:divBdr>
    </w:div>
    <w:div w:id="2108622677">
      <w:bodyDiv w:val="1"/>
      <w:marLeft w:val="0"/>
      <w:marRight w:val="0"/>
      <w:marTop w:val="0"/>
      <w:marBottom w:val="0"/>
      <w:divBdr>
        <w:top w:val="none" w:sz="0" w:space="0" w:color="auto"/>
        <w:left w:val="none" w:sz="0" w:space="0" w:color="auto"/>
        <w:bottom w:val="none" w:sz="0" w:space="0" w:color="auto"/>
        <w:right w:val="none" w:sz="0" w:space="0" w:color="auto"/>
      </w:divBdr>
    </w:div>
    <w:div w:id="2114931049">
      <w:bodyDiv w:val="1"/>
      <w:marLeft w:val="0"/>
      <w:marRight w:val="0"/>
      <w:marTop w:val="0"/>
      <w:marBottom w:val="0"/>
      <w:divBdr>
        <w:top w:val="none" w:sz="0" w:space="0" w:color="auto"/>
        <w:left w:val="none" w:sz="0" w:space="0" w:color="auto"/>
        <w:bottom w:val="none" w:sz="0" w:space="0" w:color="auto"/>
        <w:right w:val="none" w:sz="0" w:space="0" w:color="auto"/>
      </w:divBdr>
    </w:div>
    <w:div w:id="2123761270">
      <w:bodyDiv w:val="1"/>
      <w:marLeft w:val="0"/>
      <w:marRight w:val="0"/>
      <w:marTop w:val="0"/>
      <w:marBottom w:val="0"/>
      <w:divBdr>
        <w:top w:val="none" w:sz="0" w:space="0" w:color="auto"/>
        <w:left w:val="none" w:sz="0" w:space="0" w:color="auto"/>
        <w:bottom w:val="none" w:sz="0" w:space="0" w:color="auto"/>
        <w:right w:val="none" w:sz="0" w:space="0" w:color="auto"/>
      </w:divBdr>
    </w:div>
    <w:div w:id="2124424326">
      <w:bodyDiv w:val="1"/>
      <w:marLeft w:val="0"/>
      <w:marRight w:val="0"/>
      <w:marTop w:val="0"/>
      <w:marBottom w:val="0"/>
      <w:divBdr>
        <w:top w:val="none" w:sz="0" w:space="0" w:color="auto"/>
        <w:left w:val="none" w:sz="0" w:space="0" w:color="auto"/>
        <w:bottom w:val="none" w:sz="0" w:space="0" w:color="auto"/>
        <w:right w:val="none" w:sz="0" w:space="0" w:color="auto"/>
      </w:divBdr>
    </w:div>
    <w:div w:id="2129078425">
      <w:bodyDiv w:val="1"/>
      <w:marLeft w:val="0"/>
      <w:marRight w:val="0"/>
      <w:marTop w:val="0"/>
      <w:marBottom w:val="0"/>
      <w:divBdr>
        <w:top w:val="none" w:sz="0" w:space="0" w:color="auto"/>
        <w:left w:val="none" w:sz="0" w:space="0" w:color="auto"/>
        <w:bottom w:val="none" w:sz="0" w:space="0" w:color="auto"/>
        <w:right w:val="none" w:sz="0" w:space="0" w:color="auto"/>
      </w:divBdr>
    </w:div>
    <w:div w:id="2129859090">
      <w:bodyDiv w:val="1"/>
      <w:marLeft w:val="0"/>
      <w:marRight w:val="0"/>
      <w:marTop w:val="0"/>
      <w:marBottom w:val="0"/>
      <w:divBdr>
        <w:top w:val="none" w:sz="0" w:space="0" w:color="auto"/>
        <w:left w:val="none" w:sz="0" w:space="0" w:color="auto"/>
        <w:bottom w:val="none" w:sz="0" w:space="0" w:color="auto"/>
        <w:right w:val="none" w:sz="0" w:space="0" w:color="auto"/>
      </w:divBdr>
      <w:divsChild>
        <w:div w:id="465976588">
          <w:marLeft w:val="0"/>
          <w:marRight w:val="0"/>
          <w:marTop w:val="0"/>
          <w:marBottom w:val="0"/>
          <w:divBdr>
            <w:top w:val="none" w:sz="0" w:space="0" w:color="auto"/>
            <w:left w:val="none" w:sz="0" w:space="0" w:color="auto"/>
            <w:bottom w:val="none" w:sz="0" w:space="0" w:color="auto"/>
            <w:right w:val="none" w:sz="0" w:space="0" w:color="auto"/>
          </w:divBdr>
        </w:div>
      </w:divsChild>
    </w:div>
    <w:div w:id="2130053036">
      <w:bodyDiv w:val="1"/>
      <w:marLeft w:val="0"/>
      <w:marRight w:val="0"/>
      <w:marTop w:val="0"/>
      <w:marBottom w:val="0"/>
      <w:divBdr>
        <w:top w:val="none" w:sz="0" w:space="0" w:color="auto"/>
        <w:left w:val="none" w:sz="0" w:space="0" w:color="auto"/>
        <w:bottom w:val="none" w:sz="0" w:space="0" w:color="auto"/>
        <w:right w:val="none" w:sz="0" w:space="0" w:color="auto"/>
      </w:divBdr>
    </w:div>
    <w:div w:id="2130277780">
      <w:bodyDiv w:val="1"/>
      <w:marLeft w:val="0"/>
      <w:marRight w:val="0"/>
      <w:marTop w:val="0"/>
      <w:marBottom w:val="0"/>
      <w:divBdr>
        <w:top w:val="none" w:sz="0" w:space="0" w:color="auto"/>
        <w:left w:val="none" w:sz="0" w:space="0" w:color="auto"/>
        <w:bottom w:val="none" w:sz="0" w:space="0" w:color="auto"/>
        <w:right w:val="none" w:sz="0" w:space="0" w:color="auto"/>
      </w:divBdr>
    </w:div>
    <w:div w:id="2130322121">
      <w:bodyDiv w:val="1"/>
      <w:marLeft w:val="0"/>
      <w:marRight w:val="0"/>
      <w:marTop w:val="0"/>
      <w:marBottom w:val="0"/>
      <w:divBdr>
        <w:top w:val="none" w:sz="0" w:space="0" w:color="auto"/>
        <w:left w:val="none" w:sz="0" w:space="0" w:color="auto"/>
        <w:bottom w:val="none" w:sz="0" w:space="0" w:color="auto"/>
        <w:right w:val="none" w:sz="0" w:space="0" w:color="auto"/>
      </w:divBdr>
    </w:div>
    <w:div w:id="2131194243">
      <w:bodyDiv w:val="1"/>
      <w:marLeft w:val="0"/>
      <w:marRight w:val="0"/>
      <w:marTop w:val="0"/>
      <w:marBottom w:val="0"/>
      <w:divBdr>
        <w:top w:val="none" w:sz="0" w:space="0" w:color="auto"/>
        <w:left w:val="none" w:sz="0" w:space="0" w:color="auto"/>
        <w:bottom w:val="none" w:sz="0" w:space="0" w:color="auto"/>
        <w:right w:val="none" w:sz="0" w:space="0" w:color="auto"/>
      </w:divBdr>
    </w:div>
    <w:div w:id="2132480649">
      <w:bodyDiv w:val="1"/>
      <w:marLeft w:val="0"/>
      <w:marRight w:val="0"/>
      <w:marTop w:val="0"/>
      <w:marBottom w:val="0"/>
      <w:divBdr>
        <w:top w:val="none" w:sz="0" w:space="0" w:color="auto"/>
        <w:left w:val="none" w:sz="0" w:space="0" w:color="auto"/>
        <w:bottom w:val="none" w:sz="0" w:space="0" w:color="auto"/>
        <w:right w:val="none" w:sz="0" w:space="0" w:color="auto"/>
      </w:divBdr>
    </w:div>
    <w:div w:id="2132628737">
      <w:bodyDiv w:val="1"/>
      <w:marLeft w:val="0"/>
      <w:marRight w:val="0"/>
      <w:marTop w:val="0"/>
      <w:marBottom w:val="0"/>
      <w:divBdr>
        <w:top w:val="none" w:sz="0" w:space="0" w:color="auto"/>
        <w:left w:val="none" w:sz="0" w:space="0" w:color="auto"/>
        <w:bottom w:val="none" w:sz="0" w:space="0" w:color="auto"/>
        <w:right w:val="none" w:sz="0" w:space="0" w:color="auto"/>
      </w:divBdr>
    </w:div>
    <w:div w:id="2135905170">
      <w:bodyDiv w:val="1"/>
      <w:marLeft w:val="0"/>
      <w:marRight w:val="0"/>
      <w:marTop w:val="0"/>
      <w:marBottom w:val="0"/>
      <w:divBdr>
        <w:top w:val="none" w:sz="0" w:space="0" w:color="auto"/>
        <w:left w:val="none" w:sz="0" w:space="0" w:color="auto"/>
        <w:bottom w:val="none" w:sz="0" w:space="0" w:color="auto"/>
        <w:right w:val="none" w:sz="0" w:space="0" w:color="auto"/>
      </w:divBdr>
    </w:div>
    <w:div w:id="2136360965">
      <w:bodyDiv w:val="1"/>
      <w:marLeft w:val="0"/>
      <w:marRight w:val="0"/>
      <w:marTop w:val="0"/>
      <w:marBottom w:val="0"/>
      <w:divBdr>
        <w:top w:val="none" w:sz="0" w:space="0" w:color="auto"/>
        <w:left w:val="none" w:sz="0" w:space="0" w:color="auto"/>
        <w:bottom w:val="none" w:sz="0" w:space="0" w:color="auto"/>
        <w:right w:val="none" w:sz="0" w:space="0" w:color="auto"/>
      </w:divBdr>
    </w:div>
    <w:div w:id="2137285906">
      <w:bodyDiv w:val="1"/>
      <w:marLeft w:val="0"/>
      <w:marRight w:val="0"/>
      <w:marTop w:val="0"/>
      <w:marBottom w:val="0"/>
      <w:divBdr>
        <w:top w:val="none" w:sz="0" w:space="0" w:color="auto"/>
        <w:left w:val="none" w:sz="0" w:space="0" w:color="auto"/>
        <w:bottom w:val="none" w:sz="0" w:space="0" w:color="auto"/>
        <w:right w:val="none" w:sz="0" w:space="0" w:color="auto"/>
      </w:divBdr>
    </w:div>
    <w:div w:id="2138334140">
      <w:bodyDiv w:val="1"/>
      <w:marLeft w:val="0"/>
      <w:marRight w:val="0"/>
      <w:marTop w:val="0"/>
      <w:marBottom w:val="0"/>
      <w:divBdr>
        <w:top w:val="none" w:sz="0" w:space="0" w:color="auto"/>
        <w:left w:val="none" w:sz="0" w:space="0" w:color="auto"/>
        <w:bottom w:val="none" w:sz="0" w:space="0" w:color="auto"/>
        <w:right w:val="none" w:sz="0" w:space="0" w:color="auto"/>
      </w:divBdr>
    </w:div>
    <w:div w:id="214481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9a49ba5-0905-478e-b688-b5d07ef852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D22E9E2DC657F4884EB749968C01A62" ma:contentTypeVersion="18" ma:contentTypeDescription="Create a new document." ma:contentTypeScope="" ma:versionID="ef4e431b71f111df9efc9827501aebdc">
  <xsd:schema xmlns:xsd="http://www.w3.org/2001/XMLSchema" xmlns:xs="http://www.w3.org/2001/XMLSchema" xmlns:p="http://schemas.microsoft.com/office/2006/metadata/properties" xmlns:ns3="79a49ba5-0905-478e-b688-b5d07ef852f3" xmlns:ns4="8aad2dbb-d220-4987-a5d9-c16b6d9caffa" targetNamespace="http://schemas.microsoft.com/office/2006/metadata/properties" ma:root="true" ma:fieldsID="60b48509a72a446d3a16d43ad93cd673" ns3:_="" ns4:_="">
    <xsd:import namespace="79a49ba5-0905-478e-b688-b5d07ef852f3"/>
    <xsd:import namespace="8aad2dbb-d220-4987-a5d9-c16b6d9caf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a49ba5-0905-478e-b688-b5d07ef852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ad2dbb-d220-4987-a5d9-c16b6d9caf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0CA54-EA91-45C4-BB18-A293A66F12FA}">
  <ds:schemaRefs>
    <ds:schemaRef ds:uri="http://schemas.microsoft.com/office/2006/metadata/properties"/>
    <ds:schemaRef ds:uri="http://schemas.microsoft.com/office/infopath/2007/PartnerControls"/>
    <ds:schemaRef ds:uri="79a49ba5-0905-478e-b688-b5d07ef852f3"/>
  </ds:schemaRefs>
</ds:datastoreItem>
</file>

<file path=customXml/itemProps2.xml><?xml version="1.0" encoding="utf-8"?>
<ds:datastoreItem xmlns:ds="http://schemas.openxmlformats.org/officeDocument/2006/customXml" ds:itemID="{0C626002-9337-4207-A045-0E57D0A8B5E6}">
  <ds:schemaRefs>
    <ds:schemaRef ds:uri="http://schemas.microsoft.com/sharepoint/v3/contenttype/forms"/>
  </ds:schemaRefs>
</ds:datastoreItem>
</file>

<file path=customXml/itemProps3.xml><?xml version="1.0" encoding="utf-8"?>
<ds:datastoreItem xmlns:ds="http://schemas.openxmlformats.org/officeDocument/2006/customXml" ds:itemID="{F7377261-E244-4109-A588-D8A7CDAE1666}">
  <ds:schemaRefs>
    <ds:schemaRef ds:uri="http://schemas.openxmlformats.org/officeDocument/2006/bibliography"/>
  </ds:schemaRefs>
</ds:datastoreItem>
</file>

<file path=customXml/itemProps4.xml><?xml version="1.0" encoding="utf-8"?>
<ds:datastoreItem xmlns:ds="http://schemas.openxmlformats.org/officeDocument/2006/customXml" ds:itemID="{5B5ABA1B-C708-4DDA-A77E-AE1B4B7627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a49ba5-0905-478e-b688-b5d07ef852f3"/>
    <ds:schemaRef ds:uri="8aad2dbb-d220-4987-a5d9-c16b6d9ca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32553</Words>
  <Characters>175788</Characters>
  <Application>Microsoft Office Word</Application>
  <DocSecurity>0</DocSecurity>
  <Lines>1464</Lines>
  <Paragraphs>415</Paragraphs>
  <ScaleCrop>false</ScaleCrop>
  <HeadingPairs>
    <vt:vector size="2" baseType="variant">
      <vt:variant>
        <vt:lpstr>Título</vt:lpstr>
      </vt:variant>
      <vt:variant>
        <vt:i4>1</vt:i4>
      </vt:variant>
    </vt:vector>
  </HeadingPairs>
  <TitlesOfParts>
    <vt:vector size="1" baseType="lpstr">
      <vt:lpstr/>
    </vt:vector>
  </TitlesOfParts>
  <Company>TCU</Company>
  <LinksUpToDate>false</LinksUpToDate>
  <CharactersWithSpaces>207926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 Soares Machado</dc:creator>
  <cp:keywords/>
  <dc:description/>
  <cp:lastModifiedBy>Fernando Lima Gama Júnior</cp:lastModifiedBy>
  <cp:revision>2</cp:revision>
  <cp:lastPrinted>2025-02-14T03:07:00Z</cp:lastPrinted>
  <dcterms:created xsi:type="dcterms:W3CDTF">2026-03-28T16:49:00Z</dcterms:created>
  <dcterms:modified xsi:type="dcterms:W3CDTF">2026-03-28T16:49:00Z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0x0101003D22E9E2DC657F4884EB749968C01A62</vt:lpwstr>
  </property>
  <property fmtid="{D5CDD505-2E9C-101B-9397-08002B2CF9AE}" pid="3" name="MediaServiceImageTags">
    <vt:lpwstr/>
  </property>
</Properties>
</file>